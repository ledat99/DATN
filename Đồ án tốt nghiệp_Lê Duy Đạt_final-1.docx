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EC5F8" w14:textId="77777777" w:rsidR="00D40B91" w:rsidRPr="00081AF8" w:rsidRDefault="00D40B91" w:rsidP="00081AF8">
      <w:pPr>
        <w:tabs>
          <w:tab w:val="left" w:pos="180"/>
          <w:tab w:val="left" w:pos="851"/>
        </w:tabs>
        <w:spacing w:line="360" w:lineRule="auto"/>
        <w:rPr>
          <w:rFonts w:ascii="Times New Roman" w:eastAsia="Times New Roman" w:hAnsi="Times New Roman" w:cs="Times New Roman"/>
          <w:b/>
          <w:sz w:val="28"/>
          <w:szCs w:val="28"/>
          <w:lang w:val="vi-VN"/>
        </w:rPr>
      </w:pPr>
    </w:p>
    <w:tbl>
      <w:tblPr>
        <w:tblW w:w="5317" w:type="pct"/>
        <w:tblInd w:w="-431" w:type="dxa"/>
        <w:tblLook w:val="0000" w:firstRow="0" w:lastRow="0" w:firstColumn="0" w:lastColumn="0" w:noHBand="0" w:noVBand="0"/>
      </w:tblPr>
      <w:tblGrid>
        <w:gridCol w:w="4481"/>
        <w:gridCol w:w="5164"/>
      </w:tblGrid>
      <w:tr w:rsidR="00D40B91" w:rsidRPr="00081AF8" w14:paraId="401487E4" w14:textId="77777777" w:rsidTr="00E305A5">
        <w:tc>
          <w:tcPr>
            <w:tcW w:w="2323" w:type="pct"/>
          </w:tcPr>
          <w:p w14:paraId="7A2D6A5F"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
                <w:bCs/>
                <w:spacing w:val="-10"/>
                <w:sz w:val="28"/>
                <w:szCs w:val="28"/>
                <w:lang w:val="nl-NL"/>
              </w:rPr>
            </w:pPr>
            <w:r w:rsidRPr="00081AF8">
              <w:rPr>
                <w:rFonts w:ascii="Times New Roman" w:eastAsia="Times New Roman" w:hAnsi="Times New Roman" w:cs="Times New Roman"/>
                <w:b/>
                <w:bCs/>
                <w:spacing w:val="-10"/>
                <w:sz w:val="28"/>
                <w:szCs w:val="28"/>
                <w:lang w:val="nl-NL"/>
              </w:rPr>
              <w:t>HỌC VIỆN KỸ THUẬT QUÂN SỰ</w:t>
            </w:r>
          </w:p>
          <w:p w14:paraId="3B56AFF4"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
                <w:bCs/>
                <w:spacing w:val="-10"/>
                <w:sz w:val="28"/>
                <w:szCs w:val="28"/>
                <w:lang w:val="nl-NL"/>
              </w:rPr>
            </w:pPr>
            <w:r w:rsidRPr="00081AF8">
              <w:rPr>
                <w:rFonts w:ascii="Times New Roman" w:eastAsia="Times New Roman" w:hAnsi="Times New Roman" w:cs="Times New Roman"/>
                <w:b/>
                <w:bCs/>
                <w:sz w:val="28"/>
                <w:szCs w:val="28"/>
                <w:lang w:val="nl-NL"/>
              </w:rPr>
              <w:t>KHOA: CÔNG NGHỆ THÔNG TIN</w:t>
            </w:r>
          </w:p>
          <w:p w14:paraId="07A8FDC8"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
                <w:bCs/>
                <w:spacing w:val="-10"/>
                <w:sz w:val="28"/>
                <w:szCs w:val="28"/>
                <w:lang w:val="nl-NL"/>
              </w:rPr>
            </w:pPr>
            <w:r w:rsidRPr="00081AF8">
              <w:rPr>
                <w:rFonts w:ascii="Times New Roman" w:eastAsia="Times New Roman" w:hAnsi="Times New Roman" w:cs="Times New Roman"/>
                <w:b/>
                <w:bCs/>
                <w:sz w:val="28"/>
                <w:szCs w:val="28"/>
                <w:lang w:val="nl-NL"/>
              </w:rPr>
              <w:t>BỘ MÔN: HỆ THỐNG THÔNG TIN</w:t>
            </w:r>
          </w:p>
        </w:tc>
        <w:tc>
          <w:tcPr>
            <w:tcW w:w="2677" w:type="pct"/>
          </w:tcPr>
          <w:p w14:paraId="791CA8D6"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
                <w:bCs/>
                <w:spacing w:val="-10"/>
                <w:sz w:val="28"/>
                <w:szCs w:val="28"/>
                <w:lang w:val="nl-NL"/>
              </w:rPr>
            </w:pPr>
            <w:r w:rsidRPr="00081AF8">
              <w:rPr>
                <w:rFonts w:ascii="Times New Roman" w:eastAsia="Times New Roman" w:hAnsi="Times New Roman" w:cs="Times New Roman"/>
                <w:b/>
                <w:bCs/>
                <w:spacing w:val="-10"/>
                <w:sz w:val="28"/>
                <w:szCs w:val="28"/>
                <w:lang w:val="nl-NL"/>
              </w:rPr>
              <w:t>CỘNG HOÀ XÃ HỘI CHỦ NGHĨA VIỆT NAM</w:t>
            </w:r>
          </w:p>
          <w:p w14:paraId="5B860902" w14:textId="77777777" w:rsidR="00D40B91" w:rsidRPr="00081AF8" w:rsidRDefault="00D40B91" w:rsidP="00081AF8">
            <w:pPr>
              <w:tabs>
                <w:tab w:val="left" w:pos="851"/>
              </w:tabs>
              <w:spacing w:line="360" w:lineRule="auto"/>
              <w:ind w:left="-90"/>
              <w:jc w:val="center"/>
              <w:rPr>
                <w:rFonts w:ascii="Times New Roman" w:eastAsia="Times New Roman" w:hAnsi="Times New Roman" w:cs="Times New Roman"/>
                <w:sz w:val="28"/>
                <w:szCs w:val="28"/>
              </w:rPr>
            </w:pPr>
            <w:r w:rsidRPr="00081AF8">
              <w:rPr>
                <w:rFonts w:ascii="Times New Roman" w:eastAsia="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39802E90" wp14:editId="05871D1D">
                      <wp:simplePos x="0" y="0"/>
                      <wp:positionH relativeFrom="column">
                        <wp:posOffset>618490</wp:posOffset>
                      </wp:positionH>
                      <wp:positionV relativeFrom="paragraph">
                        <wp:posOffset>243205</wp:posOffset>
                      </wp:positionV>
                      <wp:extent cx="2028825" cy="0"/>
                      <wp:effectExtent l="0" t="0" r="9525" b="19050"/>
                      <wp:wrapNone/>
                      <wp:docPr id="113" name="Straight Connector 113"/>
                      <wp:cNvGraphicFramePr/>
                      <a:graphic xmlns:a="http://schemas.openxmlformats.org/drawingml/2006/main">
                        <a:graphicData uri="http://schemas.microsoft.com/office/word/2010/wordprocessingShape">
                          <wps:wsp>
                            <wps:cNvCnPr/>
                            <wps:spPr>
                              <a:xfrm>
                                <a:off x="0" y="0"/>
                                <a:ext cx="2028825"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E7505F1" id="Straight Connector 1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8.7pt,19.15pt" to="208.4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" strokecolor="#5b9bd5" strokeweight=".5pt">
                      <v:stroke joinstyle="miter"/>
                    </v:line>
                  </w:pict>
                </mc:Fallback>
              </mc:AlternateContent>
            </w:r>
            <w:r w:rsidRPr="00081AF8">
              <w:rPr>
                <w:rFonts w:ascii="Times New Roman" w:eastAsia="Times New Roman" w:hAnsi="Times New Roman" w:cs="Times New Roman"/>
                <w:b/>
                <w:bCs/>
                <w:sz w:val="28"/>
                <w:szCs w:val="28"/>
              </w:rPr>
              <w:t>Độc lập - Tự do - Hạnh phúc</w:t>
            </w:r>
          </w:p>
        </w:tc>
      </w:tr>
    </w:tbl>
    <w:p w14:paraId="6EADFA76" w14:textId="77777777" w:rsidR="00D40B91" w:rsidRPr="00081AF8" w:rsidRDefault="00D40B91" w:rsidP="00081AF8">
      <w:pPr>
        <w:tabs>
          <w:tab w:val="left" w:pos="851"/>
        </w:tabs>
        <w:spacing w:line="360" w:lineRule="auto"/>
        <w:jc w:val="both"/>
        <w:rPr>
          <w:rFonts w:ascii="Times New Roman" w:eastAsia="Times New Roman" w:hAnsi="Times New Roman" w:cs="Times New Roman"/>
          <w:b/>
          <w:sz w:val="28"/>
          <w:szCs w:val="28"/>
        </w:rPr>
      </w:pPr>
    </w:p>
    <w:p w14:paraId="236E6965" w14:textId="77777777" w:rsidR="00D40B91" w:rsidRPr="00081AF8" w:rsidRDefault="00D40B91" w:rsidP="00081AF8">
      <w:pPr>
        <w:tabs>
          <w:tab w:val="left" w:pos="851"/>
        </w:tabs>
        <w:spacing w:line="360" w:lineRule="auto"/>
        <w:ind w:left="-90"/>
        <w:jc w:val="center"/>
        <w:rPr>
          <w:rFonts w:ascii="Times New Roman" w:eastAsia="Times New Roman" w:hAnsi="Times New Roman" w:cs="Times New Roman"/>
          <w:bCs/>
          <w:sz w:val="28"/>
          <w:szCs w:val="28"/>
        </w:rPr>
      </w:pPr>
      <w:r w:rsidRPr="00081AF8">
        <w:rPr>
          <w:rFonts w:ascii="Times New Roman" w:eastAsia="Times New Roman" w:hAnsi="Times New Roman" w:cs="Times New Roman"/>
          <w:b/>
          <w:sz w:val="28"/>
          <w:szCs w:val="28"/>
        </w:rPr>
        <w:t>NHIỆM VỤ ĐỒ ÁN TỐT NGHIỆP</w:t>
      </w:r>
    </w:p>
    <w:p w14:paraId="5DCE0A27" w14:textId="77777777" w:rsidR="00D40B91" w:rsidRPr="00081AF8" w:rsidRDefault="00D40B91" w:rsidP="00081AF8">
      <w:pPr>
        <w:tabs>
          <w:tab w:val="left" w:pos="851"/>
        </w:tabs>
        <w:spacing w:line="360" w:lineRule="auto"/>
        <w:ind w:left="-90"/>
        <w:jc w:val="center"/>
        <w:rPr>
          <w:rFonts w:ascii="Times New Roman" w:eastAsia="Times New Roman" w:hAnsi="Times New Roman" w:cs="Times New Roman"/>
          <w:bCs/>
          <w:sz w:val="28"/>
          <w:szCs w:val="28"/>
        </w:rPr>
      </w:pPr>
    </w:p>
    <w:p w14:paraId="4468586E"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r w:rsidRPr="00081AF8">
        <w:rPr>
          <w:rFonts w:ascii="Times New Roman" w:eastAsia="Times New Roman" w:hAnsi="Times New Roman" w:cs="Times New Roman"/>
          <w:bCs/>
          <w:sz w:val="28"/>
          <w:szCs w:val="28"/>
        </w:rPr>
        <w:t>Họ và tên: Lê Duy Đạt, Lớp: CNDL, Khóa: 16</w:t>
      </w:r>
    </w:p>
    <w:p w14:paraId="72153AC4"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r w:rsidRPr="00081AF8">
        <w:rPr>
          <w:rFonts w:ascii="Times New Roman" w:eastAsia="Times New Roman" w:hAnsi="Times New Roman" w:cs="Times New Roman"/>
          <w:bCs/>
          <w:sz w:val="28"/>
          <w:szCs w:val="28"/>
        </w:rPr>
        <w:t>Ngành: Công nghệ thông tin, Chuyên ngành:</w:t>
      </w:r>
      <w:ins w:id="0" w:author="Author">
        <w:r w:rsidRPr="00081AF8">
          <w:rPr>
            <w:rFonts w:ascii="Times New Roman" w:eastAsia="Times New Roman" w:hAnsi="Times New Roman" w:cs="Times New Roman"/>
            <w:bCs/>
            <w:sz w:val="28"/>
            <w:szCs w:val="28"/>
          </w:rPr>
          <w:t xml:space="preserve"> </w:t>
        </w:r>
      </w:ins>
      <w:r w:rsidRPr="00081AF8">
        <w:rPr>
          <w:rFonts w:ascii="Times New Roman" w:eastAsia="Times New Roman" w:hAnsi="Times New Roman" w:cs="Times New Roman"/>
          <w:bCs/>
          <w:sz w:val="28"/>
          <w:szCs w:val="28"/>
        </w:rPr>
        <w:t xml:space="preserve">Công nghệ dữ liệu </w:t>
      </w:r>
    </w:p>
    <w:p w14:paraId="337C63FF"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r w:rsidRPr="00081AF8">
        <w:rPr>
          <w:rFonts w:ascii="Times New Roman" w:eastAsia="Times New Roman" w:hAnsi="Times New Roman" w:cs="Times New Roman"/>
          <w:bCs/>
          <w:sz w:val="28"/>
          <w:szCs w:val="28"/>
        </w:rPr>
        <w:t>1. Tên đề tài:</w:t>
      </w:r>
    </w:p>
    <w:p w14:paraId="4614EB9A"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r w:rsidRPr="00081AF8">
        <w:rPr>
          <w:rFonts w:ascii="Times New Roman" w:eastAsia="Times New Roman" w:hAnsi="Times New Roman" w:cs="Times New Roman"/>
          <w:sz w:val="28"/>
          <w:szCs w:val="28"/>
        </w:rPr>
        <w:tab/>
        <w:t>- Xây dựng website bán điện thoại</w:t>
      </w:r>
    </w:p>
    <w:p w14:paraId="2B9F551A"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 xml:space="preserve">2. Các số liệu ban đầu: </w:t>
      </w:r>
    </w:p>
    <w:p w14:paraId="1A909E57"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xml:space="preserve">- Quyết định Giao </w:t>
      </w:r>
      <w:r w:rsidRPr="00081AF8">
        <w:rPr>
          <w:rFonts w:ascii="Times New Roman" w:eastAsia="Times New Roman" w:hAnsi="Times New Roman" w:cs="Times New Roman"/>
          <w:bCs/>
          <w:sz w:val="28"/>
          <w:szCs w:val="28"/>
        </w:rPr>
        <w:t>đồ án</w:t>
      </w:r>
      <w:r w:rsidRPr="00081AF8">
        <w:rPr>
          <w:rFonts w:ascii="Times New Roman" w:eastAsia="Times New Roman" w:hAnsi="Times New Roman" w:cs="Times New Roman"/>
          <w:bCs/>
          <w:sz w:val="28"/>
          <w:szCs w:val="28"/>
          <w:lang w:val="vi-VN"/>
        </w:rPr>
        <w:t xml:space="preserve"> tốt nghiệp đại học – Học viện KTQS</w:t>
      </w:r>
    </w:p>
    <w:p w14:paraId="3917258E"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Tài liệu tham khảo.</w:t>
      </w:r>
    </w:p>
    <w:p w14:paraId="48088A08"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 xml:space="preserve">3. Nội dung bản thuyết minh: </w:t>
      </w:r>
    </w:p>
    <w:p w14:paraId="0AA43FC2"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Mở đầu</w:t>
      </w:r>
    </w:p>
    <w:p w14:paraId="5A2EA9B3"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Chương 1: Khảo sát hệ thống</w:t>
      </w:r>
    </w:p>
    <w:p w14:paraId="4B312905"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Chương 2: Phân tích hệ thống</w:t>
      </w:r>
    </w:p>
    <w:p w14:paraId="37FF7B5C"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r w:rsidRPr="00081AF8">
        <w:rPr>
          <w:rFonts w:ascii="Times New Roman" w:eastAsia="Times New Roman" w:hAnsi="Times New Roman" w:cs="Times New Roman"/>
          <w:bCs/>
          <w:sz w:val="28"/>
          <w:szCs w:val="28"/>
          <w:lang w:val="vi-VN"/>
        </w:rPr>
        <w:tab/>
        <w:t xml:space="preserve">- Chương 3: Thiết kế </w:t>
      </w:r>
      <w:r w:rsidRPr="00081AF8">
        <w:rPr>
          <w:rFonts w:ascii="Times New Roman" w:eastAsia="Times New Roman" w:hAnsi="Times New Roman" w:cs="Times New Roman"/>
          <w:bCs/>
          <w:sz w:val="28"/>
          <w:szCs w:val="28"/>
        </w:rPr>
        <w:t>và xây dựng hệ thống</w:t>
      </w:r>
    </w:p>
    <w:p w14:paraId="5F2C4A64"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Kết luận và hướng phát triển</w:t>
      </w:r>
    </w:p>
    <w:p w14:paraId="412ED397"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Tài liệu tham khảo</w:t>
      </w:r>
    </w:p>
    <w:p w14:paraId="3C782BF6"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lastRenderedPageBreak/>
        <w:t xml:space="preserve">4. Số lượng, nội dung các bản vẽ (ghi rõ loại, kích thước và cách thực hiện các bản vẽ) và các sản phẩm cụ thể (nếu có): </w:t>
      </w:r>
    </w:p>
    <w:p w14:paraId="693B499E"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Được sử dụng máy tính và máy chiếu để trình chiếu.</w:t>
      </w:r>
    </w:p>
    <w:p w14:paraId="228416A8"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 xml:space="preserve">5. Cán bộ hướng dẫn: </w:t>
      </w:r>
    </w:p>
    <w:p w14:paraId="4065DFDB"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r w:rsidRPr="00081AF8">
        <w:rPr>
          <w:rFonts w:ascii="Times New Roman" w:eastAsia="Times New Roman" w:hAnsi="Times New Roman" w:cs="Times New Roman"/>
          <w:bCs/>
          <w:sz w:val="28"/>
          <w:szCs w:val="28"/>
          <w:lang w:val="vi-VN"/>
        </w:rPr>
        <w:tab/>
        <w:t xml:space="preserve">- Họ và tên: </w:t>
      </w:r>
      <w:r w:rsidRPr="00081AF8">
        <w:rPr>
          <w:rFonts w:ascii="Times New Roman" w:eastAsia="Times New Roman" w:hAnsi="Times New Roman" w:cs="Times New Roman"/>
          <w:bCs/>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Chu</w:t>
      </w:r>
      <w:r w:rsidRPr="00081AF8">
        <w:rPr>
          <w:rFonts w:ascii="Times New Roman" w:eastAsia="Times New Roman" w:hAnsi="Times New Roman" w:cs="Times New Roman"/>
          <w:bCs/>
          <w:color w:val="FF0000"/>
          <w:sz w:val="28"/>
          <w:szCs w:val="28"/>
        </w:rPr>
        <w:t xml:space="preserve"> </w:t>
      </w:r>
      <w:r w:rsidRPr="00081AF8">
        <w:rPr>
          <w:rFonts w:ascii="Times New Roman" w:eastAsia="Times New Roman" w:hAnsi="Times New Roman" w:cs="Times New Roman"/>
          <w:bCs/>
          <w:sz w:val="28"/>
          <w:szCs w:val="28"/>
        </w:rPr>
        <w:t>Thị Hường</w:t>
      </w:r>
    </w:p>
    <w:p w14:paraId="1F49B093"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Cấp bậc: Tiến sĩ</w:t>
      </w:r>
    </w:p>
    <w:p w14:paraId="6907ACF9"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Chức vụ: Giảng viên</w:t>
      </w:r>
    </w:p>
    <w:p w14:paraId="6683C7C9"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xml:space="preserve">- Đơn vị: Bộ môn </w:t>
      </w:r>
      <w:r w:rsidRPr="00081AF8">
        <w:rPr>
          <w:rFonts w:ascii="Times New Roman" w:eastAsia="Times New Roman" w:hAnsi="Times New Roman" w:cs="Times New Roman"/>
          <w:bCs/>
          <w:sz w:val="28"/>
          <w:szCs w:val="28"/>
        </w:rPr>
        <w:t xml:space="preserve">Hệ thống </w:t>
      </w:r>
      <w:r w:rsidRPr="00081AF8">
        <w:rPr>
          <w:rFonts w:ascii="Times New Roman" w:eastAsia="Times New Roman" w:hAnsi="Times New Roman" w:cs="Times New Roman"/>
          <w:bCs/>
          <w:sz w:val="28"/>
          <w:szCs w:val="28"/>
          <w:lang w:val="vi-VN"/>
        </w:rPr>
        <w:t>thông tin - Khoa Công nghệ thông tin</w:t>
      </w:r>
    </w:p>
    <w:p w14:paraId="68946978"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lang w:val="vi-VN"/>
        </w:rPr>
      </w:pPr>
      <w:r w:rsidRPr="00081AF8">
        <w:rPr>
          <w:rFonts w:ascii="Times New Roman" w:eastAsia="Times New Roman" w:hAnsi="Times New Roman" w:cs="Times New Roman"/>
          <w:bCs/>
          <w:sz w:val="28"/>
          <w:szCs w:val="28"/>
          <w:lang w:val="vi-VN"/>
        </w:rPr>
        <w:tab/>
        <w:t>- Hướng dẫn toàn bộ</w:t>
      </w:r>
    </w:p>
    <w:p w14:paraId="209F1FAD"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sz w:val="28"/>
          <w:szCs w:val="28"/>
        </w:rPr>
      </w:pPr>
      <w:r w:rsidRPr="00081AF8">
        <w:rPr>
          <w:rFonts w:ascii="Times New Roman" w:eastAsia="Times New Roman" w:hAnsi="Times New Roman" w:cs="Times New Roman"/>
          <w:bCs/>
          <w:sz w:val="28"/>
          <w:szCs w:val="28"/>
          <w:lang w:val="vi-VN"/>
        </w:rPr>
        <w:tab/>
        <w:t>Ngày giao:</w:t>
      </w:r>
      <w:r w:rsidRPr="00081AF8">
        <w:rPr>
          <w:rFonts w:ascii="Times New Roman" w:eastAsia="Times New Roman" w:hAnsi="Times New Roman" w:cs="Times New Roman"/>
          <w:bCs/>
          <w:sz w:val="28"/>
          <w:szCs w:val="28"/>
        </w:rPr>
        <w:t>14/9/2022</w:t>
      </w:r>
      <w:r w:rsidRPr="00081AF8">
        <w:rPr>
          <w:rFonts w:ascii="Times New Roman" w:eastAsia="Times New Roman" w:hAnsi="Times New Roman" w:cs="Times New Roman"/>
          <w:bCs/>
          <w:sz w:val="28"/>
          <w:szCs w:val="28"/>
          <w:lang w:val="vi-VN"/>
        </w:rPr>
        <w:t xml:space="preserve"> </w:t>
      </w:r>
      <w:r w:rsidRPr="00081AF8">
        <w:rPr>
          <w:rFonts w:ascii="Times New Roman" w:eastAsia="Times New Roman" w:hAnsi="Times New Roman" w:cs="Times New Roman"/>
          <w:bCs/>
          <w:sz w:val="28"/>
          <w:szCs w:val="28"/>
          <w:lang w:val="vi-VN"/>
        </w:rPr>
        <w:tab/>
        <w:t xml:space="preserve">      </w:t>
      </w:r>
      <w:r w:rsidRPr="00081AF8">
        <w:rPr>
          <w:rFonts w:ascii="Times New Roman" w:eastAsia="Times New Roman" w:hAnsi="Times New Roman" w:cs="Times New Roman"/>
          <w:bCs/>
          <w:sz w:val="28"/>
          <w:szCs w:val="28"/>
          <w:lang w:val="vi-VN"/>
        </w:rPr>
        <w:tab/>
      </w:r>
      <w:r w:rsidRPr="00081AF8">
        <w:rPr>
          <w:rFonts w:ascii="Times New Roman" w:eastAsia="Times New Roman" w:hAnsi="Times New Roman" w:cs="Times New Roman"/>
          <w:bCs/>
          <w:sz w:val="28"/>
          <w:szCs w:val="28"/>
          <w:lang w:val="vi-VN"/>
        </w:rPr>
        <w:tab/>
        <w:t>Ngày hoàn thành:</w:t>
      </w:r>
      <w:r w:rsidRPr="00081AF8">
        <w:rPr>
          <w:rFonts w:ascii="Times New Roman" w:eastAsia="Times New Roman" w:hAnsi="Times New Roman" w:cs="Times New Roman"/>
          <w:sz w:val="28"/>
          <w:szCs w:val="28"/>
          <w:lang w:val="vi-VN"/>
        </w:rPr>
        <w:t xml:space="preserve"> </w:t>
      </w:r>
      <w:r w:rsidRPr="00081AF8">
        <w:rPr>
          <w:rFonts w:ascii="Times New Roman" w:eastAsia="Times New Roman" w:hAnsi="Times New Roman" w:cs="Times New Roman"/>
          <w:sz w:val="28"/>
          <w:szCs w:val="28"/>
        </w:rPr>
        <w:t>12/12/2022</w:t>
      </w:r>
    </w:p>
    <w:p w14:paraId="138EE5B9"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p>
    <w:p w14:paraId="6C0FB4AF" w14:textId="77777777" w:rsidR="00D40B91" w:rsidRPr="00081AF8" w:rsidRDefault="00D40B91" w:rsidP="00081AF8">
      <w:pPr>
        <w:tabs>
          <w:tab w:val="left" w:pos="851"/>
        </w:tabs>
        <w:spacing w:line="360" w:lineRule="auto"/>
        <w:ind w:left="-90"/>
        <w:jc w:val="center"/>
        <w:rPr>
          <w:rFonts w:ascii="Times New Roman" w:eastAsia="Times New Roman" w:hAnsi="Times New Roman" w:cs="Times New Roman"/>
          <w:bCs/>
          <w:i/>
          <w:iCs/>
          <w:sz w:val="28"/>
          <w:szCs w:val="28"/>
          <w:lang w:val="vi-VN"/>
        </w:rPr>
      </w:pPr>
      <w:r w:rsidRPr="00081AF8">
        <w:rPr>
          <w:rFonts w:ascii="Times New Roman" w:eastAsia="Times New Roman" w:hAnsi="Times New Roman" w:cs="Times New Roman"/>
          <w:bCs/>
          <w:i/>
          <w:iCs/>
          <w:sz w:val="28"/>
          <w:szCs w:val="28"/>
          <w:lang w:val="vi-VN"/>
        </w:rPr>
        <w:t xml:space="preserve">                                                      Hà Nội,  ngày </w:t>
      </w:r>
      <w:r w:rsidRPr="00081AF8">
        <w:rPr>
          <w:rFonts w:ascii="Times New Roman" w:eastAsia="Times New Roman" w:hAnsi="Times New Roman" w:cs="Times New Roman"/>
          <w:bCs/>
          <w:i/>
          <w:iCs/>
          <w:sz w:val="28"/>
          <w:szCs w:val="28"/>
        </w:rPr>
        <w:t>13</w:t>
      </w:r>
      <w:r w:rsidRPr="00081AF8">
        <w:rPr>
          <w:rFonts w:ascii="Times New Roman" w:eastAsia="Times New Roman" w:hAnsi="Times New Roman" w:cs="Times New Roman"/>
          <w:bCs/>
          <w:i/>
          <w:iCs/>
          <w:sz w:val="28"/>
          <w:szCs w:val="28"/>
          <w:lang w:val="vi-VN"/>
        </w:rPr>
        <w:t xml:space="preserve"> tháng </w:t>
      </w:r>
      <w:r w:rsidRPr="00081AF8">
        <w:rPr>
          <w:rFonts w:ascii="Times New Roman" w:eastAsia="Times New Roman" w:hAnsi="Times New Roman" w:cs="Times New Roman"/>
          <w:bCs/>
          <w:i/>
          <w:iCs/>
          <w:sz w:val="28"/>
          <w:szCs w:val="28"/>
        </w:rPr>
        <w:t>12</w:t>
      </w:r>
      <w:r w:rsidRPr="00081AF8">
        <w:rPr>
          <w:rFonts w:ascii="Times New Roman" w:eastAsia="Times New Roman" w:hAnsi="Times New Roman" w:cs="Times New Roman"/>
          <w:bCs/>
          <w:i/>
          <w:iCs/>
          <w:sz w:val="28"/>
          <w:szCs w:val="28"/>
          <w:lang w:val="vi-VN"/>
        </w:rPr>
        <w:t xml:space="preserve"> năm 2022</w:t>
      </w:r>
    </w:p>
    <w:p w14:paraId="31938C8B"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
          <w:sz w:val="28"/>
          <w:szCs w:val="28"/>
          <w:lang w:val="vi-VN"/>
        </w:rPr>
      </w:pPr>
      <w:r w:rsidRPr="00081AF8">
        <w:rPr>
          <w:rFonts w:ascii="Times New Roman" w:eastAsia="Times New Roman" w:hAnsi="Times New Roman" w:cs="Times New Roman"/>
          <w:b/>
          <w:sz w:val="28"/>
          <w:szCs w:val="28"/>
          <w:lang w:val="vi-VN"/>
        </w:rPr>
        <w:t>Chủ nhiệm bộ môn                                            Cán bộ hướng dẫn</w:t>
      </w:r>
    </w:p>
    <w:p w14:paraId="04838ACA"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r w:rsidRPr="00081AF8">
        <w:rPr>
          <w:rFonts w:ascii="Times New Roman" w:eastAsia="Times New Roman" w:hAnsi="Times New Roman" w:cs="Times New Roman"/>
          <w:bCs/>
          <w:sz w:val="28"/>
          <w:szCs w:val="28"/>
          <w:lang w:val="vi-VN"/>
        </w:rPr>
        <w:t xml:space="preserve">                                                                 </w:t>
      </w:r>
      <w:r w:rsidRPr="00081AF8">
        <w:rPr>
          <w:rFonts w:ascii="Times New Roman" w:eastAsia="Times New Roman" w:hAnsi="Times New Roman" w:cs="Times New Roman"/>
          <w:bCs/>
          <w:sz w:val="28"/>
          <w:szCs w:val="28"/>
        </w:rPr>
        <w:t>(Ký, ghi rõ họ tên, học hàm, học vị)</w:t>
      </w:r>
    </w:p>
    <w:p w14:paraId="45701623"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p>
    <w:p w14:paraId="780E23BD"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p>
    <w:tbl>
      <w:tblPr>
        <w:tblStyle w:val="TableGrid1"/>
        <w:tblpPr w:leftFromText="180" w:rightFromText="180" w:vertAnchor="text" w:horzAnchor="margin" w:tblpXSpec="right"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1"/>
      </w:tblGrid>
      <w:tr w:rsidR="00D40B91" w:rsidRPr="00081AF8" w14:paraId="22C8BF5B" w14:textId="77777777" w:rsidTr="00D40B91">
        <w:trPr>
          <w:trHeight w:val="2040"/>
        </w:trPr>
        <w:tc>
          <w:tcPr>
            <w:tcW w:w="7291" w:type="dxa"/>
          </w:tcPr>
          <w:p w14:paraId="517E007F" w14:textId="77777777" w:rsidR="00D40B91" w:rsidRPr="00081AF8" w:rsidRDefault="00D40B91" w:rsidP="00081AF8">
            <w:pPr>
              <w:tabs>
                <w:tab w:val="left" w:pos="851"/>
              </w:tabs>
              <w:spacing w:line="360" w:lineRule="auto"/>
              <w:ind w:left="-90"/>
              <w:jc w:val="center"/>
              <w:rPr>
                <w:rFonts w:ascii="Times New Roman" w:eastAsia="Times New Roman" w:hAnsi="Times New Roman" w:cs="Times New Roman"/>
                <w:b/>
                <w:sz w:val="28"/>
                <w:szCs w:val="28"/>
              </w:rPr>
            </w:pPr>
            <w:r w:rsidRPr="00081AF8">
              <w:rPr>
                <w:rFonts w:ascii="Times New Roman" w:eastAsia="Times New Roman" w:hAnsi="Times New Roman" w:cs="Times New Roman"/>
                <w:b/>
                <w:sz w:val="28"/>
                <w:szCs w:val="28"/>
              </w:rPr>
              <w:t>Học viên thực hiện</w:t>
            </w:r>
          </w:p>
          <w:p w14:paraId="69E5E545" w14:textId="77777777" w:rsidR="00D40B91" w:rsidRPr="00081AF8" w:rsidRDefault="00D40B91" w:rsidP="00081AF8">
            <w:pPr>
              <w:tabs>
                <w:tab w:val="left" w:pos="851"/>
              </w:tabs>
              <w:spacing w:line="360" w:lineRule="auto"/>
              <w:ind w:left="-90"/>
              <w:jc w:val="right"/>
              <w:rPr>
                <w:rFonts w:ascii="Times New Roman" w:eastAsia="Times New Roman" w:hAnsi="Times New Roman" w:cs="Times New Roman"/>
                <w:bCs/>
                <w:sz w:val="28"/>
                <w:szCs w:val="28"/>
              </w:rPr>
            </w:pPr>
            <w:r w:rsidRPr="00081AF8">
              <w:rPr>
                <w:rFonts w:ascii="Times New Roman" w:eastAsia="Times New Roman" w:hAnsi="Times New Roman" w:cs="Times New Roman"/>
                <w:bCs/>
                <w:sz w:val="28"/>
                <w:szCs w:val="28"/>
              </w:rPr>
              <w:t>Đã hoàn thành và nộp đồ án ngày 13 tháng 12 năm 2022</w:t>
            </w:r>
          </w:p>
          <w:p w14:paraId="33997FCE" w14:textId="77777777" w:rsidR="00D40B91" w:rsidRPr="00081AF8" w:rsidRDefault="00D40B91" w:rsidP="00081AF8">
            <w:pPr>
              <w:tabs>
                <w:tab w:val="left" w:pos="851"/>
              </w:tabs>
              <w:spacing w:line="360" w:lineRule="auto"/>
              <w:ind w:left="-90"/>
              <w:jc w:val="center"/>
              <w:rPr>
                <w:rFonts w:ascii="Times New Roman" w:eastAsia="Times New Roman" w:hAnsi="Times New Roman" w:cs="Times New Roman"/>
                <w:bCs/>
                <w:sz w:val="28"/>
                <w:szCs w:val="28"/>
              </w:rPr>
            </w:pPr>
            <w:r w:rsidRPr="00081AF8">
              <w:rPr>
                <w:rFonts w:ascii="Times New Roman" w:eastAsia="Times New Roman" w:hAnsi="Times New Roman" w:cs="Times New Roman"/>
                <w:bCs/>
                <w:sz w:val="28"/>
                <w:szCs w:val="28"/>
              </w:rPr>
              <w:t>(Ký và ghi rõ họ tên)</w:t>
            </w:r>
          </w:p>
        </w:tc>
      </w:tr>
    </w:tbl>
    <w:p w14:paraId="0A61BE69"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p>
    <w:p w14:paraId="62D26609"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p>
    <w:p w14:paraId="3CA14155" w14:textId="77777777" w:rsidR="00D40B91" w:rsidRPr="00081AF8" w:rsidRDefault="00D40B91" w:rsidP="00081AF8">
      <w:pPr>
        <w:tabs>
          <w:tab w:val="left" w:pos="851"/>
        </w:tabs>
        <w:spacing w:line="360" w:lineRule="auto"/>
        <w:ind w:left="-90"/>
        <w:jc w:val="both"/>
        <w:rPr>
          <w:rFonts w:ascii="Times New Roman" w:eastAsia="Times New Roman" w:hAnsi="Times New Roman" w:cs="Times New Roman"/>
          <w:bCs/>
          <w:sz w:val="28"/>
          <w:szCs w:val="28"/>
        </w:rPr>
      </w:pPr>
    </w:p>
    <w:p w14:paraId="11544075" w14:textId="77777777" w:rsidR="00D40B91" w:rsidRPr="00081AF8" w:rsidRDefault="00D40B91" w:rsidP="00081AF8">
      <w:pPr>
        <w:tabs>
          <w:tab w:val="left" w:pos="851"/>
        </w:tabs>
        <w:spacing w:line="360" w:lineRule="auto"/>
        <w:jc w:val="both"/>
        <w:rPr>
          <w:rFonts w:ascii="Times New Roman" w:eastAsia="Times New Roman" w:hAnsi="Times New Roman" w:cs="Times New Roman"/>
          <w:bCs/>
          <w:sz w:val="28"/>
          <w:szCs w:val="28"/>
        </w:rPr>
      </w:pPr>
    </w:p>
    <w:p w14:paraId="68399587" w14:textId="77777777" w:rsidR="00D40B91" w:rsidRPr="00081AF8" w:rsidRDefault="00D40B91" w:rsidP="00081AF8">
      <w:pPr>
        <w:spacing w:line="360" w:lineRule="auto"/>
        <w:rPr>
          <w:rFonts w:ascii="Times New Roman" w:eastAsia="Times New Roman" w:hAnsi="Times New Roman" w:cs="Times New Roman"/>
          <w:b/>
          <w:sz w:val="28"/>
          <w:szCs w:val="28"/>
        </w:rPr>
      </w:pPr>
      <w:bookmarkStart w:id="1" w:name="_Toc121810105"/>
    </w:p>
    <w:p w14:paraId="042A51C2" w14:textId="77235B4F" w:rsidR="00081AF8" w:rsidRPr="00081AF8" w:rsidRDefault="00081AF8" w:rsidP="00081AF8">
      <w:pPr>
        <w:spacing w:line="360" w:lineRule="auto"/>
        <w:rPr>
          <w:rFonts w:ascii="Times New Roman" w:eastAsia="Times New Roman" w:hAnsi="Times New Roman" w:cs="Times New Roman"/>
          <w:b/>
          <w:sz w:val="28"/>
          <w:szCs w:val="28"/>
        </w:rPr>
      </w:pPr>
      <w:r w:rsidRPr="00081AF8">
        <w:rPr>
          <w:rFonts w:ascii="Times New Roman" w:eastAsia="Times New Roman" w:hAnsi="Times New Roman" w:cs="Times New Roman"/>
          <w:b/>
          <w:sz w:val="28"/>
          <w:szCs w:val="28"/>
        </w:rPr>
        <w:br w:type="page"/>
      </w:r>
    </w:p>
    <w:sdt>
      <w:sdtPr>
        <w:rPr>
          <w:rFonts w:ascii="Times New Roman" w:eastAsiaTheme="minorHAnsi" w:hAnsi="Times New Roman" w:cs="Times New Roman"/>
          <w:b w:val="0"/>
          <w:bCs w:val="0"/>
          <w:color w:val="auto"/>
          <w:sz w:val="22"/>
          <w:szCs w:val="22"/>
          <w:lang w:eastAsia="en-US"/>
        </w:rPr>
        <w:id w:val="722108570"/>
        <w:docPartObj>
          <w:docPartGallery w:val="Table of Contents"/>
          <w:docPartUnique/>
        </w:docPartObj>
      </w:sdtPr>
      <w:sdtEndPr>
        <w:rPr>
          <w:noProof/>
        </w:rPr>
      </w:sdtEndPr>
      <w:sdtContent>
        <w:p w14:paraId="487D46EC" w14:textId="35F2DC77" w:rsidR="00081AF8" w:rsidRPr="00081AF8" w:rsidRDefault="00081AF8" w:rsidP="00081AF8">
          <w:pPr>
            <w:pStyle w:val="TOCHeading"/>
            <w:spacing w:line="360" w:lineRule="auto"/>
            <w:rPr>
              <w:rFonts w:ascii="Times New Roman" w:hAnsi="Times New Roman" w:cs="Times New Roman"/>
            </w:rPr>
          </w:pPr>
        </w:p>
        <w:p w14:paraId="6AF14D59" w14:textId="1D6C3D41" w:rsidR="00081AF8" w:rsidRPr="00081AF8" w:rsidRDefault="00081AF8" w:rsidP="00081AF8">
          <w:pPr>
            <w:pStyle w:val="TOC1"/>
            <w:tabs>
              <w:tab w:val="right" w:leader="dot" w:pos="9911"/>
            </w:tabs>
            <w:spacing w:line="360" w:lineRule="auto"/>
            <w:rPr>
              <w:rFonts w:eastAsiaTheme="minorEastAsia" w:cs="Times New Roman"/>
              <w:bCs w:val="0"/>
              <w:noProof/>
              <w:szCs w:val="28"/>
            </w:rPr>
          </w:pPr>
          <w:r w:rsidRPr="00081AF8">
            <w:rPr>
              <w:rFonts w:cs="Times New Roman"/>
              <w:szCs w:val="28"/>
            </w:rPr>
            <w:fldChar w:fldCharType="begin"/>
          </w:r>
          <w:r w:rsidRPr="00081AF8">
            <w:rPr>
              <w:rFonts w:cs="Times New Roman"/>
              <w:szCs w:val="28"/>
            </w:rPr>
            <w:instrText xml:space="preserve"> TOC \o "1-3" \h \z \u </w:instrText>
          </w:r>
          <w:r w:rsidRPr="00081AF8">
            <w:rPr>
              <w:rFonts w:cs="Times New Roman"/>
              <w:szCs w:val="28"/>
            </w:rPr>
            <w:fldChar w:fldCharType="separate"/>
          </w:r>
          <w:hyperlink w:anchor="_Toc121835996" w:history="1">
            <w:r w:rsidRPr="00081AF8">
              <w:rPr>
                <w:rStyle w:val="Hyperlink"/>
                <w:rFonts w:eastAsia="Times New Roman" w:cs="Times New Roman"/>
                <w:b/>
                <w:noProof/>
                <w:szCs w:val="28"/>
              </w:rPr>
              <w:t>MỞ ĐẦU</w:t>
            </w:r>
            <w:r w:rsidRPr="00081AF8">
              <w:rPr>
                <w:rFonts w:cs="Times New Roman"/>
                <w:noProof/>
                <w:webHidden/>
                <w:szCs w:val="28"/>
              </w:rPr>
              <w:tab/>
            </w:r>
            <w:r w:rsidRPr="00081AF8">
              <w:rPr>
                <w:rFonts w:cs="Times New Roman"/>
                <w:noProof/>
                <w:webHidden/>
                <w:szCs w:val="28"/>
              </w:rPr>
              <w:fldChar w:fldCharType="begin"/>
            </w:r>
            <w:r w:rsidRPr="00081AF8">
              <w:rPr>
                <w:rFonts w:cs="Times New Roman"/>
                <w:noProof/>
                <w:webHidden/>
                <w:szCs w:val="28"/>
              </w:rPr>
              <w:instrText xml:space="preserve"> PAGEREF _Toc121835996 \h </w:instrText>
            </w:r>
            <w:r w:rsidRPr="00081AF8">
              <w:rPr>
                <w:rFonts w:cs="Times New Roman"/>
                <w:noProof/>
                <w:webHidden/>
                <w:szCs w:val="28"/>
              </w:rPr>
            </w:r>
            <w:r w:rsidRPr="00081AF8">
              <w:rPr>
                <w:rFonts w:cs="Times New Roman"/>
                <w:noProof/>
                <w:webHidden/>
                <w:szCs w:val="28"/>
              </w:rPr>
              <w:fldChar w:fldCharType="separate"/>
            </w:r>
            <w:r w:rsidR="001F2763">
              <w:rPr>
                <w:rFonts w:cs="Times New Roman"/>
                <w:noProof/>
                <w:webHidden/>
                <w:szCs w:val="28"/>
              </w:rPr>
              <w:t>1</w:t>
            </w:r>
            <w:r w:rsidRPr="00081AF8">
              <w:rPr>
                <w:rFonts w:cs="Times New Roman"/>
                <w:noProof/>
                <w:webHidden/>
                <w:szCs w:val="28"/>
              </w:rPr>
              <w:fldChar w:fldCharType="end"/>
            </w:r>
          </w:hyperlink>
        </w:p>
        <w:p w14:paraId="4631359C" w14:textId="5154E8EE" w:rsidR="00081AF8" w:rsidRPr="00081AF8" w:rsidRDefault="00947C41" w:rsidP="00081AF8">
          <w:pPr>
            <w:pStyle w:val="TOC2"/>
            <w:tabs>
              <w:tab w:val="left" w:pos="660"/>
              <w:tab w:val="right" w:leader="dot" w:pos="9911"/>
            </w:tabs>
            <w:spacing w:line="360" w:lineRule="auto"/>
            <w:rPr>
              <w:rFonts w:eastAsiaTheme="minorEastAsia" w:cs="Times New Roman"/>
              <w:noProof/>
              <w:szCs w:val="28"/>
            </w:rPr>
          </w:pPr>
          <w:hyperlink w:anchor="_Toc121835997" w:history="1">
            <w:r w:rsidR="00081AF8" w:rsidRPr="00081AF8">
              <w:rPr>
                <w:rStyle w:val="Hyperlink"/>
                <w:rFonts w:eastAsia="Times New Roman" w:cs="Times New Roman"/>
                <w:b/>
                <w:noProof/>
                <w:szCs w:val="28"/>
              </w:rPr>
              <w:t>1.</w:t>
            </w:r>
            <w:r w:rsidR="00081AF8" w:rsidRPr="00081AF8">
              <w:rPr>
                <w:rFonts w:eastAsiaTheme="minorEastAsia" w:cs="Times New Roman"/>
                <w:noProof/>
                <w:szCs w:val="28"/>
              </w:rPr>
              <w:tab/>
            </w:r>
            <w:r w:rsidR="00081AF8" w:rsidRPr="00081AF8">
              <w:rPr>
                <w:rStyle w:val="Hyperlink"/>
                <w:rFonts w:eastAsia="Times New Roman" w:cs="Times New Roman"/>
                <w:b/>
                <w:noProof/>
                <w:szCs w:val="28"/>
              </w:rPr>
              <w:t>Lý do chọn đề tài</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_Toc121835997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2</w:t>
            </w:r>
            <w:r w:rsidR="00081AF8" w:rsidRPr="00081AF8">
              <w:rPr>
                <w:rFonts w:cs="Times New Roman"/>
                <w:noProof/>
                <w:webHidden/>
                <w:szCs w:val="28"/>
              </w:rPr>
              <w:fldChar w:fldCharType="end"/>
            </w:r>
          </w:hyperlink>
        </w:p>
        <w:p w14:paraId="68E27943" w14:textId="51EC3B86" w:rsidR="00081AF8" w:rsidRPr="00081AF8" w:rsidRDefault="00947C41" w:rsidP="00081AF8">
          <w:pPr>
            <w:pStyle w:val="TOC2"/>
            <w:tabs>
              <w:tab w:val="left" w:pos="660"/>
              <w:tab w:val="right" w:leader="dot" w:pos="9911"/>
            </w:tabs>
            <w:spacing w:line="360" w:lineRule="auto"/>
            <w:rPr>
              <w:rFonts w:eastAsiaTheme="minorEastAsia" w:cs="Times New Roman"/>
              <w:noProof/>
              <w:szCs w:val="28"/>
            </w:rPr>
          </w:pPr>
          <w:hyperlink w:anchor="_Toc121835998" w:history="1">
            <w:r w:rsidR="00081AF8" w:rsidRPr="00081AF8">
              <w:rPr>
                <w:rStyle w:val="Hyperlink"/>
                <w:rFonts w:eastAsia="Times New Roman" w:cs="Times New Roman"/>
                <w:b/>
                <w:noProof/>
                <w:szCs w:val="28"/>
              </w:rPr>
              <w:t>2.</w:t>
            </w:r>
            <w:r w:rsidR="00081AF8" w:rsidRPr="00081AF8">
              <w:rPr>
                <w:rFonts w:eastAsiaTheme="minorEastAsia" w:cs="Times New Roman"/>
                <w:noProof/>
                <w:szCs w:val="28"/>
              </w:rPr>
              <w:tab/>
            </w:r>
            <w:r w:rsidR="00081AF8" w:rsidRPr="00081AF8">
              <w:rPr>
                <w:rStyle w:val="Hyperlink"/>
                <w:rFonts w:eastAsia="Times New Roman" w:cs="Times New Roman"/>
                <w:b/>
                <w:noProof/>
                <w:szCs w:val="28"/>
              </w:rPr>
              <w:t>Mục đích nghiên cứu</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_Toc121835998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2</w:t>
            </w:r>
            <w:r w:rsidR="00081AF8" w:rsidRPr="00081AF8">
              <w:rPr>
                <w:rFonts w:cs="Times New Roman"/>
                <w:noProof/>
                <w:webHidden/>
                <w:szCs w:val="28"/>
              </w:rPr>
              <w:fldChar w:fldCharType="end"/>
            </w:r>
          </w:hyperlink>
        </w:p>
        <w:p w14:paraId="5352E624" w14:textId="19AAFB06" w:rsidR="00081AF8" w:rsidRPr="00081AF8" w:rsidRDefault="00947C41" w:rsidP="00081AF8">
          <w:pPr>
            <w:pStyle w:val="TOC2"/>
            <w:tabs>
              <w:tab w:val="left" w:pos="660"/>
              <w:tab w:val="right" w:leader="dot" w:pos="9911"/>
            </w:tabs>
            <w:spacing w:line="360" w:lineRule="auto"/>
            <w:rPr>
              <w:rFonts w:eastAsiaTheme="minorEastAsia" w:cs="Times New Roman"/>
              <w:noProof/>
              <w:szCs w:val="28"/>
            </w:rPr>
          </w:pPr>
          <w:hyperlink w:anchor="_Toc121835999" w:history="1">
            <w:r w:rsidR="00081AF8" w:rsidRPr="00081AF8">
              <w:rPr>
                <w:rStyle w:val="Hyperlink"/>
                <w:rFonts w:eastAsia="Times New Roman" w:cs="Times New Roman"/>
                <w:b/>
                <w:noProof/>
                <w:szCs w:val="28"/>
              </w:rPr>
              <w:t>3.</w:t>
            </w:r>
            <w:r w:rsidR="00081AF8" w:rsidRPr="00081AF8">
              <w:rPr>
                <w:rFonts w:eastAsiaTheme="minorEastAsia" w:cs="Times New Roman"/>
                <w:noProof/>
                <w:szCs w:val="28"/>
              </w:rPr>
              <w:tab/>
            </w:r>
            <w:r w:rsidR="00081AF8" w:rsidRPr="00081AF8">
              <w:rPr>
                <w:rStyle w:val="Hyperlink"/>
                <w:rFonts w:eastAsia="Times New Roman" w:cs="Times New Roman"/>
                <w:b/>
                <w:noProof/>
                <w:szCs w:val="28"/>
              </w:rPr>
              <w:t>Đối tượng nghiên cứu</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_Toc121835999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2</w:t>
            </w:r>
            <w:r w:rsidR="00081AF8" w:rsidRPr="00081AF8">
              <w:rPr>
                <w:rFonts w:cs="Times New Roman"/>
                <w:noProof/>
                <w:webHidden/>
                <w:szCs w:val="28"/>
              </w:rPr>
              <w:fldChar w:fldCharType="end"/>
            </w:r>
          </w:hyperlink>
        </w:p>
        <w:p w14:paraId="2E53D503" w14:textId="1D998CD7" w:rsidR="00081AF8" w:rsidRPr="00081AF8" w:rsidRDefault="00947C41" w:rsidP="00081AF8">
          <w:pPr>
            <w:pStyle w:val="TOC2"/>
            <w:tabs>
              <w:tab w:val="left" w:pos="660"/>
              <w:tab w:val="right" w:leader="dot" w:pos="9911"/>
            </w:tabs>
            <w:spacing w:line="360" w:lineRule="auto"/>
            <w:rPr>
              <w:rFonts w:eastAsiaTheme="minorEastAsia" w:cs="Times New Roman"/>
              <w:noProof/>
              <w:szCs w:val="28"/>
            </w:rPr>
          </w:pPr>
          <w:hyperlink w:anchor="_Toc121836000" w:history="1">
            <w:r w:rsidR="00081AF8" w:rsidRPr="00081AF8">
              <w:rPr>
                <w:rStyle w:val="Hyperlink"/>
                <w:rFonts w:eastAsia="Times New Roman" w:cs="Times New Roman"/>
                <w:b/>
                <w:noProof/>
                <w:szCs w:val="28"/>
              </w:rPr>
              <w:t>4.</w:t>
            </w:r>
            <w:r w:rsidR="00081AF8" w:rsidRPr="00081AF8">
              <w:rPr>
                <w:rFonts w:eastAsiaTheme="minorEastAsia" w:cs="Times New Roman"/>
                <w:noProof/>
                <w:szCs w:val="28"/>
              </w:rPr>
              <w:tab/>
            </w:r>
            <w:r w:rsidR="00081AF8" w:rsidRPr="00081AF8">
              <w:rPr>
                <w:rStyle w:val="Hyperlink"/>
                <w:rFonts w:eastAsia="Times New Roman" w:cs="Times New Roman"/>
                <w:b/>
                <w:noProof/>
                <w:szCs w:val="28"/>
              </w:rPr>
              <w:t>Nhiệm vụ nghiên cứu</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_Toc121836000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2</w:t>
            </w:r>
            <w:r w:rsidR="00081AF8" w:rsidRPr="00081AF8">
              <w:rPr>
                <w:rFonts w:cs="Times New Roman"/>
                <w:noProof/>
                <w:webHidden/>
                <w:szCs w:val="28"/>
              </w:rPr>
              <w:fldChar w:fldCharType="end"/>
            </w:r>
          </w:hyperlink>
        </w:p>
        <w:p w14:paraId="611F9713" w14:textId="36270F70" w:rsidR="00081AF8" w:rsidRPr="00081AF8" w:rsidRDefault="00947C41" w:rsidP="00081AF8">
          <w:pPr>
            <w:pStyle w:val="TOC2"/>
            <w:tabs>
              <w:tab w:val="left" w:pos="660"/>
              <w:tab w:val="right" w:leader="dot" w:pos="9911"/>
            </w:tabs>
            <w:spacing w:line="360" w:lineRule="auto"/>
            <w:rPr>
              <w:rFonts w:eastAsiaTheme="minorEastAsia" w:cs="Times New Roman"/>
              <w:noProof/>
              <w:szCs w:val="28"/>
            </w:rPr>
          </w:pPr>
          <w:hyperlink w:anchor="_Toc121836001" w:history="1">
            <w:r w:rsidR="00081AF8" w:rsidRPr="00081AF8">
              <w:rPr>
                <w:rStyle w:val="Hyperlink"/>
                <w:rFonts w:eastAsia="Times New Roman" w:cs="Times New Roman"/>
                <w:b/>
                <w:noProof/>
                <w:szCs w:val="28"/>
              </w:rPr>
              <w:t>5.</w:t>
            </w:r>
            <w:r w:rsidR="00081AF8" w:rsidRPr="00081AF8">
              <w:rPr>
                <w:rFonts w:eastAsiaTheme="minorEastAsia" w:cs="Times New Roman"/>
                <w:noProof/>
                <w:szCs w:val="28"/>
              </w:rPr>
              <w:tab/>
            </w:r>
            <w:r w:rsidR="00081AF8" w:rsidRPr="00081AF8">
              <w:rPr>
                <w:rStyle w:val="Hyperlink"/>
                <w:rFonts w:eastAsia="Times New Roman" w:cs="Times New Roman"/>
                <w:b/>
                <w:noProof/>
                <w:szCs w:val="28"/>
              </w:rPr>
              <w:t>Phương pháp nghiên cứu</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_Toc121836001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2</w:t>
            </w:r>
            <w:r w:rsidR="00081AF8" w:rsidRPr="00081AF8">
              <w:rPr>
                <w:rFonts w:cs="Times New Roman"/>
                <w:noProof/>
                <w:webHidden/>
                <w:szCs w:val="28"/>
              </w:rPr>
              <w:fldChar w:fldCharType="end"/>
            </w:r>
          </w:hyperlink>
        </w:p>
        <w:p w14:paraId="13F39C95" w14:textId="62815DD2" w:rsidR="00081AF8" w:rsidRPr="00081AF8" w:rsidRDefault="00947C41" w:rsidP="00081AF8">
          <w:pPr>
            <w:pStyle w:val="TOC2"/>
            <w:tabs>
              <w:tab w:val="left" w:pos="660"/>
              <w:tab w:val="right" w:leader="dot" w:pos="9911"/>
            </w:tabs>
            <w:spacing w:line="360" w:lineRule="auto"/>
            <w:rPr>
              <w:rFonts w:eastAsiaTheme="minorEastAsia" w:cs="Times New Roman"/>
              <w:noProof/>
              <w:szCs w:val="28"/>
            </w:rPr>
          </w:pPr>
          <w:hyperlink w:anchor="_Toc121836002" w:history="1">
            <w:r w:rsidR="00081AF8" w:rsidRPr="00081AF8">
              <w:rPr>
                <w:rStyle w:val="Hyperlink"/>
                <w:rFonts w:eastAsia="Times New Roman" w:cs="Times New Roman"/>
                <w:b/>
                <w:noProof/>
                <w:szCs w:val="28"/>
              </w:rPr>
              <w:t>6.</w:t>
            </w:r>
            <w:r w:rsidR="00081AF8" w:rsidRPr="00081AF8">
              <w:rPr>
                <w:rFonts w:eastAsiaTheme="minorEastAsia" w:cs="Times New Roman"/>
                <w:noProof/>
                <w:szCs w:val="28"/>
              </w:rPr>
              <w:tab/>
            </w:r>
            <w:r w:rsidR="00081AF8" w:rsidRPr="00081AF8">
              <w:rPr>
                <w:rStyle w:val="Hyperlink"/>
                <w:rFonts w:eastAsia="Times New Roman" w:cs="Times New Roman"/>
                <w:b/>
                <w:noProof/>
                <w:szCs w:val="28"/>
              </w:rPr>
              <w:t>Phạm vi nghiên cứu</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_Toc121836002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3</w:t>
            </w:r>
            <w:r w:rsidR="00081AF8" w:rsidRPr="00081AF8">
              <w:rPr>
                <w:rFonts w:cs="Times New Roman"/>
                <w:noProof/>
                <w:webHidden/>
                <w:szCs w:val="28"/>
              </w:rPr>
              <w:fldChar w:fldCharType="end"/>
            </w:r>
          </w:hyperlink>
        </w:p>
        <w:p w14:paraId="03CAAA18" w14:textId="500793CF" w:rsidR="00081AF8" w:rsidRPr="00081AF8" w:rsidRDefault="00947C41" w:rsidP="00081AF8">
          <w:pPr>
            <w:pStyle w:val="TOC1"/>
            <w:tabs>
              <w:tab w:val="right" w:leader="dot" w:pos="9911"/>
            </w:tabs>
            <w:spacing w:line="360" w:lineRule="auto"/>
            <w:rPr>
              <w:rFonts w:eastAsiaTheme="minorEastAsia" w:cs="Times New Roman"/>
              <w:bCs w:val="0"/>
              <w:noProof/>
              <w:szCs w:val="28"/>
            </w:rPr>
          </w:pPr>
          <w:hyperlink w:anchor="_Toc121836003" w:history="1">
            <w:r w:rsidR="00081AF8" w:rsidRPr="00081AF8">
              <w:rPr>
                <w:rStyle w:val="Hyperlink"/>
                <w:rFonts w:eastAsia="Times New Roman" w:cs="Times New Roman"/>
                <w:b/>
                <w:noProof/>
                <w:szCs w:val="28"/>
              </w:rPr>
              <w:t>CHƯƠNG 1</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_Toc121836003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5</w:t>
            </w:r>
            <w:r w:rsidR="00081AF8" w:rsidRPr="00081AF8">
              <w:rPr>
                <w:rFonts w:cs="Times New Roman"/>
                <w:noProof/>
                <w:webHidden/>
                <w:szCs w:val="28"/>
              </w:rPr>
              <w:fldChar w:fldCharType="end"/>
            </w:r>
          </w:hyperlink>
        </w:p>
        <w:p w14:paraId="10EC0368" w14:textId="164FCDCB" w:rsidR="00081AF8" w:rsidRPr="00081AF8" w:rsidRDefault="00947C41" w:rsidP="00081AF8">
          <w:pPr>
            <w:pStyle w:val="TOC1"/>
            <w:tabs>
              <w:tab w:val="right" w:leader="dot" w:pos="9911"/>
            </w:tabs>
            <w:spacing w:line="360" w:lineRule="auto"/>
            <w:rPr>
              <w:rFonts w:eastAsiaTheme="minorEastAsia" w:cs="Times New Roman"/>
              <w:bCs w:val="0"/>
              <w:noProof/>
              <w:szCs w:val="28"/>
            </w:rPr>
          </w:pPr>
          <w:hyperlink w:anchor="_Toc121836004" w:history="1">
            <w:r w:rsidR="00081AF8" w:rsidRPr="00081AF8">
              <w:rPr>
                <w:rStyle w:val="Hyperlink"/>
                <w:rFonts w:eastAsia="Times New Roman" w:cs="Times New Roman"/>
                <w:b/>
                <w:noProof/>
                <w:szCs w:val="28"/>
              </w:rPr>
              <w:t>KHẢO SÁT HỆ THỐNG</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_Toc121836004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5</w:t>
            </w:r>
            <w:r w:rsidR="00081AF8" w:rsidRPr="00081AF8">
              <w:rPr>
                <w:rFonts w:cs="Times New Roman"/>
                <w:noProof/>
                <w:webHidden/>
                <w:szCs w:val="28"/>
              </w:rPr>
              <w:fldChar w:fldCharType="end"/>
            </w:r>
          </w:hyperlink>
        </w:p>
        <w:p w14:paraId="494B7875" w14:textId="42775316"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05" w:history="1">
            <w:r w:rsidR="00081AF8" w:rsidRPr="00081AF8">
              <w:rPr>
                <w:rStyle w:val="Hyperlink"/>
                <w:rFonts w:eastAsia="Times New Roman" w:cs="Times New Roman"/>
                <w:b/>
                <w:noProof/>
                <w:szCs w:val="28"/>
              </w:rPr>
              <w:t>1.1 Tổng quan hệ thống bán điện thoại</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_Toc121836005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5</w:t>
            </w:r>
            <w:r w:rsidR="00081AF8" w:rsidRPr="00081AF8">
              <w:rPr>
                <w:rFonts w:cs="Times New Roman"/>
                <w:noProof/>
                <w:webHidden/>
                <w:szCs w:val="28"/>
              </w:rPr>
              <w:fldChar w:fldCharType="end"/>
            </w:r>
          </w:hyperlink>
        </w:p>
        <w:p w14:paraId="6F590BE0" w14:textId="0A00DEBF"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06" w:history="1">
            <w:r w:rsidR="00081AF8" w:rsidRPr="00081AF8">
              <w:rPr>
                <w:rStyle w:val="Hyperlink"/>
                <w:rFonts w:cs="Times New Roman"/>
                <w:b/>
                <w:noProof/>
                <w:szCs w:val="28"/>
              </w:rPr>
              <w:t>1.2 Giới Thiệu</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_Toc121836006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6</w:t>
            </w:r>
            <w:r w:rsidR="00081AF8" w:rsidRPr="00081AF8">
              <w:rPr>
                <w:rFonts w:cs="Times New Roman"/>
                <w:noProof/>
                <w:webHidden/>
                <w:szCs w:val="28"/>
              </w:rPr>
              <w:fldChar w:fldCharType="end"/>
            </w:r>
          </w:hyperlink>
        </w:p>
        <w:p w14:paraId="46297561" w14:textId="3A531A95"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07" w:history="1">
            <w:r w:rsidR="00081AF8" w:rsidRPr="00081AF8">
              <w:rPr>
                <w:rStyle w:val="Hyperlink"/>
                <w:rFonts w:cs="Times New Roman"/>
                <w:b/>
                <w:noProof/>
                <w:szCs w:val="28"/>
              </w:rPr>
              <w:t>1.3 Mục đích đề tài</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_Toc121836007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6</w:t>
            </w:r>
            <w:r w:rsidR="00081AF8" w:rsidRPr="00081AF8">
              <w:rPr>
                <w:rFonts w:cs="Times New Roman"/>
                <w:noProof/>
                <w:webHidden/>
                <w:szCs w:val="28"/>
              </w:rPr>
              <w:fldChar w:fldCharType="end"/>
            </w:r>
          </w:hyperlink>
        </w:p>
        <w:p w14:paraId="3F88DE62" w14:textId="37F9A2B8"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08" w:history="1">
            <w:r w:rsidR="00081AF8" w:rsidRPr="00081AF8">
              <w:rPr>
                <w:rStyle w:val="Hyperlink"/>
                <w:rFonts w:cs="Times New Roman"/>
                <w:b/>
                <w:noProof/>
                <w:szCs w:val="28"/>
              </w:rPr>
              <w:t>1.4 Cơ cấu tổ chức</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_Toc121836008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7</w:t>
            </w:r>
            <w:r w:rsidR="00081AF8" w:rsidRPr="00081AF8">
              <w:rPr>
                <w:rFonts w:cs="Times New Roman"/>
                <w:noProof/>
                <w:webHidden/>
                <w:szCs w:val="28"/>
              </w:rPr>
              <w:fldChar w:fldCharType="end"/>
            </w:r>
          </w:hyperlink>
        </w:p>
        <w:p w14:paraId="00C82EC5" w14:textId="159E0314"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09" w:history="1">
            <w:r w:rsidR="00081AF8" w:rsidRPr="00081AF8">
              <w:rPr>
                <w:rStyle w:val="Hyperlink"/>
                <w:rFonts w:cs="Times New Roman"/>
                <w:b/>
                <w:noProof/>
                <w:szCs w:val="28"/>
              </w:rPr>
              <w:t>1.5 Quy trình xử lý</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_Toc121836009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9</w:t>
            </w:r>
            <w:r w:rsidR="00081AF8" w:rsidRPr="00081AF8">
              <w:rPr>
                <w:rFonts w:cs="Times New Roman"/>
                <w:noProof/>
                <w:webHidden/>
                <w:szCs w:val="28"/>
              </w:rPr>
              <w:fldChar w:fldCharType="end"/>
            </w:r>
          </w:hyperlink>
        </w:p>
        <w:p w14:paraId="1AB6F4E4" w14:textId="2376455A"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10" w:history="1">
            <w:r w:rsidR="00081AF8" w:rsidRPr="00081AF8">
              <w:rPr>
                <w:rStyle w:val="Hyperlink"/>
                <w:rFonts w:eastAsia="Times New Roman" w:cs="Times New Roman"/>
                <w:b/>
                <w:bCs/>
                <w:iCs/>
                <w:noProof/>
                <w:szCs w:val="28"/>
              </w:rPr>
              <w:t>1.6 Mô hình tiến trình nghiệp vụ</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_Toc121836010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12</w:t>
            </w:r>
            <w:r w:rsidR="00081AF8" w:rsidRPr="00081AF8">
              <w:rPr>
                <w:rFonts w:cs="Times New Roman"/>
                <w:noProof/>
                <w:webHidden/>
                <w:szCs w:val="28"/>
              </w:rPr>
              <w:fldChar w:fldCharType="end"/>
            </w:r>
          </w:hyperlink>
        </w:p>
        <w:p w14:paraId="77DD8094" w14:textId="7CC8AC87"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11" w:history="1">
            <w:r w:rsidR="00081AF8" w:rsidRPr="00081AF8">
              <w:rPr>
                <w:rStyle w:val="Hyperlink"/>
                <w:rFonts w:ascii="Times New Roman" w:eastAsia="Times New Roman" w:hAnsi="Times New Roman" w:cs="Times New Roman"/>
                <w:b/>
                <w:bCs/>
                <w:noProof/>
                <w:sz w:val="28"/>
                <w:szCs w:val="28"/>
              </w:rPr>
              <w:t>1.6.1 Chi tiết các bộ phận</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_Toc121836011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12</w:t>
            </w:r>
            <w:r w:rsidR="00081AF8" w:rsidRPr="00081AF8">
              <w:rPr>
                <w:rFonts w:ascii="Times New Roman" w:hAnsi="Times New Roman" w:cs="Times New Roman"/>
                <w:noProof/>
                <w:webHidden/>
                <w:sz w:val="28"/>
                <w:szCs w:val="28"/>
              </w:rPr>
              <w:fldChar w:fldCharType="end"/>
            </w:r>
          </w:hyperlink>
        </w:p>
        <w:p w14:paraId="079AAA7D" w14:textId="5B1F2A7E"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12" w:history="1">
            <w:r w:rsidR="00081AF8" w:rsidRPr="00081AF8">
              <w:rPr>
                <w:rStyle w:val="Hyperlink"/>
                <w:rFonts w:ascii="Times New Roman" w:eastAsia="Times New Roman" w:hAnsi="Times New Roman" w:cs="Times New Roman"/>
                <w:b/>
                <w:bCs/>
                <w:noProof/>
                <w:sz w:val="28"/>
                <w:szCs w:val="28"/>
              </w:rPr>
              <w:t>1.6.2 Định nghĩa các ký hiệu</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_Toc121836012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13</w:t>
            </w:r>
            <w:r w:rsidR="00081AF8" w:rsidRPr="00081AF8">
              <w:rPr>
                <w:rFonts w:ascii="Times New Roman" w:hAnsi="Times New Roman" w:cs="Times New Roman"/>
                <w:noProof/>
                <w:webHidden/>
                <w:sz w:val="28"/>
                <w:szCs w:val="28"/>
              </w:rPr>
              <w:fldChar w:fldCharType="end"/>
            </w:r>
          </w:hyperlink>
        </w:p>
        <w:p w14:paraId="538B2AE4" w14:textId="1076CFBC"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13" w:history="1">
            <w:r w:rsidR="00081AF8" w:rsidRPr="00081AF8">
              <w:rPr>
                <w:rStyle w:val="Hyperlink"/>
                <w:rFonts w:ascii="Times New Roman" w:eastAsia="Times New Roman" w:hAnsi="Times New Roman" w:cs="Times New Roman"/>
                <w:b/>
                <w:bCs/>
                <w:noProof/>
                <w:sz w:val="28"/>
                <w:szCs w:val="28"/>
              </w:rPr>
              <w:t>1.6.3 Mô hình tiến trình nghiệp vụ</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_Toc121836013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15</w:t>
            </w:r>
            <w:r w:rsidR="00081AF8" w:rsidRPr="00081AF8">
              <w:rPr>
                <w:rFonts w:ascii="Times New Roman" w:hAnsi="Times New Roman" w:cs="Times New Roman"/>
                <w:noProof/>
                <w:webHidden/>
                <w:sz w:val="28"/>
                <w:szCs w:val="28"/>
              </w:rPr>
              <w:fldChar w:fldCharType="end"/>
            </w:r>
          </w:hyperlink>
        </w:p>
        <w:p w14:paraId="1CF9507C" w14:textId="1F8C63DA"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14" w:history="1">
            <w:r w:rsidR="00081AF8" w:rsidRPr="00081AF8">
              <w:rPr>
                <w:rStyle w:val="Hyperlink"/>
                <w:rFonts w:cs="Times New Roman"/>
                <w:b/>
                <w:noProof/>
                <w:szCs w:val="28"/>
              </w:rPr>
              <w:t>1.7 Kết luận chương</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_Toc121836014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15</w:t>
            </w:r>
            <w:r w:rsidR="00081AF8" w:rsidRPr="00081AF8">
              <w:rPr>
                <w:rFonts w:cs="Times New Roman"/>
                <w:noProof/>
                <w:webHidden/>
                <w:szCs w:val="28"/>
              </w:rPr>
              <w:fldChar w:fldCharType="end"/>
            </w:r>
          </w:hyperlink>
        </w:p>
        <w:p w14:paraId="23916EDA" w14:textId="02EB5F5A" w:rsidR="00081AF8" w:rsidRPr="00081AF8" w:rsidRDefault="00947C41" w:rsidP="00081AF8">
          <w:pPr>
            <w:pStyle w:val="TOC1"/>
            <w:tabs>
              <w:tab w:val="right" w:leader="dot" w:pos="9911"/>
            </w:tabs>
            <w:spacing w:line="360" w:lineRule="auto"/>
            <w:rPr>
              <w:rFonts w:eastAsiaTheme="minorEastAsia" w:cs="Times New Roman"/>
              <w:bCs w:val="0"/>
              <w:noProof/>
              <w:szCs w:val="28"/>
            </w:rPr>
          </w:pPr>
          <w:hyperlink w:anchor="_Toc121836015" w:history="1">
            <w:r w:rsidR="00081AF8" w:rsidRPr="00081AF8">
              <w:rPr>
                <w:rStyle w:val="Hyperlink"/>
                <w:rFonts w:eastAsia="Times New Roman" w:cs="Times New Roman"/>
                <w:b/>
                <w:noProof/>
                <w:szCs w:val="28"/>
              </w:rPr>
              <w:t>CHƯƠNG 2</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_Toc121836015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16</w:t>
            </w:r>
            <w:r w:rsidR="00081AF8" w:rsidRPr="00081AF8">
              <w:rPr>
                <w:rFonts w:cs="Times New Roman"/>
                <w:noProof/>
                <w:webHidden/>
                <w:szCs w:val="28"/>
              </w:rPr>
              <w:fldChar w:fldCharType="end"/>
            </w:r>
          </w:hyperlink>
        </w:p>
        <w:p w14:paraId="1D5677D1" w14:textId="477C5299" w:rsidR="00081AF8" w:rsidRPr="00081AF8" w:rsidRDefault="00947C41" w:rsidP="00081AF8">
          <w:pPr>
            <w:pStyle w:val="TOC1"/>
            <w:tabs>
              <w:tab w:val="right" w:leader="dot" w:pos="9911"/>
            </w:tabs>
            <w:spacing w:line="360" w:lineRule="auto"/>
            <w:rPr>
              <w:rFonts w:eastAsiaTheme="minorEastAsia" w:cs="Times New Roman"/>
              <w:bCs w:val="0"/>
              <w:noProof/>
              <w:szCs w:val="28"/>
            </w:rPr>
          </w:pPr>
          <w:hyperlink w:anchor="_Toc121836016" w:history="1">
            <w:r w:rsidR="00081AF8" w:rsidRPr="00081AF8">
              <w:rPr>
                <w:rStyle w:val="Hyperlink"/>
                <w:rFonts w:eastAsia="Times New Roman" w:cs="Times New Roman"/>
                <w:b/>
                <w:noProof/>
                <w:szCs w:val="28"/>
              </w:rPr>
              <w:t>PHÂN TÍCH HỆ THỐNG</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_Toc121836016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16</w:t>
            </w:r>
            <w:r w:rsidR="00081AF8" w:rsidRPr="00081AF8">
              <w:rPr>
                <w:rFonts w:cs="Times New Roman"/>
                <w:noProof/>
                <w:webHidden/>
                <w:szCs w:val="28"/>
              </w:rPr>
              <w:fldChar w:fldCharType="end"/>
            </w:r>
          </w:hyperlink>
        </w:p>
        <w:p w14:paraId="193F3F81" w14:textId="5EF1E0B7"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17" w:history="1">
            <w:r w:rsidR="00081AF8" w:rsidRPr="00081AF8">
              <w:rPr>
                <w:rStyle w:val="Hyperlink"/>
                <w:rFonts w:cs="Times New Roman"/>
                <w:b/>
                <w:noProof/>
                <w:szCs w:val="28"/>
              </w:rPr>
              <w:t>2.1 Phân tích hệ thống về mặt chức năng</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_Toc121836017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16</w:t>
            </w:r>
            <w:r w:rsidR="00081AF8" w:rsidRPr="00081AF8">
              <w:rPr>
                <w:rFonts w:cs="Times New Roman"/>
                <w:noProof/>
                <w:webHidden/>
                <w:szCs w:val="28"/>
              </w:rPr>
              <w:fldChar w:fldCharType="end"/>
            </w:r>
          </w:hyperlink>
        </w:p>
        <w:p w14:paraId="2A7402A5" w14:textId="31956765"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18" w:history="1">
            <w:r w:rsidR="00081AF8" w:rsidRPr="00081AF8">
              <w:rPr>
                <w:rStyle w:val="Hyperlink"/>
                <w:rFonts w:ascii="Times New Roman" w:hAnsi="Times New Roman" w:cs="Times New Roman"/>
                <w:b/>
                <w:noProof/>
                <w:sz w:val="28"/>
                <w:szCs w:val="28"/>
              </w:rPr>
              <w:t>2.1.1 Biểu đồ phân cấp chức năng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_Toc121836018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16</w:t>
            </w:r>
            <w:r w:rsidR="00081AF8" w:rsidRPr="00081AF8">
              <w:rPr>
                <w:rFonts w:ascii="Times New Roman" w:hAnsi="Times New Roman" w:cs="Times New Roman"/>
                <w:noProof/>
                <w:webHidden/>
                <w:sz w:val="28"/>
                <w:szCs w:val="28"/>
              </w:rPr>
              <w:fldChar w:fldCharType="end"/>
            </w:r>
          </w:hyperlink>
        </w:p>
        <w:p w14:paraId="3F96320F" w14:textId="2BD99CD5"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19" w:history="1">
            <w:r w:rsidR="00081AF8" w:rsidRPr="00081AF8">
              <w:rPr>
                <w:rStyle w:val="Hyperlink"/>
                <w:rFonts w:ascii="Times New Roman" w:hAnsi="Times New Roman" w:cs="Times New Roman"/>
                <w:b/>
                <w:noProof/>
                <w:sz w:val="28"/>
                <w:szCs w:val="28"/>
              </w:rPr>
              <w:t>2.1.2 Mô tả chức năng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_Toc121836019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19</w:t>
            </w:r>
            <w:r w:rsidR="00081AF8" w:rsidRPr="00081AF8">
              <w:rPr>
                <w:rFonts w:ascii="Times New Roman" w:hAnsi="Times New Roman" w:cs="Times New Roman"/>
                <w:noProof/>
                <w:webHidden/>
                <w:sz w:val="28"/>
                <w:szCs w:val="28"/>
              </w:rPr>
              <w:fldChar w:fldCharType="end"/>
            </w:r>
          </w:hyperlink>
        </w:p>
        <w:p w14:paraId="000B332F" w14:textId="19D7C06F"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20" w:history="1">
            <w:r w:rsidR="00081AF8" w:rsidRPr="00081AF8">
              <w:rPr>
                <w:rStyle w:val="Hyperlink"/>
                <w:rFonts w:ascii="Times New Roman" w:hAnsi="Times New Roman" w:cs="Times New Roman"/>
                <w:b/>
                <w:noProof/>
                <w:sz w:val="28"/>
                <w:szCs w:val="28"/>
              </w:rPr>
              <w:t>2.1.3 Biểu đồ luồng dữ liệu</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_Toc121836020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19</w:t>
            </w:r>
            <w:r w:rsidR="00081AF8" w:rsidRPr="00081AF8">
              <w:rPr>
                <w:rFonts w:ascii="Times New Roman" w:hAnsi="Times New Roman" w:cs="Times New Roman"/>
                <w:noProof/>
                <w:webHidden/>
                <w:sz w:val="28"/>
                <w:szCs w:val="28"/>
              </w:rPr>
              <w:fldChar w:fldCharType="end"/>
            </w:r>
          </w:hyperlink>
        </w:p>
        <w:p w14:paraId="48B73B5C" w14:textId="21AB75C0"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21" w:history="1">
            <w:r w:rsidR="00081AF8" w:rsidRPr="00081AF8">
              <w:rPr>
                <w:rStyle w:val="Hyperlink"/>
                <w:rFonts w:ascii="Times New Roman" w:hAnsi="Times New Roman" w:cs="Times New Roman"/>
                <w:b/>
                <w:noProof/>
                <w:sz w:val="28"/>
                <w:szCs w:val="28"/>
              </w:rPr>
              <w:t xml:space="preserve">2.1.4 </w:t>
            </w:r>
            <w:r w:rsidR="00081AF8" w:rsidRPr="00081AF8">
              <w:rPr>
                <w:rStyle w:val="Hyperlink"/>
                <w:rFonts w:ascii="Times New Roman" w:hAnsi="Times New Roman" w:cs="Times New Roman"/>
                <w:b/>
                <w:bCs/>
                <w:noProof/>
                <w:sz w:val="28"/>
                <w:szCs w:val="28"/>
              </w:rPr>
              <w:t>Đặc tả chức năng chi tiết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_Toc121836021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26</w:t>
            </w:r>
            <w:r w:rsidR="00081AF8" w:rsidRPr="00081AF8">
              <w:rPr>
                <w:rFonts w:ascii="Times New Roman" w:hAnsi="Times New Roman" w:cs="Times New Roman"/>
                <w:noProof/>
                <w:webHidden/>
                <w:sz w:val="28"/>
                <w:szCs w:val="28"/>
              </w:rPr>
              <w:fldChar w:fldCharType="end"/>
            </w:r>
          </w:hyperlink>
        </w:p>
        <w:p w14:paraId="386D157C" w14:textId="75B11FF9"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22" w:history="1">
            <w:r w:rsidR="00081AF8" w:rsidRPr="00081AF8">
              <w:rPr>
                <w:rStyle w:val="Hyperlink"/>
                <w:rFonts w:cs="Times New Roman"/>
                <w:b/>
                <w:noProof/>
                <w:szCs w:val="28"/>
              </w:rPr>
              <w:t>2.2 Phân tích hệ thống về mặt dữ liệu</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_Toc121836022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31</w:t>
            </w:r>
            <w:r w:rsidR="00081AF8" w:rsidRPr="00081AF8">
              <w:rPr>
                <w:rFonts w:cs="Times New Roman"/>
                <w:noProof/>
                <w:webHidden/>
                <w:szCs w:val="28"/>
              </w:rPr>
              <w:fldChar w:fldCharType="end"/>
            </w:r>
          </w:hyperlink>
        </w:p>
        <w:p w14:paraId="4BDE0E16" w14:textId="422D4189"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23" w:history="1">
            <w:r w:rsidR="00081AF8" w:rsidRPr="00081AF8">
              <w:rPr>
                <w:rStyle w:val="Hyperlink"/>
                <w:rFonts w:ascii="Times New Roman" w:hAnsi="Times New Roman" w:cs="Times New Roman"/>
                <w:b/>
                <w:noProof/>
                <w:sz w:val="28"/>
                <w:szCs w:val="28"/>
              </w:rPr>
              <w:t>2.2.1 Xác định thực thể</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_Toc121836023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31</w:t>
            </w:r>
            <w:r w:rsidR="00081AF8" w:rsidRPr="00081AF8">
              <w:rPr>
                <w:rFonts w:ascii="Times New Roman" w:hAnsi="Times New Roman" w:cs="Times New Roman"/>
                <w:noProof/>
                <w:webHidden/>
                <w:sz w:val="28"/>
                <w:szCs w:val="28"/>
              </w:rPr>
              <w:fldChar w:fldCharType="end"/>
            </w:r>
          </w:hyperlink>
        </w:p>
        <w:p w14:paraId="20CF4C3E" w14:textId="4A43406B"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24" w:history="1">
            <w:r w:rsidR="00081AF8" w:rsidRPr="00081AF8">
              <w:rPr>
                <w:rStyle w:val="Hyperlink"/>
                <w:rFonts w:ascii="Times New Roman" w:hAnsi="Times New Roman" w:cs="Times New Roman"/>
                <w:b/>
                <w:noProof/>
                <w:sz w:val="28"/>
                <w:szCs w:val="28"/>
              </w:rPr>
              <w:t>2.2.2 Xác định liên kết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_Toc121836024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32</w:t>
            </w:r>
            <w:r w:rsidR="00081AF8" w:rsidRPr="00081AF8">
              <w:rPr>
                <w:rFonts w:ascii="Times New Roman" w:hAnsi="Times New Roman" w:cs="Times New Roman"/>
                <w:noProof/>
                <w:webHidden/>
                <w:sz w:val="28"/>
                <w:szCs w:val="28"/>
              </w:rPr>
              <w:fldChar w:fldCharType="end"/>
            </w:r>
          </w:hyperlink>
        </w:p>
        <w:p w14:paraId="4BACAFBA" w14:textId="73E90A28"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25" w:history="1">
            <w:r w:rsidR="00081AF8" w:rsidRPr="00081AF8">
              <w:rPr>
                <w:rStyle w:val="Hyperlink"/>
                <w:rFonts w:eastAsia="Times New Roman" w:cs="Times New Roman"/>
                <w:b/>
                <w:noProof/>
                <w:szCs w:val="28"/>
              </w:rPr>
              <w:t>2.2.3. Chuẩn hóa dữ liệu</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_Toc121836025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34</w:t>
            </w:r>
            <w:r w:rsidR="00081AF8" w:rsidRPr="00081AF8">
              <w:rPr>
                <w:rFonts w:cs="Times New Roman"/>
                <w:noProof/>
                <w:webHidden/>
                <w:szCs w:val="28"/>
              </w:rPr>
              <w:fldChar w:fldCharType="end"/>
            </w:r>
          </w:hyperlink>
        </w:p>
        <w:p w14:paraId="3ADE5E2B" w14:textId="451B951E"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26" w:history="1">
            <w:r w:rsidR="00081AF8" w:rsidRPr="00081AF8">
              <w:rPr>
                <w:rStyle w:val="Hyperlink"/>
                <w:rFonts w:ascii="Times New Roman" w:eastAsia="Times New Roman" w:hAnsi="Times New Roman" w:cs="Times New Roman"/>
                <w:b/>
                <w:noProof/>
                <w:sz w:val="28"/>
                <w:szCs w:val="28"/>
              </w:rPr>
              <w:t>2.2.4 Các bảng dữ liệu</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_Toc121836026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37</w:t>
            </w:r>
            <w:r w:rsidR="00081AF8" w:rsidRPr="00081AF8">
              <w:rPr>
                <w:rFonts w:ascii="Times New Roman" w:hAnsi="Times New Roman" w:cs="Times New Roman"/>
                <w:noProof/>
                <w:webHidden/>
                <w:sz w:val="28"/>
                <w:szCs w:val="28"/>
              </w:rPr>
              <w:fldChar w:fldCharType="end"/>
            </w:r>
          </w:hyperlink>
        </w:p>
        <w:p w14:paraId="7FCF6B2A" w14:textId="4F6E2AFA"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27" w:history="1">
            <w:r w:rsidR="00081AF8" w:rsidRPr="00081AF8">
              <w:rPr>
                <w:rStyle w:val="Hyperlink"/>
                <w:rFonts w:cs="Times New Roman"/>
                <w:b/>
                <w:noProof/>
                <w:szCs w:val="28"/>
              </w:rPr>
              <w:t>2.3 Kết luận chương</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_Toc121836027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44</w:t>
            </w:r>
            <w:r w:rsidR="00081AF8" w:rsidRPr="00081AF8">
              <w:rPr>
                <w:rFonts w:cs="Times New Roman"/>
                <w:noProof/>
                <w:webHidden/>
                <w:szCs w:val="28"/>
              </w:rPr>
              <w:fldChar w:fldCharType="end"/>
            </w:r>
          </w:hyperlink>
        </w:p>
        <w:p w14:paraId="534F1867" w14:textId="7D2D0ACC" w:rsidR="00081AF8" w:rsidRPr="00081AF8" w:rsidRDefault="00947C41" w:rsidP="00081AF8">
          <w:pPr>
            <w:pStyle w:val="TOC1"/>
            <w:tabs>
              <w:tab w:val="right" w:leader="dot" w:pos="9911"/>
            </w:tabs>
            <w:spacing w:line="360" w:lineRule="auto"/>
            <w:rPr>
              <w:rFonts w:eastAsiaTheme="minorEastAsia" w:cs="Times New Roman"/>
              <w:bCs w:val="0"/>
              <w:noProof/>
              <w:szCs w:val="28"/>
            </w:rPr>
          </w:pPr>
          <w:hyperlink w:anchor="_Toc121836028" w:history="1">
            <w:r w:rsidR="00081AF8" w:rsidRPr="00081AF8">
              <w:rPr>
                <w:rStyle w:val="Hyperlink"/>
                <w:rFonts w:eastAsia="Times New Roman" w:cs="Times New Roman"/>
                <w:b/>
                <w:noProof/>
                <w:szCs w:val="28"/>
              </w:rPr>
              <w:t>CHƯƠNG 3</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_Toc121836028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45</w:t>
            </w:r>
            <w:r w:rsidR="00081AF8" w:rsidRPr="00081AF8">
              <w:rPr>
                <w:rFonts w:cs="Times New Roman"/>
                <w:noProof/>
                <w:webHidden/>
                <w:szCs w:val="28"/>
              </w:rPr>
              <w:fldChar w:fldCharType="end"/>
            </w:r>
          </w:hyperlink>
        </w:p>
        <w:p w14:paraId="1C6801DC" w14:textId="6D2477BD" w:rsidR="00081AF8" w:rsidRPr="00081AF8" w:rsidRDefault="00947C41" w:rsidP="00081AF8">
          <w:pPr>
            <w:pStyle w:val="TOC1"/>
            <w:tabs>
              <w:tab w:val="right" w:leader="dot" w:pos="9911"/>
            </w:tabs>
            <w:spacing w:line="360" w:lineRule="auto"/>
            <w:rPr>
              <w:rFonts w:eastAsiaTheme="minorEastAsia" w:cs="Times New Roman"/>
              <w:bCs w:val="0"/>
              <w:noProof/>
              <w:szCs w:val="28"/>
            </w:rPr>
          </w:pPr>
          <w:hyperlink w:anchor="_Toc121836029" w:history="1">
            <w:r w:rsidR="00081AF8" w:rsidRPr="00081AF8">
              <w:rPr>
                <w:rStyle w:val="Hyperlink"/>
                <w:rFonts w:eastAsia="Times New Roman" w:cs="Times New Roman"/>
                <w:b/>
                <w:noProof/>
                <w:szCs w:val="28"/>
                <w:lang w:val="vi-VN"/>
              </w:rPr>
              <w:t xml:space="preserve">THIẾT KẾ VÀ XÂY DỰNG </w:t>
            </w:r>
            <w:r w:rsidR="00081AF8" w:rsidRPr="00081AF8">
              <w:rPr>
                <w:rStyle w:val="Hyperlink"/>
                <w:rFonts w:eastAsia="Times New Roman" w:cs="Times New Roman"/>
                <w:b/>
                <w:noProof/>
                <w:szCs w:val="28"/>
              </w:rPr>
              <w:t>HỆ THỐNG</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_Toc121836029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45</w:t>
            </w:r>
            <w:r w:rsidR="00081AF8" w:rsidRPr="00081AF8">
              <w:rPr>
                <w:rFonts w:cs="Times New Roman"/>
                <w:noProof/>
                <w:webHidden/>
                <w:szCs w:val="28"/>
              </w:rPr>
              <w:fldChar w:fldCharType="end"/>
            </w:r>
          </w:hyperlink>
        </w:p>
        <w:p w14:paraId="5D1C119D" w14:textId="01A84B4F"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30" w:history="1">
            <w:r w:rsidR="00081AF8" w:rsidRPr="00081AF8">
              <w:rPr>
                <w:rStyle w:val="Hyperlink"/>
                <w:rFonts w:cs="Times New Roman"/>
                <w:b/>
                <w:noProof/>
                <w:szCs w:val="28"/>
              </w:rPr>
              <w:t>3.1 Giải pháp – công nghệ sử dụng</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_Toc121836030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45</w:t>
            </w:r>
            <w:r w:rsidR="00081AF8" w:rsidRPr="00081AF8">
              <w:rPr>
                <w:rFonts w:cs="Times New Roman"/>
                <w:noProof/>
                <w:webHidden/>
                <w:szCs w:val="28"/>
              </w:rPr>
              <w:fldChar w:fldCharType="end"/>
            </w:r>
          </w:hyperlink>
        </w:p>
        <w:p w14:paraId="18DC92D2" w14:textId="1A012941"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31" w:history="1">
            <w:r w:rsidR="00081AF8" w:rsidRPr="00081AF8">
              <w:rPr>
                <w:rStyle w:val="Hyperlink"/>
                <w:rFonts w:ascii="Times New Roman" w:eastAsia="Times New Roman" w:hAnsi="Times New Roman" w:cs="Times New Roman"/>
                <w:b/>
                <w:noProof/>
                <w:sz w:val="28"/>
                <w:szCs w:val="28"/>
              </w:rPr>
              <w:t>3.1.1 PHP</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_Toc121836031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45</w:t>
            </w:r>
            <w:r w:rsidR="00081AF8" w:rsidRPr="00081AF8">
              <w:rPr>
                <w:rFonts w:ascii="Times New Roman" w:hAnsi="Times New Roman" w:cs="Times New Roman"/>
                <w:noProof/>
                <w:webHidden/>
                <w:sz w:val="28"/>
                <w:szCs w:val="28"/>
              </w:rPr>
              <w:fldChar w:fldCharType="end"/>
            </w:r>
          </w:hyperlink>
        </w:p>
        <w:p w14:paraId="60F95382" w14:textId="271E1015"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32" w:history="1">
            <w:r w:rsidR="00081AF8" w:rsidRPr="00081AF8">
              <w:rPr>
                <w:rStyle w:val="Hyperlink"/>
                <w:rFonts w:ascii="Times New Roman" w:eastAsia="Times New Roman" w:hAnsi="Times New Roman" w:cs="Times New Roman"/>
                <w:b/>
                <w:noProof/>
                <w:sz w:val="28"/>
                <w:szCs w:val="28"/>
              </w:rPr>
              <w:t>3.1.2 MySQL</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_Toc121836032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46</w:t>
            </w:r>
            <w:r w:rsidR="00081AF8" w:rsidRPr="00081AF8">
              <w:rPr>
                <w:rFonts w:ascii="Times New Roman" w:hAnsi="Times New Roman" w:cs="Times New Roman"/>
                <w:noProof/>
                <w:webHidden/>
                <w:sz w:val="28"/>
                <w:szCs w:val="28"/>
              </w:rPr>
              <w:fldChar w:fldCharType="end"/>
            </w:r>
          </w:hyperlink>
        </w:p>
        <w:p w14:paraId="58059E88" w14:textId="241F8F37"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33" w:history="1">
            <w:r w:rsidR="00081AF8" w:rsidRPr="00081AF8">
              <w:rPr>
                <w:rStyle w:val="Hyperlink"/>
                <w:rFonts w:ascii="Times New Roman" w:eastAsia="Times New Roman" w:hAnsi="Times New Roman" w:cs="Times New Roman"/>
                <w:b/>
                <w:noProof/>
                <w:sz w:val="28"/>
                <w:szCs w:val="28"/>
              </w:rPr>
              <w:t>3.1.3 HTML, CSS, JS</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_Toc121836033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47</w:t>
            </w:r>
            <w:r w:rsidR="00081AF8" w:rsidRPr="00081AF8">
              <w:rPr>
                <w:rFonts w:ascii="Times New Roman" w:hAnsi="Times New Roman" w:cs="Times New Roman"/>
                <w:noProof/>
                <w:webHidden/>
                <w:sz w:val="28"/>
                <w:szCs w:val="28"/>
              </w:rPr>
              <w:fldChar w:fldCharType="end"/>
            </w:r>
          </w:hyperlink>
        </w:p>
        <w:p w14:paraId="6A9FAE5B" w14:textId="67C04F56"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34" w:history="1">
            <w:r w:rsidR="00081AF8" w:rsidRPr="00081AF8">
              <w:rPr>
                <w:rStyle w:val="Hyperlink"/>
                <w:rFonts w:eastAsia="SimSun" w:cs="Times New Roman"/>
                <w:b/>
                <w:noProof/>
                <w:szCs w:val="28"/>
              </w:rPr>
              <w:t>3.2. THIẾT KẾ KIỂM SOÁT</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_Toc121836034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48</w:t>
            </w:r>
            <w:r w:rsidR="00081AF8" w:rsidRPr="00081AF8">
              <w:rPr>
                <w:rFonts w:cs="Times New Roman"/>
                <w:noProof/>
                <w:webHidden/>
                <w:szCs w:val="28"/>
              </w:rPr>
              <w:fldChar w:fldCharType="end"/>
            </w:r>
          </w:hyperlink>
        </w:p>
        <w:p w14:paraId="0AF0C8EE" w14:textId="2C464810"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35" w:history="1">
            <w:r w:rsidR="00081AF8" w:rsidRPr="00081AF8">
              <w:rPr>
                <w:rStyle w:val="Hyperlink"/>
                <w:rFonts w:ascii="Times New Roman" w:eastAsia="SimSun" w:hAnsi="Times New Roman" w:cs="Times New Roman"/>
                <w:b/>
                <w:noProof/>
                <w:sz w:val="28"/>
                <w:szCs w:val="28"/>
              </w:rPr>
              <w:t>3.2.1. Xác định nhóm người dùng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_Toc121836035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49</w:t>
            </w:r>
            <w:r w:rsidR="00081AF8" w:rsidRPr="00081AF8">
              <w:rPr>
                <w:rFonts w:ascii="Times New Roman" w:hAnsi="Times New Roman" w:cs="Times New Roman"/>
                <w:noProof/>
                <w:webHidden/>
                <w:sz w:val="28"/>
                <w:szCs w:val="28"/>
              </w:rPr>
              <w:fldChar w:fldCharType="end"/>
            </w:r>
          </w:hyperlink>
        </w:p>
        <w:p w14:paraId="52590D34" w14:textId="0E44072B"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36" w:history="1">
            <w:r w:rsidR="00081AF8" w:rsidRPr="00081AF8">
              <w:rPr>
                <w:rStyle w:val="Hyperlink"/>
                <w:rFonts w:ascii="Times New Roman" w:eastAsia="SimSun" w:hAnsi="Times New Roman" w:cs="Times New Roman"/>
                <w:b/>
                <w:bCs/>
                <w:noProof/>
                <w:sz w:val="28"/>
                <w:szCs w:val="28"/>
              </w:rPr>
              <w:t xml:space="preserve">3.2.2. </w:t>
            </w:r>
            <w:r w:rsidR="00081AF8" w:rsidRPr="00081AF8">
              <w:rPr>
                <w:rStyle w:val="Hyperlink"/>
                <w:rFonts w:ascii="Times New Roman" w:eastAsia="SimSun" w:hAnsi="Times New Roman" w:cs="Times New Roman"/>
                <w:b/>
                <w:noProof/>
                <w:sz w:val="28"/>
                <w:szCs w:val="28"/>
              </w:rPr>
              <w:t>Xác định quyền hạn của các nhóm</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_Toc121836036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49</w:t>
            </w:r>
            <w:r w:rsidR="00081AF8" w:rsidRPr="00081AF8">
              <w:rPr>
                <w:rFonts w:ascii="Times New Roman" w:hAnsi="Times New Roman" w:cs="Times New Roman"/>
                <w:noProof/>
                <w:webHidden/>
                <w:sz w:val="28"/>
                <w:szCs w:val="28"/>
              </w:rPr>
              <w:fldChar w:fldCharType="end"/>
            </w:r>
          </w:hyperlink>
        </w:p>
        <w:p w14:paraId="3D5C6D51" w14:textId="6C9EF1B1"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37" w:history="1">
            <w:r w:rsidR="00081AF8" w:rsidRPr="00081AF8">
              <w:rPr>
                <w:rStyle w:val="Hyperlink"/>
                <w:rFonts w:cs="Times New Roman"/>
                <w:b/>
                <w:noProof/>
                <w:szCs w:val="28"/>
              </w:rPr>
              <w:t>3.3 Thiết kế cơ sở dữ liệu</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_Toc121836037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49</w:t>
            </w:r>
            <w:r w:rsidR="00081AF8" w:rsidRPr="00081AF8">
              <w:rPr>
                <w:rFonts w:cs="Times New Roman"/>
                <w:noProof/>
                <w:webHidden/>
                <w:szCs w:val="28"/>
              </w:rPr>
              <w:fldChar w:fldCharType="end"/>
            </w:r>
          </w:hyperlink>
        </w:p>
        <w:p w14:paraId="1DDA85B5" w14:textId="467129AD"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38" w:history="1">
            <w:r w:rsidR="00081AF8" w:rsidRPr="00081AF8">
              <w:rPr>
                <w:rStyle w:val="Hyperlink"/>
                <w:rFonts w:ascii="Times New Roman" w:eastAsia="Calibri" w:hAnsi="Times New Roman" w:cs="Times New Roman"/>
                <w:b/>
                <w:noProof/>
                <w:sz w:val="28"/>
                <w:szCs w:val="28"/>
                <w:lang w:eastAsia="vi-VN"/>
              </w:rPr>
              <w:t xml:space="preserve">3.3.1 </w:t>
            </w:r>
            <w:r w:rsidR="00081AF8" w:rsidRPr="00081AF8">
              <w:rPr>
                <w:rStyle w:val="Hyperlink"/>
                <w:rFonts w:ascii="Times New Roman" w:eastAsia="Calibri" w:hAnsi="Times New Roman" w:cs="Times New Roman"/>
                <w:b/>
                <w:noProof/>
                <w:sz w:val="28"/>
                <w:szCs w:val="28"/>
                <w:lang w:val="vi-VN" w:eastAsia="vi-VN"/>
              </w:rPr>
              <w:t xml:space="preserve">Bảng </w:t>
            </w:r>
            <w:r w:rsidR="00081AF8" w:rsidRPr="00081AF8">
              <w:rPr>
                <w:rStyle w:val="Hyperlink"/>
                <w:rFonts w:ascii="Times New Roman" w:eastAsia="Calibri" w:hAnsi="Times New Roman" w:cs="Times New Roman"/>
                <w:b/>
                <w:noProof/>
                <w:sz w:val="28"/>
                <w:szCs w:val="28"/>
                <w:lang w:eastAsia="vi-VN"/>
              </w:rPr>
              <w:t>Người dùng</w:t>
            </w:r>
            <w:r w:rsidR="00081AF8" w:rsidRPr="00081AF8">
              <w:rPr>
                <w:rStyle w:val="Hyperlink"/>
                <w:rFonts w:ascii="Times New Roman" w:eastAsia="Calibri" w:hAnsi="Times New Roman" w:cs="Times New Roman"/>
                <w:b/>
                <w:noProof/>
                <w:sz w:val="28"/>
                <w:szCs w:val="28"/>
                <w:lang w:val="vi-VN" w:eastAsia="vi-VN"/>
              </w:rPr>
              <w:t xml:space="preserve"> (</w:t>
            </w:r>
            <w:r w:rsidR="00081AF8" w:rsidRPr="00081AF8">
              <w:rPr>
                <w:rStyle w:val="Hyperlink"/>
                <w:rFonts w:ascii="Times New Roman" w:eastAsia="Calibri" w:hAnsi="Times New Roman" w:cs="Times New Roman"/>
                <w:b/>
                <w:noProof/>
                <w:sz w:val="28"/>
                <w:szCs w:val="28"/>
                <w:lang w:eastAsia="vi-VN"/>
              </w:rPr>
              <w:t>User</w:t>
            </w:r>
            <w:r w:rsidR="00081AF8" w:rsidRPr="00081AF8">
              <w:rPr>
                <w:rStyle w:val="Hyperlink"/>
                <w:rFonts w:ascii="Times New Roman" w:eastAsia="Calibri" w:hAnsi="Times New Roman" w:cs="Times New Roman"/>
                <w:b/>
                <w:noProof/>
                <w:sz w:val="28"/>
                <w:szCs w:val="28"/>
                <w:lang w:val="vi-VN" w:eastAsia="vi-VN"/>
              </w:rPr>
              <w: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_Toc121836038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49</w:t>
            </w:r>
            <w:r w:rsidR="00081AF8" w:rsidRPr="00081AF8">
              <w:rPr>
                <w:rFonts w:ascii="Times New Roman" w:hAnsi="Times New Roman" w:cs="Times New Roman"/>
                <w:noProof/>
                <w:webHidden/>
                <w:sz w:val="28"/>
                <w:szCs w:val="28"/>
              </w:rPr>
              <w:fldChar w:fldCharType="end"/>
            </w:r>
          </w:hyperlink>
        </w:p>
        <w:p w14:paraId="63483CF4" w14:textId="2ADEEF30"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39" w:history="1">
            <w:r w:rsidR="00081AF8" w:rsidRPr="00081AF8">
              <w:rPr>
                <w:rStyle w:val="Hyperlink"/>
                <w:rFonts w:ascii="Times New Roman" w:eastAsia="Calibri" w:hAnsi="Times New Roman" w:cs="Times New Roman"/>
                <w:b/>
                <w:noProof/>
                <w:sz w:val="28"/>
                <w:szCs w:val="28"/>
                <w:lang w:eastAsia="vi-VN"/>
              </w:rPr>
              <w:t xml:space="preserve">3.3.2 </w:t>
            </w:r>
            <w:r w:rsidR="00081AF8" w:rsidRPr="00081AF8">
              <w:rPr>
                <w:rStyle w:val="Hyperlink"/>
                <w:rFonts w:ascii="Times New Roman" w:eastAsia="Calibri" w:hAnsi="Times New Roman" w:cs="Times New Roman"/>
                <w:b/>
                <w:noProof/>
                <w:sz w:val="28"/>
                <w:szCs w:val="28"/>
                <w:lang w:val="vi-VN" w:eastAsia="vi-VN"/>
              </w:rPr>
              <w:t xml:space="preserve">Bảng </w:t>
            </w:r>
            <w:r w:rsidR="00081AF8" w:rsidRPr="00081AF8">
              <w:rPr>
                <w:rStyle w:val="Hyperlink"/>
                <w:rFonts w:ascii="Times New Roman" w:eastAsia="Calibri" w:hAnsi="Times New Roman" w:cs="Times New Roman"/>
                <w:b/>
                <w:noProof/>
                <w:sz w:val="28"/>
                <w:szCs w:val="28"/>
                <w:lang w:eastAsia="vi-VN"/>
              </w:rPr>
              <w:t>Khuyến mại</w:t>
            </w:r>
            <w:r w:rsidR="00081AF8" w:rsidRPr="00081AF8">
              <w:rPr>
                <w:rStyle w:val="Hyperlink"/>
                <w:rFonts w:ascii="Times New Roman" w:eastAsia="Calibri" w:hAnsi="Times New Roman" w:cs="Times New Roman"/>
                <w:b/>
                <w:noProof/>
                <w:sz w:val="28"/>
                <w:szCs w:val="28"/>
                <w:lang w:val="vi-VN" w:eastAsia="vi-VN"/>
              </w:rPr>
              <w:t xml:space="preserve"> (</w:t>
            </w:r>
            <w:r w:rsidR="00081AF8" w:rsidRPr="00081AF8">
              <w:rPr>
                <w:rStyle w:val="Hyperlink"/>
                <w:rFonts w:ascii="Times New Roman" w:eastAsia="Calibri" w:hAnsi="Times New Roman" w:cs="Times New Roman"/>
                <w:b/>
                <w:noProof/>
                <w:sz w:val="28"/>
                <w:szCs w:val="28"/>
                <w:lang w:eastAsia="vi-VN"/>
              </w:rPr>
              <w:t>Promotion</w:t>
            </w:r>
            <w:r w:rsidR="00081AF8" w:rsidRPr="00081AF8">
              <w:rPr>
                <w:rStyle w:val="Hyperlink"/>
                <w:rFonts w:ascii="Times New Roman" w:eastAsia="Calibri" w:hAnsi="Times New Roman" w:cs="Times New Roman"/>
                <w:b/>
                <w:noProof/>
                <w:sz w:val="28"/>
                <w:szCs w:val="28"/>
                <w:lang w:val="vi-VN" w:eastAsia="vi-VN"/>
              </w:rPr>
              <w: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_Toc121836039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50</w:t>
            </w:r>
            <w:r w:rsidR="00081AF8" w:rsidRPr="00081AF8">
              <w:rPr>
                <w:rFonts w:ascii="Times New Roman" w:hAnsi="Times New Roman" w:cs="Times New Roman"/>
                <w:noProof/>
                <w:webHidden/>
                <w:sz w:val="28"/>
                <w:szCs w:val="28"/>
              </w:rPr>
              <w:fldChar w:fldCharType="end"/>
            </w:r>
          </w:hyperlink>
        </w:p>
        <w:p w14:paraId="6557526D" w14:textId="7A646823"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40" w:history="1">
            <w:r w:rsidR="00081AF8" w:rsidRPr="00081AF8">
              <w:rPr>
                <w:rStyle w:val="Hyperlink"/>
                <w:rFonts w:ascii="Times New Roman" w:eastAsia="Calibri" w:hAnsi="Times New Roman" w:cs="Times New Roman"/>
                <w:b/>
                <w:noProof/>
                <w:sz w:val="28"/>
                <w:szCs w:val="28"/>
                <w:lang w:eastAsia="vi-VN"/>
              </w:rPr>
              <w:t xml:space="preserve">3.3.3 </w:t>
            </w:r>
            <w:r w:rsidR="00081AF8" w:rsidRPr="00081AF8">
              <w:rPr>
                <w:rStyle w:val="Hyperlink"/>
                <w:rFonts w:ascii="Times New Roman" w:eastAsia="Calibri" w:hAnsi="Times New Roman" w:cs="Times New Roman"/>
                <w:b/>
                <w:noProof/>
                <w:sz w:val="28"/>
                <w:szCs w:val="28"/>
                <w:lang w:val="vi-VN" w:eastAsia="vi-VN"/>
              </w:rPr>
              <w:t xml:space="preserve">Bảng </w:t>
            </w:r>
            <w:r w:rsidR="00081AF8" w:rsidRPr="00081AF8">
              <w:rPr>
                <w:rStyle w:val="Hyperlink"/>
                <w:rFonts w:ascii="Times New Roman" w:eastAsia="Calibri" w:hAnsi="Times New Roman" w:cs="Times New Roman"/>
                <w:b/>
                <w:noProof/>
                <w:sz w:val="28"/>
                <w:szCs w:val="28"/>
                <w:lang w:eastAsia="vi-VN"/>
              </w:rPr>
              <w:t xml:space="preserve">Hãng sản xuất </w:t>
            </w:r>
            <w:r w:rsidR="00081AF8" w:rsidRPr="00081AF8">
              <w:rPr>
                <w:rStyle w:val="Hyperlink"/>
                <w:rFonts w:ascii="Times New Roman" w:eastAsia="Calibri" w:hAnsi="Times New Roman" w:cs="Times New Roman"/>
                <w:b/>
                <w:noProof/>
                <w:sz w:val="28"/>
                <w:szCs w:val="28"/>
                <w:lang w:val="vi-VN" w:eastAsia="vi-VN"/>
              </w:rPr>
              <w:t>(</w:t>
            </w:r>
            <w:r w:rsidR="00081AF8" w:rsidRPr="00081AF8">
              <w:rPr>
                <w:rStyle w:val="Hyperlink"/>
                <w:rFonts w:ascii="Times New Roman" w:eastAsia="Calibri" w:hAnsi="Times New Roman" w:cs="Times New Roman"/>
                <w:b/>
                <w:noProof/>
                <w:sz w:val="28"/>
                <w:szCs w:val="28"/>
                <w:lang w:eastAsia="vi-VN"/>
              </w:rPr>
              <w:t>Manufacturer</w:t>
            </w:r>
            <w:r w:rsidR="00081AF8" w:rsidRPr="00081AF8">
              <w:rPr>
                <w:rStyle w:val="Hyperlink"/>
                <w:rFonts w:ascii="Times New Roman" w:eastAsia="Calibri" w:hAnsi="Times New Roman" w:cs="Times New Roman"/>
                <w:b/>
                <w:noProof/>
                <w:sz w:val="28"/>
                <w:szCs w:val="28"/>
                <w:lang w:val="vi-VN" w:eastAsia="vi-VN"/>
              </w:rPr>
              <w: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_Toc121836040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51</w:t>
            </w:r>
            <w:r w:rsidR="00081AF8" w:rsidRPr="00081AF8">
              <w:rPr>
                <w:rFonts w:ascii="Times New Roman" w:hAnsi="Times New Roman" w:cs="Times New Roman"/>
                <w:noProof/>
                <w:webHidden/>
                <w:sz w:val="28"/>
                <w:szCs w:val="28"/>
              </w:rPr>
              <w:fldChar w:fldCharType="end"/>
            </w:r>
          </w:hyperlink>
        </w:p>
        <w:p w14:paraId="62020E1D" w14:textId="74D95730"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41" w:history="1">
            <w:r w:rsidR="00081AF8" w:rsidRPr="00081AF8">
              <w:rPr>
                <w:rStyle w:val="Hyperlink"/>
                <w:rFonts w:ascii="Times New Roman" w:eastAsia="Calibri" w:hAnsi="Times New Roman" w:cs="Times New Roman"/>
                <w:b/>
                <w:noProof/>
                <w:sz w:val="28"/>
                <w:szCs w:val="28"/>
                <w:lang w:eastAsia="vi-VN"/>
              </w:rPr>
              <w:t xml:space="preserve">3.3.4 </w:t>
            </w:r>
            <w:r w:rsidR="00081AF8" w:rsidRPr="00081AF8">
              <w:rPr>
                <w:rStyle w:val="Hyperlink"/>
                <w:rFonts w:ascii="Times New Roman" w:eastAsia="Calibri" w:hAnsi="Times New Roman" w:cs="Times New Roman"/>
                <w:b/>
                <w:noProof/>
                <w:sz w:val="28"/>
                <w:szCs w:val="28"/>
                <w:lang w:val="vi-VN" w:eastAsia="vi-VN"/>
              </w:rPr>
              <w:t xml:space="preserve">Bảng </w:t>
            </w:r>
            <w:r w:rsidR="00081AF8" w:rsidRPr="00081AF8">
              <w:rPr>
                <w:rStyle w:val="Hyperlink"/>
                <w:rFonts w:ascii="Times New Roman" w:eastAsia="Calibri" w:hAnsi="Times New Roman" w:cs="Times New Roman"/>
                <w:b/>
                <w:noProof/>
                <w:sz w:val="28"/>
                <w:szCs w:val="28"/>
                <w:lang w:eastAsia="vi-VN"/>
              </w:rPr>
              <w:t xml:space="preserve">Sản phẩm </w:t>
            </w:r>
            <w:r w:rsidR="00081AF8" w:rsidRPr="00081AF8">
              <w:rPr>
                <w:rStyle w:val="Hyperlink"/>
                <w:rFonts w:ascii="Times New Roman" w:eastAsia="Calibri" w:hAnsi="Times New Roman" w:cs="Times New Roman"/>
                <w:b/>
                <w:noProof/>
                <w:sz w:val="28"/>
                <w:szCs w:val="28"/>
                <w:lang w:val="vi-VN" w:eastAsia="vi-VN"/>
              </w:rPr>
              <w:t>(</w:t>
            </w:r>
            <w:r w:rsidR="00081AF8" w:rsidRPr="00081AF8">
              <w:rPr>
                <w:rStyle w:val="Hyperlink"/>
                <w:rFonts w:ascii="Times New Roman" w:eastAsia="Calibri" w:hAnsi="Times New Roman" w:cs="Times New Roman"/>
                <w:b/>
                <w:noProof/>
                <w:sz w:val="28"/>
                <w:szCs w:val="28"/>
                <w:lang w:eastAsia="vi-VN"/>
              </w:rPr>
              <w:t>Product</w:t>
            </w:r>
            <w:r w:rsidR="00081AF8" w:rsidRPr="00081AF8">
              <w:rPr>
                <w:rStyle w:val="Hyperlink"/>
                <w:rFonts w:ascii="Times New Roman" w:eastAsia="Calibri" w:hAnsi="Times New Roman" w:cs="Times New Roman"/>
                <w:b/>
                <w:noProof/>
                <w:sz w:val="28"/>
                <w:szCs w:val="28"/>
                <w:lang w:val="vi-VN" w:eastAsia="vi-VN"/>
              </w:rPr>
              <w: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_Toc121836041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51</w:t>
            </w:r>
            <w:r w:rsidR="00081AF8" w:rsidRPr="00081AF8">
              <w:rPr>
                <w:rFonts w:ascii="Times New Roman" w:hAnsi="Times New Roman" w:cs="Times New Roman"/>
                <w:noProof/>
                <w:webHidden/>
                <w:sz w:val="28"/>
                <w:szCs w:val="28"/>
              </w:rPr>
              <w:fldChar w:fldCharType="end"/>
            </w:r>
          </w:hyperlink>
        </w:p>
        <w:p w14:paraId="03E46BAB" w14:textId="0C8D8DBE"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42" w:history="1">
            <w:r w:rsidR="00081AF8" w:rsidRPr="00081AF8">
              <w:rPr>
                <w:rStyle w:val="Hyperlink"/>
                <w:rFonts w:ascii="Times New Roman" w:eastAsia="Calibri" w:hAnsi="Times New Roman" w:cs="Times New Roman"/>
                <w:b/>
                <w:noProof/>
                <w:sz w:val="28"/>
                <w:szCs w:val="28"/>
                <w:lang w:eastAsia="vi-VN"/>
              </w:rPr>
              <w:t xml:space="preserve">3.3.5 </w:t>
            </w:r>
            <w:r w:rsidR="00081AF8" w:rsidRPr="00081AF8">
              <w:rPr>
                <w:rStyle w:val="Hyperlink"/>
                <w:rFonts w:ascii="Times New Roman" w:eastAsia="Calibri" w:hAnsi="Times New Roman" w:cs="Times New Roman"/>
                <w:b/>
                <w:noProof/>
                <w:sz w:val="28"/>
                <w:szCs w:val="28"/>
                <w:lang w:val="vi-VN" w:eastAsia="vi-VN"/>
              </w:rPr>
              <w:t xml:space="preserve">Bảng </w:t>
            </w:r>
            <w:r w:rsidR="00081AF8" w:rsidRPr="00081AF8">
              <w:rPr>
                <w:rStyle w:val="Hyperlink"/>
                <w:rFonts w:ascii="Times New Roman" w:eastAsia="Calibri" w:hAnsi="Times New Roman" w:cs="Times New Roman"/>
                <w:b/>
                <w:noProof/>
                <w:sz w:val="28"/>
                <w:szCs w:val="28"/>
                <w:lang w:eastAsia="vi-VN"/>
              </w:rPr>
              <w:t xml:space="preserve">Đánh giá </w:t>
            </w:r>
            <w:r w:rsidR="00081AF8" w:rsidRPr="00081AF8">
              <w:rPr>
                <w:rStyle w:val="Hyperlink"/>
                <w:rFonts w:ascii="Times New Roman" w:eastAsia="Calibri" w:hAnsi="Times New Roman" w:cs="Times New Roman"/>
                <w:b/>
                <w:noProof/>
                <w:sz w:val="28"/>
                <w:szCs w:val="28"/>
                <w:lang w:val="vi-VN" w:eastAsia="vi-VN"/>
              </w:rPr>
              <w:t>(</w:t>
            </w:r>
            <w:r w:rsidR="00081AF8" w:rsidRPr="00081AF8">
              <w:rPr>
                <w:rStyle w:val="Hyperlink"/>
                <w:rFonts w:ascii="Times New Roman" w:eastAsia="Calibri" w:hAnsi="Times New Roman" w:cs="Times New Roman"/>
                <w:b/>
                <w:noProof/>
                <w:sz w:val="28"/>
                <w:szCs w:val="28"/>
                <w:lang w:eastAsia="vi-VN"/>
              </w:rPr>
              <w:t>Review</w:t>
            </w:r>
            <w:r w:rsidR="00081AF8" w:rsidRPr="00081AF8">
              <w:rPr>
                <w:rStyle w:val="Hyperlink"/>
                <w:rFonts w:ascii="Times New Roman" w:eastAsia="Calibri" w:hAnsi="Times New Roman" w:cs="Times New Roman"/>
                <w:b/>
                <w:noProof/>
                <w:sz w:val="28"/>
                <w:szCs w:val="28"/>
                <w:lang w:val="vi-VN" w:eastAsia="vi-VN"/>
              </w:rPr>
              <w: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_Toc121836042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52</w:t>
            </w:r>
            <w:r w:rsidR="00081AF8" w:rsidRPr="00081AF8">
              <w:rPr>
                <w:rFonts w:ascii="Times New Roman" w:hAnsi="Times New Roman" w:cs="Times New Roman"/>
                <w:noProof/>
                <w:webHidden/>
                <w:sz w:val="28"/>
                <w:szCs w:val="28"/>
              </w:rPr>
              <w:fldChar w:fldCharType="end"/>
            </w:r>
          </w:hyperlink>
        </w:p>
        <w:p w14:paraId="6D033FA2" w14:textId="279FB13B"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43" w:history="1">
            <w:r w:rsidR="00081AF8" w:rsidRPr="00081AF8">
              <w:rPr>
                <w:rStyle w:val="Hyperlink"/>
                <w:rFonts w:ascii="Times New Roman" w:eastAsia="Calibri" w:hAnsi="Times New Roman" w:cs="Times New Roman"/>
                <w:b/>
                <w:noProof/>
                <w:sz w:val="28"/>
                <w:szCs w:val="28"/>
                <w:lang w:eastAsia="vi-VN"/>
              </w:rPr>
              <w:t xml:space="preserve">3.3.6 </w:t>
            </w:r>
            <w:r w:rsidR="00081AF8" w:rsidRPr="00081AF8">
              <w:rPr>
                <w:rStyle w:val="Hyperlink"/>
                <w:rFonts w:ascii="Times New Roman" w:eastAsia="Calibri" w:hAnsi="Times New Roman" w:cs="Times New Roman"/>
                <w:b/>
                <w:noProof/>
                <w:sz w:val="28"/>
                <w:szCs w:val="28"/>
                <w:lang w:val="vi-VN" w:eastAsia="vi-VN"/>
              </w:rPr>
              <w:t xml:space="preserve">Bảng </w:t>
            </w:r>
            <w:r w:rsidR="00081AF8" w:rsidRPr="00081AF8">
              <w:rPr>
                <w:rStyle w:val="Hyperlink"/>
                <w:rFonts w:ascii="Times New Roman" w:eastAsia="Calibri" w:hAnsi="Times New Roman" w:cs="Times New Roman"/>
                <w:b/>
                <w:noProof/>
                <w:sz w:val="28"/>
                <w:szCs w:val="28"/>
                <w:lang w:eastAsia="vi-VN"/>
              </w:rPr>
              <w:t>Đơn hàng</w:t>
            </w:r>
            <w:r w:rsidR="00081AF8" w:rsidRPr="00081AF8">
              <w:rPr>
                <w:rStyle w:val="Hyperlink"/>
                <w:rFonts w:ascii="Times New Roman" w:eastAsia="Calibri" w:hAnsi="Times New Roman" w:cs="Times New Roman"/>
                <w:b/>
                <w:noProof/>
                <w:sz w:val="28"/>
                <w:szCs w:val="28"/>
                <w:lang w:val="vi-VN" w:eastAsia="vi-VN"/>
              </w:rPr>
              <w:t>(</w:t>
            </w:r>
            <w:r w:rsidR="00081AF8" w:rsidRPr="00081AF8">
              <w:rPr>
                <w:rStyle w:val="Hyperlink"/>
                <w:rFonts w:ascii="Times New Roman" w:eastAsia="Calibri" w:hAnsi="Times New Roman" w:cs="Times New Roman"/>
                <w:b/>
                <w:noProof/>
                <w:sz w:val="28"/>
                <w:szCs w:val="28"/>
                <w:lang w:eastAsia="vi-VN"/>
              </w:rPr>
              <w:t>Orders</w:t>
            </w:r>
            <w:r w:rsidR="00081AF8" w:rsidRPr="00081AF8">
              <w:rPr>
                <w:rStyle w:val="Hyperlink"/>
                <w:rFonts w:ascii="Times New Roman" w:eastAsia="Calibri" w:hAnsi="Times New Roman" w:cs="Times New Roman"/>
                <w:b/>
                <w:noProof/>
                <w:sz w:val="28"/>
                <w:szCs w:val="28"/>
                <w:lang w:val="vi-VN" w:eastAsia="vi-VN"/>
              </w:rPr>
              <w: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_Toc121836043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53</w:t>
            </w:r>
            <w:r w:rsidR="00081AF8" w:rsidRPr="00081AF8">
              <w:rPr>
                <w:rFonts w:ascii="Times New Roman" w:hAnsi="Times New Roman" w:cs="Times New Roman"/>
                <w:noProof/>
                <w:webHidden/>
                <w:sz w:val="28"/>
                <w:szCs w:val="28"/>
              </w:rPr>
              <w:fldChar w:fldCharType="end"/>
            </w:r>
          </w:hyperlink>
        </w:p>
        <w:p w14:paraId="30AD12C1" w14:textId="382B992F"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44" w:history="1">
            <w:r w:rsidR="00081AF8" w:rsidRPr="00081AF8">
              <w:rPr>
                <w:rStyle w:val="Hyperlink"/>
                <w:rFonts w:ascii="Times New Roman" w:eastAsia="Calibri" w:hAnsi="Times New Roman" w:cs="Times New Roman"/>
                <w:b/>
                <w:noProof/>
                <w:sz w:val="28"/>
                <w:szCs w:val="28"/>
                <w:lang w:eastAsia="vi-VN"/>
              </w:rPr>
              <w:t>3.3.7 Bảng giỏ hàng</w:t>
            </w:r>
            <w:r w:rsidR="00081AF8" w:rsidRPr="00081AF8">
              <w:rPr>
                <w:rStyle w:val="Hyperlink"/>
                <w:rFonts w:ascii="Times New Roman" w:eastAsia="Calibri" w:hAnsi="Times New Roman" w:cs="Times New Roman"/>
                <w:b/>
                <w:noProof/>
                <w:sz w:val="28"/>
                <w:szCs w:val="28"/>
                <w:lang w:val="vi-VN" w:eastAsia="vi-VN"/>
              </w:rPr>
              <w:t xml:space="preserve"> (</w:t>
            </w:r>
            <w:r w:rsidR="00081AF8" w:rsidRPr="00081AF8">
              <w:rPr>
                <w:rStyle w:val="Hyperlink"/>
                <w:rFonts w:ascii="Times New Roman" w:eastAsia="Calibri" w:hAnsi="Times New Roman" w:cs="Times New Roman"/>
                <w:b/>
                <w:noProof/>
                <w:sz w:val="28"/>
                <w:szCs w:val="28"/>
                <w:lang w:eastAsia="vi-VN"/>
              </w:rPr>
              <w:t>Cart</w:t>
            </w:r>
            <w:r w:rsidR="00081AF8" w:rsidRPr="00081AF8">
              <w:rPr>
                <w:rStyle w:val="Hyperlink"/>
                <w:rFonts w:ascii="Times New Roman" w:eastAsia="Calibri" w:hAnsi="Times New Roman" w:cs="Times New Roman"/>
                <w:b/>
                <w:noProof/>
                <w:sz w:val="28"/>
                <w:szCs w:val="28"/>
                <w:lang w:val="vi-VN" w:eastAsia="vi-VN"/>
              </w:rPr>
              <w: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_Toc121836044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54</w:t>
            </w:r>
            <w:r w:rsidR="00081AF8" w:rsidRPr="00081AF8">
              <w:rPr>
                <w:rFonts w:ascii="Times New Roman" w:hAnsi="Times New Roman" w:cs="Times New Roman"/>
                <w:noProof/>
                <w:webHidden/>
                <w:sz w:val="28"/>
                <w:szCs w:val="28"/>
              </w:rPr>
              <w:fldChar w:fldCharType="end"/>
            </w:r>
          </w:hyperlink>
        </w:p>
        <w:p w14:paraId="7AB534FA" w14:textId="56357A65"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45" w:history="1">
            <w:r w:rsidR="00081AF8" w:rsidRPr="00081AF8">
              <w:rPr>
                <w:rStyle w:val="Hyperlink"/>
                <w:rFonts w:ascii="Times New Roman" w:eastAsia="Calibri" w:hAnsi="Times New Roman" w:cs="Times New Roman"/>
                <w:b/>
                <w:noProof/>
                <w:sz w:val="28"/>
                <w:szCs w:val="28"/>
                <w:lang w:eastAsia="vi-VN"/>
              </w:rPr>
              <w:t>3.3.8 Bảng chi tiết khuyến mại</w:t>
            </w:r>
            <w:r w:rsidR="00081AF8" w:rsidRPr="00081AF8">
              <w:rPr>
                <w:rStyle w:val="Hyperlink"/>
                <w:rFonts w:ascii="Times New Roman" w:eastAsia="Calibri" w:hAnsi="Times New Roman" w:cs="Times New Roman"/>
                <w:b/>
                <w:noProof/>
                <w:sz w:val="28"/>
                <w:szCs w:val="28"/>
                <w:lang w:val="vi-VN" w:eastAsia="vi-VN"/>
              </w:rPr>
              <w:t xml:space="preserve"> (</w:t>
            </w:r>
            <w:r w:rsidR="00081AF8" w:rsidRPr="00081AF8">
              <w:rPr>
                <w:rStyle w:val="Hyperlink"/>
                <w:rFonts w:ascii="Times New Roman" w:eastAsia="Calibri" w:hAnsi="Times New Roman" w:cs="Times New Roman"/>
                <w:b/>
                <w:noProof/>
                <w:sz w:val="28"/>
                <w:szCs w:val="28"/>
                <w:lang w:eastAsia="vi-VN"/>
              </w:rPr>
              <w:t>PromotionDetails</w:t>
            </w:r>
            <w:r w:rsidR="00081AF8" w:rsidRPr="00081AF8">
              <w:rPr>
                <w:rStyle w:val="Hyperlink"/>
                <w:rFonts w:ascii="Times New Roman" w:eastAsia="Calibri" w:hAnsi="Times New Roman" w:cs="Times New Roman"/>
                <w:b/>
                <w:noProof/>
                <w:sz w:val="28"/>
                <w:szCs w:val="28"/>
                <w:lang w:val="vi-VN" w:eastAsia="vi-VN"/>
              </w:rPr>
              <w: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_Toc121836045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54</w:t>
            </w:r>
            <w:r w:rsidR="00081AF8" w:rsidRPr="00081AF8">
              <w:rPr>
                <w:rFonts w:ascii="Times New Roman" w:hAnsi="Times New Roman" w:cs="Times New Roman"/>
                <w:noProof/>
                <w:webHidden/>
                <w:sz w:val="28"/>
                <w:szCs w:val="28"/>
              </w:rPr>
              <w:fldChar w:fldCharType="end"/>
            </w:r>
          </w:hyperlink>
        </w:p>
        <w:p w14:paraId="14BE43DF" w14:textId="4E2CB8C8"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46" w:history="1">
            <w:r w:rsidR="00081AF8" w:rsidRPr="00081AF8">
              <w:rPr>
                <w:rStyle w:val="Hyperlink"/>
                <w:rFonts w:ascii="Times New Roman" w:eastAsia="Calibri" w:hAnsi="Times New Roman" w:cs="Times New Roman"/>
                <w:b/>
                <w:noProof/>
                <w:sz w:val="28"/>
                <w:szCs w:val="28"/>
                <w:lang w:eastAsia="vi-VN"/>
              </w:rPr>
              <w:t>3.3.9 Bảng chi tiết đơn hàng</w:t>
            </w:r>
            <w:r w:rsidR="00081AF8" w:rsidRPr="00081AF8">
              <w:rPr>
                <w:rStyle w:val="Hyperlink"/>
                <w:rFonts w:ascii="Times New Roman" w:eastAsia="Calibri" w:hAnsi="Times New Roman" w:cs="Times New Roman"/>
                <w:b/>
                <w:noProof/>
                <w:sz w:val="28"/>
                <w:szCs w:val="28"/>
                <w:lang w:val="vi-VN" w:eastAsia="vi-VN"/>
              </w:rPr>
              <w:t xml:space="preserve"> (</w:t>
            </w:r>
            <w:r w:rsidR="00081AF8" w:rsidRPr="00081AF8">
              <w:rPr>
                <w:rStyle w:val="Hyperlink"/>
                <w:rFonts w:ascii="Times New Roman" w:eastAsia="Calibri" w:hAnsi="Times New Roman" w:cs="Times New Roman"/>
                <w:b/>
                <w:noProof/>
                <w:sz w:val="28"/>
                <w:szCs w:val="28"/>
                <w:lang w:eastAsia="vi-VN"/>
              </w:rPr>
              <w:t>OrderDetails</w:t>
            </w:r>
            <w:r w:rsidR="00081AF8" w:rsidRPr="00081AF8">
              <w:rPr>
                <w:rStyle w:val="Hyperlink"/>
                <w:rFonts w:ascii="Times New Roman" w:eastAsia="Calibri" w:hAnsi="Times New Roman" w:cs="Times New Roman"/>
                <w:b/>
                <w:noProof/>
                <w:sz w:val="28"/>
                <w:szCs w:val="28"/>
                <w:lang w:val="vi-VN" w:eastAsia="vi-VN"/>
              </w:rPr>
              <w: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_Toc121836046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55</w:t>
            </w:r>
            <w:r w:rsidR="00081AF8" w:rsidRPr="00081AF8">
              <w:rPr>
                <w:rFonts w:ascii="Times New Roman" w:hAnsi="Times New Roman" w:cs="Times New Roman"/>
                <w:noProof/>
                <w:webHidden/>
                <w:sz w:val="28"/>
                <w:szCs w:val="28"/>
              </w:rPr>
              <w:fldChar w:fldCharType="end"/>
            </w:r>
          </w:hyperlink>
        </w:p>
        <w:p w14:paraId="623E8EF6" w14:textId="04697DCF"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47" w:history="1">
            <w:r w:rsidR="00081AF8" w:rsidRPr="00081AF8">
              <w:rPr>
                <w:rStyle w:val="Hyperlink"/>
                <w:rFonts w:cs="Times New Roman"/>
                <w:b/>
                <w:noProof/>
                <w:szCs w:val="28"/>
              </w:rPr>
              <w:t>3.4 Sơ đồ thực thể - liên kết (E-R)</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_Toc121836047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56</w:t>
            </w:r>
            <w:r w:rsidR="00081AF8" w:rsidRPr="00081AF8">
              <w:rPr>
                <w:rFonts w:cs="Times New Roman"/>
                <w:noProof/>
                <w:webHidden/>
                <w:szCs w:val="28"/>
              </w:rPr>
              <w:fldChar w:fldCharType="end"/>
            </w:r>
          </w:hyperlink>
        </w:p>
        <w:p w14:paraId="14FF621D" w14:textId="12D67720"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48" w:history="1">
            <w:r w:rsidR="00081AF8" w:rsidRPr="00081AF8">
              <w:rPr>
                <w:rStyle w:val="Hyperlink"/>
                <w:rFonts w:cs="Times New Roman"/>
                <w:b/>
                <w:noProof/>
                <w:szCs w:val="28"/>
              </w:rPr>
              <w:t>3.5 Thiết kế các trang</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_Toc121836048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56</w:t>
            </w:r>
            <w:r w:rsidR="00081AF8" w:rsidRPr="00081AF8">
              <w:rPr>
                <w:rFonts w:cs="Times New Roman"/>
                <w:noProof/>
                <w:webHidden/>
                <w:szCs w:val="28"/>
              </w:rPr>
              <w:fldChar w:fldCharType="end"/>
            </w:r>
          </w:hyperlink>
        </w:p>
        <w:p w14:paraId="2463B7D9" w14:textId="7472B2DF"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49" w:history="1">
            <w:r w:rsidR="00081AF8" w:rsidRPr="00081AF8">
              <w:rPr>
                <w:rStyle w:val="Hyperlink"/>
                <w:rFonts w:ascii="Times New Roman" w:hAnsi="Times New Roman" w:cs="Times New Roman"/>
                <w:b/>
                <w:noProof/>
                <w:sz w:val="28"/>
                <w:szCs w:val="28"/>
              </w:rPr>
              <w:t>3.5.1 Trang chủ</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_Toc121836049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56</w:t>
            </w:r>
            <w:r w:rsidR="00081AF8" w:rsidRPr="00081AF8">
              <w:rPr>
                <w:rFonts w:ascii="Times New Roman" w:hAnsi="Times New Roman" w:cs="Times New Roman"/>
                <w:noProof/>
                <w:webHidden/>
                <w:sz w:val="28"/>
                <w:szCs w:val="28"/>
              </w:rPr>
              <w:fldChar w:fldCharType="end"/>
            </w:r>
          </w:hyperlink>
        </w:p>
        <w:p w14:paraId="2090B3FC" w14:textId="457D110F"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50" w:history="1">
            <w:r w:rsidR="00081AF8" w:rsidRPr="00081AF8">
              <w:rPr>
                <w:rStyle w:val="Hyperlink"/>
                <w:rFonts w:ascii="Times New Roman" w:hAnsi="Times New Roman" w:cs="Times New Roman"/>
                <w:b/>
                <w:noProof/>
                <w:sz w:val="28"/>
                <w:szCs w:val="28"/>
              </w:rPr>
              <w:t>3.5.2 Trang hãng sản xuất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_Toc121836050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57</w:t>
            </w:r>
            <w:r w:rsidR="00081AF8" w:rsidRPr="00081AF8">
              <w:rPr>
                <w:rFonts w:ascii="Times New Roman" w:hAnsi="Times New Roman" w:cs="Times New Roman"/>
                <w:noProof/>
                <w:webHidden/>
                <w:sz w:val="28"/>
                <w:szCs w:val="28"/>
              </w:rPr>
              <w:fldChar w:fldCharType="end"/>
            </w:r>
          </w:hyperlink>
        </w:p>
        <w:p w14:paraId="6A558E34" w14:textId="413194BF"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51" w:history="1">
            <w:r w:rsidR="00081AF8" w:rsidRPr="00081AF8">
              <w:rPr>
                <w:rStyle w:val="Hyperlink"/>
                <w:rFonts w:ascii="Times New Roman" w:hAnsi="Times New Roman" w:cs="Times New Roman"/>
                <w:b/>
                <w:noProof/>
                <w:sz w:val="28"/>
                <w:szCs w:val="28"/>
              </w:rPr>
              <w:t>3.5.3 Trang chi tiết sản phẩm</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_Toc121836051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57</w:t>
            </w:r>
            <w:r w:rsidR="00081AF8" w:rsidRPr="00081AF8">
              <w:rPr>
                <w:rFonts w:ascii="Times New Roman" w:hAnsi="Times New Roman" w:cs="Times New Roman"/>
                <w:noProof/>
                <w:webHidden/>
                <w:sz w:val="28"/>
                <w:szCs w:val="28"/>
              </w:rPr>
              <w:fldChar w:fldCharType="end"/>
            </w:r>
          </w:hyperlink>
        </w:p>
        <w:p w14:paraId="6F3D61EA" w14:textId="5456CDE2"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52" w:history="1">
            <w:r w:rsidR="00081AF8" w:rsidRPr="00081AF8">
              <w:rPr>
                <w:rStyle w:val="Hyperlink"/>
                <w:rFonts w:ascii="Times New Roman" w:hAnsi="Times New Roman" w:cs="Times New Roman"/>
                <w:b/>
                <w:noProof/>
                <w:sz w:val="28"/>
                <w:szCs w:val="28"/>
              </w:rPr>
              <w:t>3.5.4 Trang giỏ hàng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_Toc121836052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57</w:t>
            </w:r>
            <w:r w:rsidR="00081AF8" w:rsidRPr="00081AF8">
              <w:rPr>
                <w:rFonts w:ascii="Times New Roman" w:hAnsi="Times New Roman" w:cs="Times New Roman"/>
                <w:noProof/>
                <w:webHidden/>
                <w:sz w:val="28"/>
                <w:szCs w:val="28"/>
              </w:rPr>
              <w:fldChar w:fldCharType="end"/>
            </w:r>
          </w:hyperlink>
        </w:p>
        <w:p w14:paraId="20E245F8" w14:textId="2CD30834"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53" w:history="1">
            <w:r w:rsidR="00081AF8" w:rsidRPr="00081AF8">
              <w:rPr>
                <w:rStyle w:val="Hyperlink"/>
                <w:rFonts w:ascii="Times New Roman" w:hAnsi="Times New Roman" w:cs="Times New Roman"/>
                <w:b/>
                <w:noProof/>
                <w:sz w:val="28"/>
                <w:szCs w:val="28"/>
              </w:rPr>
              <w:t>3.5.5 Trang thanh toán</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_Toc121836053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57</w:t>
            </w:r>
            <w:r w:rsidR="00081AF8" w:rsidRPr="00081AF8">
              <w:rPr>
                <w:rFonts w:ascii="Times New Roman" w:hAnsi="Times New Roman" w:cs="Times New Roman"/>
                <w:noProof/>
                <w:webHidden/>
                <w:sz w:val="28"/>
                <w:szCs w:val="28"/>
              </w:rPr>
              <w:fldChar w:fldCharType="end"/>
            </w:r>
          </w:hyperlink>
        </w:p>
        <w:p w14:paraId="23A30D98" w14:textId="77D63C66"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54" w:history="1">
            <w:r w:rsidR="00081AF8" w:rsidRPr="00081AF8">
              <w:rPr>
                <w:rStyle w:val="Hyperlink"/>
                <w:rFonts w:ascii="Times New Roman" w:hAnsi="Times New Roman" w:cs="Times New Roman"/>
                <w:b/>
                <w:noProof/>
                <w:sz w:val="28"/>
                <w:szCs w:val="28"/>
              </w:rPr>
              <w:t>3.5.6 Trang đăng nhập</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_Toc121836054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57</w:t>
            </w:r>
            <w:r w:rsidR="00081AF8" w:rsidRPr="00081AF8">
              <w:rPr>
                <w:rFonts w:ascii="Times New Roman" w:hAnsi="Times New Roman" w:cs="Times New Roman"/>
                <w:noProof/>
                <w:webHidden/>
                <w:sz w:val="28"/>
                <w:szCs w:val="28"/>
              </w:rPr>
              <w:fldChar w:fldCharType="end"/>
            </w:r>
          </w:hyperlink>
        </w:p>
        <w:p w14:paraId="414D332C" w14:textId="28A3C58B"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55" w:history="1">
            <w:r w:rsidR="00081AF8" w:rsidRPr="00081AF8">
              <w:rPr>
                <w:rStyle w:val="Hyperlink"/>
                <w:rFonts w:cs="Times New Roman"/>
                <w:b/>
                <w:noProof/>
                <w:szCs w:val="28"/>
              </w:rPr>
              <w:t>3.6 Giao diện người dùng</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_Toc121836055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58</w:t>
            </w:r>
            <w:r w:rsidR="00081AF8" w:rsidRPr="00081AF8">
              <w:rPr>
                <w:rFonts w:cs="Times New Roman"/>
                <w:noProof/>
                <w:webHidden/>
                <w:szCs w:val="28"/>
              </w:rPr>
              <w:fldChar w:fldCharType="end"/>
            </w:r>
          </w:hyperlink>
        </w:p>
        <w:p w14:paraId="49B0E63E" w14:textId="3CC71640"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56" w:history="1">
            <w:r w:rsidR="00081AF8" w:rsidRPr="00081AF8">
              <w:rPr>
                <w:rStyle w:val="Hyperlink"/>
                <w:rFonts w:ascii="Times New Roman" w:hAnsi="Times New Roman" w:cs="Times New Roman"/>
                <w:b/>
                <w:noProof/>
                <w:sz w:val="28"/>
                <w:szCs w:val="28"/>
              </w:rPr>
              <w:t>3.6.1 Trang chủ</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_Toc121836056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58</w:t>
            </w:r>
            <w:r w:rsidR="00081AF8" w:rsidRPr="00081AF8">
              <w:rPr>
                <w:rFonts w:ascii="Times New Roman" w:hAnsi="Times New Roman" w:cs="Times New Roman"/>
                <w:noProof/>
                <w:webHidden/>
                <w:sz w:val="28"/>
                <w:szCs w:val="28"/>
              </w:rPr>
              <w:fldChar w:fldCharType="end"/>
            </w:r>
          </w:hyperlink>
        </w:p>
        <w:p w14:paraId="227DA866" w14:textId="6332A68B"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57" w:history="1">
            <w:r w:rsidR="00081AF8" w:rsidRPr="00081AF8">
              <w:rPr>
                <w:rStyle w:val="Hyperlink"/>
                <w:rFonts w:ascii="Times New Roman" w:hAnsi="Times New Roman" w:cs="Times New Roman"/>
                <w:b/>
                <w:noProof/>
                <w:sz w:val="28"/>
                <w:szCs w:val="28"/>
              </w:rPr>
              <w:t>3.6.2 Trang hãng sản xuất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_Toc121836057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59</w:t>
            </w:r>
            <w:r w:rsidR="00081AF8" w:rsidRPr="00081AF8">
              <w:rPr>
                <w:rFonts w:ascii="Times New Roman" w:hAnsi="Times New Roman" w:cs="Times New Roman"/>
                <w:noProof/>
                <w:webHidden/>
                <w:sz w:val="28"/>
                <w:szCs w:val="28"/>
              </w:rPr>
              <w:fldChar w:fldCharType="end"/>
            </w:r>
          </w:hyperlink>
        </w:p>
        <w:p w14:paraId="49B21CA8" w14:textId="1C89C6B8"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58" w:history="1">
            <w:r w:rsidR="00081AF8" w:rsidRPr="00081AF8">
              <w:rPr>
                <w:rStyle w:val="Hyperlink"/>
                <w:rFonts w:ascii="Times New Roman" w:hAnsi="Times New Roman" w:cs="Times New Roman"/>
                <w:b/>
                <w:noProof/>
                <w:sz w:val="28"/>
                <w:szCs w:val="28"/>
              </w:rPr>
              <w:t>3.6.3 Trang chi tiết sản phẩm</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_Toc121836058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59</w:t>
            </w:r>
            <w:r w:rsidR="00081AF8" w:rsidRPr="00081AF8">
              <w:rPr>
                <w:rFonts w:ascii="Times New Roman" w:hAnsi="Times New Roman" w:cs="Times New Roman"/>
                <w:noProof/>
                <w:webHidden/>
                <w:sz w:val="28"/>
                <w:szCs w:val="28"/>
              </w:rPr>
              <w:fldChar w:fldCharType="end"/>
            </w:r>
          </w:hyperlink>
        </w:p>
        <w:p w14:paraId="51023D6F" w14:textId="50335486"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59" w:history="1">
            <w:r w:rsidR="00081AF8" w:rsidRPr="00081AF8">
              <w:rPr>
                <w:rStyle w:val="Hyperlink"/>
                <w:rFonts w:ascii="Times New Roman" w:hAnsi="Times New Roman" w:cs="Times New Roman"/>
                <w:b/>
                <w:noProof/>
                <w:sz w:val="28"/>
                <w:szCs w:val="28"/>
              </w:rPr>
              <w:t>3.6.4 Trang giỏ hàng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_Toc121836059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60</w:t>
            </w:r>
            <w:r w:rsidR="00081AF8" w:rsidRPr="00081AF8">
              <w:rPr>
                <w:rFonts w:ascii="Times New Roman" w:hAnsi="Times New Roman" w:cs="Times New Roman"/>
                <w:noProof/>
                <w:webHidden/>
                <w:sz w:val="28"/>
                <w:szCs w:val="28"/>
              </w:rPr>
              <w:fldChar w:fldCharType="end"/>
            </w:r>
          </w:hyperlink>
        </w:p>
        <w:p w14:paraId="5DFBB472" w14:textId="649F1442"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60" w:history="1">
            <w:r w:rsidR="00081AF8" w:rsidRPr="00081AF8">
              <w:rPr>
                <w:rStyle w:val="Hyperlink"/>
                <w:rFonts w:ascii="Times New Roman" w:hAnsi="Times New Roman" w:cs="Times New Roman"/>
                <w:b/>
                <w:noProof/>
                <w:sz w:val="28"/>
                <w:szCs w:val="28"/>
              </w:rPr>
              <w:t>3.6.5 Trang thanh toán</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_Toc121836060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60</w:t>
            </w:r>
            <w:r w:rsidR="00081AF8" w:rsidRPr="00081AF8">
              <w:rPr>
                <w:rFonts w:ascii="Times New Roman" w:hAnsi="Times New Roman" w:cs="Times New Roman"/>
                <w:noProof/>
                <w:webHidden/>
                <w:sz w:val="28"/>
                <w:szCs w:val="28"/>
              </w:rPr>
              <w:fldChar w:fldCharType="end"/>
            </w:r>
          </w:hyperlink>
        </w:p>
        <w:p w14:paraId="1C46738D" w14:textId="36910243"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61" w:history="1">
            <w:r w:rsidR="00081AF8" w:rsidRPr="00081AF8">
              <w:rPr>
                <w:rStyle w:val="Hyperlink"/>
                <w:rFonts w:ascii="Times New Roman" w:hAnsi="Times New Roman" w:cs="Times New Roman"/>
                <w:b/>
                <w:noProof/>
                <w:sz w:val="28"/>
                <w:szCs w:val="28"/>
              </w:rPr>
              <w:t>3.6.6 Trang thanh toán offline</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_Toc121836061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61</w:t>
            </w:r>
            <w:r w:rsidR="00081AF8" w:rsidRPr="00081AF8">
              <w:rPr>
                <w:rFonts w:ascii="Times New Roman" w:hAnsi="Times New Roman" w:cs="Times New Roman"/>
                <w:noProof/>
                <w:webHidden/>
                <w:sz w:val="28"/>
                <w:szCs w:val="28"/>
              </w:rPr>
              <w:fldChar w:fldCharType="end"/>
            </w:r>
          </w:hyperlink>
        </w:p>
        <w:p w14:paraId="55CB9E8B" w14:textId="3DC78E6B"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62" w:history="1">
            <w:r w:rsidR="00081AF8" w:rsidRPr="00081AF8">
              <w:rPr>
                <w:rStyle w:val="Hyperlink"/>
                <w:rFonts w:ascii="Times New Roman" w:hAnsi="Times New Roman" w:cs="Times New Roman"/>
                <w:b/>
                <w:noProof/>
                <w:sz w:val="28"/>
                <w:szCs w:val="28"/>
              </w:rPr>
              <w:t>3.6.7 Trang thông tin người dùng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_Toc121836062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61</w:t>
            </w:r>
            <w:r w:rsidR="00081AF8" w:rsidRPr="00081AF8">
              <w:rPr>
                <w:rFonts w:ascii="Times New Roman" w:hAnsi="Times New Roman" w:cs="Times New Roman"/>
                <w:noProof/>
                <w:webHidden/>
                <w:sz w:val="28"/>
                <w:szCs w:val="28"/>
              </w:rPr>
              <w:fldChar w:fldCharType="end"/>
            </w:r>
          </w:hyperlink>
        </w:p>
        <w:p w14:paraId="7F8E2EC8" w14:textId="0235D825"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63" w:history="1">
            <w:r w:rsidR="00081AF8" w:rsidRPr="00081AF8">
              <w:rPr>
                <w:rStyle w:val="Hyperlink"/>
                <w:rFonts w:ascii="Times New Roman" w:hAnsi="Times New Roman" w:cs="Times New Roman"/>
                <w:b/>
                <w:noProof/>
                <w:sz w:val="28"/>
                <w:szCs w:val="28"/>
              </w:rPr>
              <w:t>3.6.8 Trang đơn hàng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_Toc121836063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61</w:t>
            </w:r>
            <w:r w:rsidR="00081AF8" w:rsidRPr="00081AF8">
              <w:rPr>
                <w:rFonts w:ascii="Times New Roman" w:hAnsi="Times New Roman" w:cs="Times New Roman"/>
                <w:noProof/>
                <w:webHidden/>
                <w:sz w:val="28"/>
                <w:szCs w:val="28"/>
              </w:rPr>
              <w:fldChar w:fldCharType="end"/>
            </w:r>
          </w:hyperlink>
        </w:p>
        <w:p w14:paraId="0CA5AB44" w14:textId="47E907E5"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64" w:history="1">
            <w:r w:rsidR="00081AF8" w:rsidRPr="00081AF8">
              <w:rPr>
                <w:rStyle w:val="Hyperlink"/>
                <w:rFonts w:ascii="Times New Roman" w:hAnsi="Times New Roman" w:cs="Times New Roman"/>
                <w:b/>
                <w:noProof/>
                <w:sz w:val="28"/>
                <w:szCs w:val="28"/>
              </w:rPr>
              <w:t>3.6.9 Trang chi tiết đơn hàng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_Toc121836064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62</w:t>
            </w:r>
            <w:r w:rsidR="00081AF8" w:rsidRPr="00081AF8">
              <w:rPr>
                <w:rFonts w:ascii="Times New Roman" w:hAnsi="Times New Roman" w:cs="Times New Roman"/>
                <w:noProof/>
                <w:webHidden/>
                <w:sz w:val="28"/>
                <w:szCs w:val="28"/>
              </w:rPr>
              <w:fldChar w:fldCharType="end"/>
            </w:r>
          </w:hyperlink>
        </w:p>
        <w:p w14:paraId="4AA805E0" w14:textId="33F94AFC"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65" w:history="1">
            <w:r w:rsidR="00081AF8" w:rsidRPr="00081AF8">
              <w:rPr>
                <w:rStyle w:val="Hyperlink"/>
                <w:rFonts w:ascii="Times New Roman" w:hAnsi="Times New Roman" w:cs="Times New Roman"/>
                <w:b/>
                <w:noProof/>
                <w:sz w:val="28"/>
                <w:szCs w:val="28"/>
              </w:rPr>
              <w:t>3.6.10 Trang thanh toán online</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_Toc121836065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63</w:t>
            </w:r>
            <w:r w:rsidR="00081AF8" w:rsidRPr="00081AF8">
              <w:rPr>
                <w:rFonts w:ascii="Times New Roman" w:hAnsi="Times New Roman" w:cs="Times New Roman"/>
                <w:noProof/>
                <w:webHidden/>
                <w:sz w:val="28"/>
                <w:szCs w:val="28"/>
              </w:rPr>
              <w:fldChar w:fldCharType="end"/>
            </w:r>
          </w:hyperlink>
        </w:p>
        <w:p w14:paraId="2AF648BB" w14:textId="0FFEAC94" w:rsidR="00081AF8" w:rsidRPr="00081AF8" w:rsidRDefault="00947C41" w:rsidP="00081AF8">
          <w:pPr>
            <w:pStyle w:val="TOC2"/>
            <w:tabs>
              <w:tab w:val="right" w:leader="dot" w:pos="9911"/>
            </w:tabs>
            <w:spacing w:line="360" w:lineRule="auto"/>
            <w:rPr>
              <w:rFonts w:eastAsiaTheme="minorEastAsia" w:cs="Times New Roman"/>
              <w:noProof/>
              <w:szCs w:val="28"/>
            </w:rPr>
          </w:pPr>
          <w:hyperlink w:anchor="_Toc121836066" w:history="1">
            <w:r w:rsidR="00081AF8" w:rsidRPr="00081AF8">
              <w:rPr>
                <w:rStyle w:val="Hyperlink"/>
                <w:rFonts w:cs="Times New Roman"/>
                <w:b/>
                <w:noProof/>
                <w:szCs w:val="28"/>
              </w:rPr>
              <w:t>3.7 Giao diện Admin</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_Toc121836066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63</w:t>
            </w:r>
            <w:r w:rsidR="00081AF8" w:rsidRPr="00081AF8">
              <w:rPr>
                <w:rFonts w:cs="Times New Roman"/>
                <w:noProof/>
                <w:webHidden/>
                <w:szCs w:val="28"/>
              </w:rPr>
              <w:fldChar w:fldCharType="end"/>
            </w:r>
          </w:hyperlink>
        </w:p>
        <w:p w14:paraId="4550E60E" w14:textId="0F8E3D5E"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67" w:history="1">
            <w:r w:rsidR="00081AF8" w:rsidRPr="00081AF8">
              <w:rPr>
                <w:rStyle w:val="Hyperlink"/>
                <w:rFonts w:ascii="Times New Roman" w:hAnsi="Times New Roman" w:cs="Times New Roman"/>
                <w:b/>
                <w:noProof/>
                <w:sz w:val="28"/>
                <w:szCs w:val="28"/>
              </w:rPr>
              <w:t>3.7.1 Trang đăng nhập</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_Toc121836067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63</w:t>
            </w:r>
            <w:r w:rsidR="00081AF8" w:rsidRPr="00081AF8">
              <w:rPr>
                <w:rFonts w:ascii="Times New Roman" w:hAnsi="Times New Roman" w:cs="Times New Roman"/>
                <w:noProof/>
                <w:webHidden/>
                <w:sz w:val="28"/>
                <w:szCs w:val="28"/>
              </w:rPr>
              <w:fldChar w:fldCharType="end"/>
            </w:r>
          </w:hyperlink>
        </w:p>
        <w:p w14:paraId="4B9682CC" w14:textId="29DCFC44"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68" w:history="1">
            <w:r w:rsidR="00081AF8" w:rsidRPr="00081AF8">
              <w:rPr>
                <w:rStyle w:val="Hyperlink"/>
                <w:rFonts w:ascii="Times New Roman" w:hAnsi="Times New Roman" w:cs="Times New Roman"/>
                <w:b/>
                <w:noProof/>
                <w:sz w:val="28"/>
                <w:szCs w:val="28"/>
              </w:rPr>
              <w:t>3.7.2 Trang chủ</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_Toc121836068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64</w:t>
            </w:r>
            <w:r w:rsidR="00081AF8" w:rsidRPr="00081AF8">
              <w:rPr>
                <w:rFonts w:ascii="Times New Roman" w:hAnsi="Times New Roman" w:cs="Times New Roman"/>
                <w:noProof/>
                <w:webHidden/>
                <w:sz w:val="28"/>
                <w:szCs w:val="28"/>
              </w:rPr>
              <w:fldChar w:fldCharType="end"/>
            </w:r>
          </w:hyperlink>
        </w:p>
        <w:p w14:paraId="6824B289" w14:textId="62DB4E96"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69" w:history="1">
            <w:r w:rsidR="00081AF8" w:rsidRPr="00081AF8">
              <w:rPr>
                <w:rStyle w:val="Hyperlink"/>
                <w:rFonts w:ascii="Times New Roman" w:hAnsi="Times New Roman" w:cs="Times New Roman"/>
                <w:b/>
                <w:noProof/>
                <w:sz w:val="28"/>
                <w:szCs w:val="28"/>
              </w:rPr>
              <w:t>3.7.3 Trang sản phẩm</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_Toc121836069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64</w:t>
            </w:r>
            <w:r w:rsidR="00081AF8" w:rsidRPr="00081AF8">
              <w:rPr>
                <w:rFonts w:ascii="Times New Roman" w:hAnsi="Times New Roman" w:cs="Times New Roman"/>
                <w:noProof/>
                <w:webHidden/>
                <w:sz w:val="28"/>
                <w:szCs w:val="28"/>
              </w:rPr>
              <w:fldChar w:fldCharType="end"/>
            </w:r>
          </w:hyperlink>
        </w:p>
        <w:p w14:paraId="62E21738" w14:textId="6F7501CE"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70" w:history="1">
            <w:r w:rsidR="00081AF8" w:rsidRPr="00081AF8">
              <w:rPr>
                <w:rStyle w:val="Hyperlink"/>
                <w:rFonts w:ascii="Times New Roman" w:hAnsi="Times New Roman" w:cs="Times New Roman"/>
                <w:b/>
                <w:noProof/>
                <w:sz w:val="28"/>
                <w:szCs w:val="28"/>
              </w:rPr>
              <w:t>3.7.4 Trang thêm sản phẩm</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_Toc121836070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64</w:t>
            </w:r>
            <w:r w:rsidR="00081AF8" w:rsidRPr="00081AF8">
              <w:rPr>
                <w:rFonts w:ascii="Times New Roman" w:hAnsi="Times New Roman" w:cs="Times New Roman"/>
                <w:noProof/>
                <w:webHidden/>
                <w:sz w:val="28"/>
                <w:szCs w:val="28"/>
              </w:rPr>
              <w:fldChar w:fldCharType="end"/>
            </w:r>
          </w:hyperlink>
        </w:p>
        <w:p w14:paraId="16A1BD4D" w14:textId="1F37AE74"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71" w:history="1">
            <w:r w:rsidR="00081AF8" w:rsidRPr="00081AF8">
              <w:rPr>
                <w:rStyle w:val="Hyperlink"/>
                <w:rFonts w:ascii="Times New Roman" w:hAnsi="Times New Roman" w:cs="Times New Roman"/>
                <w:b/>
                <w:noProof/>
                <w:sz w:val="28"/>
                <w:szCs w:val="28"/>
              </w:rPr>
              <w:t>3.7.5 Trang sửa sản phẩm</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_Toc121836071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65</w:t>
            </w:r>
            <w:r w:rsidR="00081AF8" w:rsidRPr="00081AF8">
              <w:rPr>
                <w:rFonts w:ascii="Times New Roman" w:hAnsi="Times New Roman" w:cs="Times New Roman"/>
                <w:noProof/>
                <w:webHidden/>
                <w:sz w:val="28"/>
                <w:szCs w:val="28"/>
              </w:rPr>
              <w:fldChar w:fldCharType="end"/>
            </w:r>
          </w:hyperlink>
        </w:p>
        <w:p w14:paraId="55E7F369" w14:textId="5E6326CA"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72" w:history="1">
            <w:r w:rsidR="00081AF8" w:rsidRPr="00081AF8">
              <w:rPr>
                <w:rStyle w:val="Hyperlink"/>
                <w:rFonts w:ascii="Times New Roman" w:hAnsi="Times New Roman" w:cs="Times New Roman"/>
                <w:b/>
                <w:noProof/>
                <w:sz w:val="28"/>
                <w:szCs w:val="28"/>
              </w:rPr>
              <w:t>3.7.6 Trang hãng sản xuất</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_Toc121836072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66</w:t>
            </w:r>
            <w:r w:rsidR="00081AF8" w:rsidRPr="00081AF8">
              <w:rPr>
                <w:rFonts w:ascii="Times New Roman" w:hAnsi="Times New Roman" w:cs="Times New Roman"/>
                <w:noProof/>
                <w:webHidden/>
                <w:sz w:val="28"/>
                <w:szCs w:val="28"/>
              </w:rPr>
              <w:fldChar w:fldCharType="end"/>
            </w:r>
          </w:hyperlink>
        </w:p>
        <w:p w14:paraId="3E71E514" w14:textId="0D008A30"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73" w:history="1">
            <w:r w:rsidR="00081AF8" w:rsidRPr="00081AF8">
              <w:rPr>
                <w:rStyle w:val="Hyperlink"/>
                <w:rFonts w:ascii="Times New Roman" w:hAnsi="Times New Roman" w:cs="Times New Roman"/>
                <w:b/>
                <w:noProof/>
                <w:sz w:val="28"/>
                <w:szCs w:val="28"/>
              </w:rPr>
              <w:t>3.7.7 Trang khuyến mại</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_Toc121836073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66</w:t>
            </w:r>
            <w:r w:rsidR="00081AF8" w:rsidRPr="00081AF8">
              <w:rPr>
                <w:rFonts w:ascii="Times New Roman" w:hAnsi="Times New Roman" w:cs="Times New Roman"/>
                <w:noProof/>
                <w:webHidden/>
                <w:sz w:val="28"/>
                <w:szCs w:val="28"/>
              </w:rPr>
              <w:fldChar w:fldCharType="end"/>
            </w:r>
          </w:hyperlink>
        </w:p>
        <w:p w14:paraId="326DF341" w14:textId="7731096F"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74" w:history="1">
            <w:r w:rsidR="00081AF8" w:rsidRPr="00081AF8">
              <w:rPr>
                <w:rStyle w:val="Hyperlink"/>
                <w:rFonts w:ascii="Times New Roman" w:hAnsi="Times New Roman" w:cs="Times New Roman"/>
                <w:b/>
                <w:noProof/>
                <w:sz w:val="28"/>
                <w:szCs w:val="28"/>
              </w:rPr>
              <w:t>3.7.8 Trang đơn hàng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_Toc121836074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67</w:t>
            </w:r>
            <w:r w:rsidR="00081AF8" w:rsidRPr="00081AF8">
              <w:rPr>
                <w:rFonts w:ascii="Times New Roman" w:hAnsi="Times New Roman" w:cs="Times New Roman"/>
                <w:noProof/>
                <w:webHidden/>
                <w:sz w:val="28"/>
                <w:szCs w:val="28"/>
              </w:rPr>
              <w:fldChar w:fldCharType="end"/>
            </w:r>
          </w:hyperlink>
        </w:p>
        <w:p w14:paraId="3F19C6ED" w14:textId="5AEDB999" w:rsidR="00081AF8" w:rsidRPr="00081AF8" w:rsidRDefault="00947C41" w:rsidP="00081AF8">
          <w:pPr>
            <w:pStyle w:val="TOC3"/>
            <w:tabs>
              <w:tab w:val="right" w:leader="dot" w:pos="9911"/>
            </w:tabs>
            <w:spacing w:line="360" w:lineRule="auto"/>
            <w:rPr>
              <w:rFonts w:ascii="Times New Roman" w:eastAsiaTheme="minorEastAsia" w:hAnsi="Times New Roman" w:cs="Times New Roman"/>
              <w:i w:val="0"/>
              <w:iCs w:val="0"/>
              <w:noProof/>
              <w:sz w:val="28"/>
              <w:szCs w:val="28"/>
            </w:rPr>
          </w:pPr>
          <w:hyperlink w:anchor="_Toc121836075" w:history="1">
            <w:r w:rsidR="00081AF8" w:rsidRPr="00081AF8">
              <w:rPr>
                <w:rStyle w:val="Hyperlink"/>
                <w:rFonts w:ascii="Times New Roman" w:hAnsi="Times New Roman" w:cs="Times New Roman"/>
                <w:b/>
                <w:noProof/>
                <w:sz w:val="28"/>
                <w:szCs w:val="28"/>
              </w:rPr>
              <w:t>3.7.9 Trang chi tiết đơn hàng</w:t>
            </w:r>
            <w:r w:rsidR="00081AF8" w:rsidRPr="00081AF8">
              <w:rPr>
                <w:rFonts w:ascii="Times New Roman" w:hAnsi="Times New Roman" w:cs="Times New Roman"/>
                <w:noProof/>
                <w:webHidden/>
                <w:sz w:val="28"/>
                <w:szCs w:val="28"/>
              </w:rPr>
              <w:tab/>
            </w:r>
            <w:r w:rsidR="00081AF8" w:rsidRPr="00081AF8">
              <w:rPr>
                <w:rFonts w:ascii="Times New Roman" w:hAnsi="Times New Roman" w:cs="Times New Roman"/>
                <w:noProof/>
                <w:webHidden/>
                <w:sz w:val="28"/>
                <w:szCs w:val="28"/>
              </w:rPr>
              <w:fldChar w:fldCharType="begin"/>
            </w:r>
            <w:r w:rsidR="00081AF8" w:rsidRPr="00081AF8">
              <w:rPr>
                <w:rFonts w:ascii="Times New Roman" w:hAnsi="Times New Roman" w:cs="Times New Roman"/>
                <w:noProof/>
                <w:webHidden/>
                <w:sz w:val="28"/>
                <w:szCs w:val="28"/>
              </w:rPr>
              <w:instrText xml:space="preserve"> PAGEREF _Toc121836075 \h </w:instrText>
            </w:r>
            <w:r w:rsidR="00081AF8" w:rsidRPr="00081AF8">
              <w:rPr>
                <w:rFonts w:ascii="Times New Roman" w:hAnsi="Times New Roman" w:cs="Times New Roman"/>
                <w:noProof/>
                <w:webHidden/>
                <w:sz w:val="28"/>
                <w:szCs w:val="28"/>
              </w:rPr>
            </w:r>
            <w:r w:rsidR="00081AF8" w:rsidRPr="00081AF8">
              <w:rPr>
                <w:rFonts w:ascii="Times New Roman" w:hAnsi="Times New Roman" w:cs="Times New Roman"/>
                <w:noProof/>
                <w:webHidden/>
                <w:sz w:val="28"/>
                <w:szCs w:val="28"/>
              </w:rPr>
              <w:fldChar w:fldCharType="separate"/>
            </w:r>
            <w:r w:rsidR="001F2763">
              <w:rPr>
                <w:rFonts w:ascii="Times New Roman" w:hAnsi="Times New Roman" w:cs="Times New Roman"/>
                <w:noProof/>
                <w:webHidden/>
                <w:sz w:val="28"/>
                <w:szCs w:val="28"/>
              </w:rPr>
              <w:t>67</w:t>
            </w:r>
            <w:r w:rsidR="00081AF8" w:rsidRPr="00081AF8">
              <w:rPr>
                <w:rFonts w:ascii="Times New Roman" w:hAnsi="Times New Roman" w:cs="Times New Roman"/>
                <w:noProof/>
                <w:webHidden/>
                <w:sz w:val="28"/>
                <w:szCs w:val="28"/>
              </w:rPr>
              <w:fldChar w:fldCharType="end"/>
            </w:r>
          </w:hyperlink>
        </w:p>
        <w:p w14:paraId="5AF1426B" w14:textId="37C1404A" w:rsidR="00081AF8" w:rsidRPr="00081AF8" w:rsidRDefault="00947C41" w:rsidP="00081AF8">
          <w:pPr>
            <w:pStyle w:val="TOC1"/>
            <w:tabs>
              <w:tab w:val="right" w:leader="dot" w:pos="9911"/>
            </w:tabs>
            <w:spacing w:line="360" w:lineRule="auto"/>
            <w:rPr>
              <w:rFonts w:eastAsiaTheme="minorEastAsia" w:cs="Times New Roman"/>
              <w:bCs w:val="0"/>
              <w:noProof/>
              <w:szCs w:val="28"/>
            </w:rPr>
          </w:pPr>
          <w:hyperlink w:anchor="_Toc121836076" w:history="1">
            <w:r w:rsidR="00081AF8" w:rsidRPr="00081AF8">
              <w:rPr>
                <w:rStyle w:val="Hyperlink"/>
                <w:rFonts w:eastAsia="Times New Roman" w:cs="Times New Roman"/>
                <w:b/>
                <w:noProof/>
                <w:szCs w:val="28"/>
              </w:rPr>
              <w:t>KẾT LUẬN</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_Toc121836076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68</w:t>
            </w:r>
            <w:r w:rsidR="00081AF8" w:rsidRPr="00081AF8">
              <w:rPr>
                <w:rFonts w:cs="Times New Roman"/>
                <w:noProof/>
                <w:webHidden/>
                <w:szCs w:val="28"/>
              </w:rPr>
              <w:fldChar w:fldCharType="end"/>
            </w:r>
          </w:hyperlink>
        </w:p>
        <w:p w14:paraId="748DF848" w14:textId="330E7F89" w:rsidR="00081AF8" w:rsidRPr="00081AF8" w:rsidRDefault="00947C41" w:rsidP="00081AF8">
          <w:pPr>
            <w:pStyle w:val="TOC1"/>
            <w:tabs>
              <w:tab w:val="right" w:leader="dot" w:pos="9911"/>
            </w:tabs>
            <w:spacing w:line="360" w:lineRule="auto"/>
            <w:rPr>
              <w:rFonts w:eastAsiaTheme="minorEastAsia" w:cs="Times New Roman"/>
              <w:bCs w:val="0"/>
              <w:noProof/>
              <w:szCs w:val="28"/>
            </w:rPr>
          </w:pPr>
          <w:hyperlink w:anchor="_Toc121836077" w:history="1">
            <w:r w:rsidR="00081AF8" w:rsidRPr="00081AF8">
              <w:rPr>
                <w:rStyle w:val="Hyperlink"/>
                <w:rFonts w:eastAsia="Times New Roman" w:cs="Times New Roman"/>
                <w:b/>
                <w:noProof/>
                <w:szCs w:val="28"/>
              </w:rPr>
              <w:t>HƯỚNG PHÁT TRIỂN</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_Toc121836077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68</w:t>
            </w:r>
            <w:r w:rsidR="00081AF8" w:rsidRPr="00081AF8">
              <w:rPr>
                <w:rFonts w:cs="Times New Roman"/>
                <w:noProof/>
                <w:webHidden/>
                <w:szCs w:val="28"/>
              </w:rPr>
              <w:fldChar w:fldCharType="end"/>
            </w:r>
          </w:hyperlink>
        </w:p>
        <w:p w14:paraId="057AD433" w14:textId="74FA6FE9" w:rsidR="00081AF8" w:rsidRPr="00081AF8" w:rsidRDefault="00947C41" w:rsidP="00081AF8">
          <w:pPr>
            <w:pStyle w:val="TOC2"/>
            <w:tabs>
              <w:tab w:val="left" w:pos="660"/>
              <w:tab w:val="right" w:leader="dot" w:pos="9911"/>
            </w:tabs>
            <w:spacing w:line="360" w:lineRule="auto"/>
            <w:rPr>
              <w:rFonts w:eastAsiaTheme="minorEastAsia" w:cs="Times New Roman"/>
              <w:noProof/>
              <w:szCs w:val="28"/>
            </w:rPr>
          </w:pPr>
          <w:hyperlink w:anchor="_Toc121836078" w:history="1">
            <w:r w:rsidR="00081AF8" w:rsidRPr="00081AF8">
              <w:rPr>
                <w:rStyle w:val="Hyperlink"/>
                <w:rFonts w:eastAsia="Times New Roman" w:cs="Times New Roman"/>
                <w:b/>
                <w:noProof/>
                <w:szCs w:val="28"/>
              </w:rPr>
              <w:t>1.</w:t>
            </w:r>
            <w:r w:rsidR="00081AF8" w:rsidRPr="00081AF8">
              <w:rPr>
                <w:rFonts w:eastAsiaTheme="minorEastAsia" w:cs="Times New Roman"/>
                <w:noProof/>
                <w:szCs w:val="28"/>
              </w:rPr>
              <w:tab/>
            </w:r>
            <w:r w:rsidR="00081AF8" w:rsidRPr="00081AF8">
              <w:rPr>
                <w:rStyle w:val="Hyperlink"/>
                <w:rFonts w:eastAsia="Times New Roman" w:cs="Times New Roman"/>
                <w:b/>
                <w:noProof/>
                <w:szCs w:val="28"/>
              </w:rPr>
              <w:t>Kết luận</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_Toc121836078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68</w:t>
            </w:r>
            <w:r w:rsidR="00081AF8" w:rsidRPr="00081AF8">
              <w:rPr>
                <w:rFonts w:cs="Times New Roman"/>
                <w:noProof/>
                <w:webHidden/>
                <w:szCs w:val="28"/>
              </w:rPr>
              <w:fldChar w:fldCharType="end"/>
            </w:r>
          </w:hyperlink>
        </w:p>
        <w:p w14:paraId="542B6DAF" w14:textId="258983B8" w:rsidR="00081AF8" w:rsidRPr="00081AF8" w:rsidRDefault="00947C41" w:rsidP="00081AF8">
          <w:pPr>
            <w:pStyle w:val="TOC2"/>
            <w:tabs>
              <w:tab w:val="left" w:pos="660"/>
              <w:tab w:val="right" w:leader="dot" w:pos="9911"/>
            </w:tabs>
            <w:spacing w:line="360" w:lineRule="auto"/>
            <w:rPr>
              <w:rFonts w:eastAsiaTheme="minorEastAsia" w:cs="Times New Roman"/>
              <w:noProof/>
              <w:szCs w:val="28"/>
            </w:rPr>
          </w:pPr>
          <w:hyperlink w:anchor="_Toc121836079" w:history="1">
            <w:r w:rsidR="00081AF8" w:rsidRPr="00081AF8">
              <w:rPr>
                <w:rStyle w:val="Hyperlink"/>
                <w:rFonts w:eastAsia="Times New Roman" w:cs="Times New Roman"/>
                <w:b/>
                <w:noProof/>
                <w:szCs w:val="28"/>
              </w:rPr>
              <w:t>2.</w:t>
            </w:r>
            <w:r w:rsidR="00081AF8" w:rsidRPr="00081AF8">
              <w:rPr>
                <w:rFonts w:eastAsiaTheme="minorEastAsia" w:cs="Times New Roman"/>
                <w:noProof/>
                <w:szCs w:val="28"/>
              </w:rPr>
              <w:tab/>
            </w:r>
            <w:r w:rsidR="00081AF8" w:rsidRPr="00081AF8">
              <w:rPr>
                <w:rStyle w:val="Hyperlink"/>
                <w:rFonts w:eastAsia="Times New Roman" w:cs="Times New Roman"/>
                <w:b/>
                <w:noProof/>
                <w:szCs w:val="28"/>
              </w:rPr>
              <w:t>Hướng phát triển</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_Toc121836079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68</w:t>
            </w:r>
            <w:r w:rsidR="00081AF8" w:rsidRPr="00081AF8">
              <w:rPr>
                <w:rFonts w:cs="Times New Roman"/>
                <w:noProof/>
                <w:webHidden/>
                <w:szCs w:val="28"/>
              </w:rPr>
              <w:fldChar w:fldCharType="end"/>
            </w:r>
          </w:hyperlink>
        </w:p>
        <w:p w14:paraId="211BC584" w14:textId="324B5C3E" w:rsidR="00081AF8" w:rsidRPr="00081AF8" w:rsidRDefault="00947C41" w:rsidP="00081AF8">
          <w:pPr>
            <w:pStyle w:val="TOC1"/>
            <w:tabs>
              <w:tab w:val="right" w:leader="dot" w:pos="9911"/>
            </w:tabs>
            <w:spacing w:line="360" w:lineRule="auto"/>
            <w:rPr>
              <w:rFonts w:eastAsiaTheme="minorEastAsia" w:cs="Times New Roman"/>
              <w:bCs w:val="0"/>
              <w:noProof/>
              <w:szCs w:val="28"/>
            </w:rPr>
          </w:pPr>
          <w:hyperlink w:anchor="_Toc121836080" w:history="1">
            <w:r w:rsidR="00081AF8" w:rsidRPr="00081AF8">
              <w:rPr>
                <w:rStyle w:val="Hyperlink"/>
                <w:rFonts w:eastAsia="Times New Roman" w:cs="Times New Roman"/>
                <w:b/>
                <w:noProof/>
                <w:szCs w:val="28"/>
              </w:rPr>
              <w:t>TÀI LIỆU THAM KHẢO</w:t>
            </w:r>
            <w:r w:rsidR="00081AF8" w:rsidRPr="00081AF8">
              <w:rPr>
                <w:rFonts w:cs="Times New Roman"/>
                <w:noProof/>
                <w:webHidden/>
                <w:szCs w:val="28"/>
              </w:rPr>
              <w:tab/>
            </w:r>
            <w:r w:rsidR="00081AF8" w:rsidRPr="00081AF8">
              <w:rPr>
                <w:rFonts w:cs="Times New Roman"/>
                <w:noProof/>
                <w:webHidden/>
                <w:szCs w:val="28"/>
              </w:rPr>
              <w:fldChar w:fldCharType="begin"/>
            </w:r>
            <w:r w:rsidR="00081AF8" w:rsidRPr="00081AF8">
              <w:rPr>
                <w:rFonts w:cs="Times New Roman"/>
                <w:noProof/>
                <w:webHidden/>
                <w:szCs w:val="28"/>
              </w:rPr>
              <w:instrText xml:space="preserve"> PAGEREF _Toc121836080 \h </w:instrText>
            </w:r>
            <w:r w:rsidR="00081AF8" w:rsidRPr="00081AF8">
              <w:rPr>
                <w:rFonts w:cs="Times New Roman"/>
                <w:noProof/>
                <w:webHidden/>
                <w:szCs w:val="28"/>
              </w:rPr>
            </w:r>
            <w:r w:rsidR="00081AF8" w:rsidRPr="00081AF8">
              <w:rPr>
                <w:rFonts w:cs="Times New Roman"/>
                <w:noProof/>
                <w:webHidden/>
                <w:szCs w:val="28"/>
              </w:rPr>
              <w:fldChar w:fldCharType="separate"/>
            </w:r>
            <w:r w:rsidR="001F2763">
              <w:rPr>
                <w:rFonts w:cs="Times New Roman"/>
                <w:noProof/>
                <w:webHidden/>
                <w:szCs w:val="28"/>
              </w:rPr>
              <w:t>69</w:t>
            </w:r>
            <w:r w:rsidR="00081AF8" w:rsidRPr="00081AF8">
              <w:rPr>
                <w:rFonts w:cs="Times New Roman"/>
                <w:noProof/>
                <w:webHidden/>
                <w:szCs w:val="28"/>
              </w:rPr>
              <w:fldChar w:fldCharType="end"/>
            </w:r>
          </w:hyperlink>
        </w:p>
        <w:p w14:paraId="0916B29D" w14:textId="34033C0C" w:rsidR="00081AF8" w:rsidRPr="00081AF8" w:rsidRDefault="00081AF8" w:rsidP="00081AF8">
          <w:pPr>
            <w:spacing w:line="360" w:lineRule="auto"/>
            <w:rPr>
              <w:rFonts w:ascii="Times New Roman" w:hAnsi="Times New Roman" w:cs="Times New Roman"/>
              <w:sz w:val="28"/>
              <w:szCs w:val="28"/>
            </w:rPr>
          </w:pPr>
          <w:r w:rsidRPr="00081AF8">
            <w:rPr>
              <w:rFonts w:ascii="Times New Roman" w:hAnsi="Times New Roman" w:cs="Times New Roman"/>
              <w:b/>
              <w:bCs/>
              <w:noProof/>
              <w:sz w:val="28"/>
              <w:szCs w:val="28"/>
            </w:rPr>
            <w:fldChar w:fldCharType="end"/>
          </w:r>
        </w:p>
      </w:sdtContent>
    </w:sdt>
    <w:p w14:paraId="2272E647" w14:textId="77777777" w:rsidR="0021499C" w:rsidRPr="00081AF8" w:rsidRDefault="0021499C" w:rsidP="00081AF8">
      <w:pPr>
        <w:pStyle w:val="Heading1"/>
        <w:spacing w:line="360" w:lineRule="auto"/>
        <w:jc w:val="center"/>
        <w:rPr>
          <w:rFonts w:ascii="Times New Roman" w:eastAsia="Times New Roman" w:hAnsi="Times New Roman" w:cs="Times New Roman"/>
          <w:b/>
          <w:sz w:val="28"/>
          <w:szCs w:val="28"/>
        </w:rPr>
        <w:sectPr w:rsidR="0021499C" w:rsidRPr="00081AF8" w:rsidSect="00D3188A">
          <w:headerReference w:type="default" r:id="rId8"/>
          <w:pgSz w:w="11906" w:h="16838" w:code="9"/>
          <w:pgMar w:top="1418" w:right="851" w:bottom="1134" w:left="1985" w:header="720" w:footer="720" w:gutter="0"/>
          <w:cols w:space="720"/>
          <w:docGrid w:linePitch="360"/>
        </w:sectPr>
      </w:pPr>
    </w:p>
    <w:p w14:paraId="668F40AA" w14:textId="77777777" w:rsidR="00D40B91" w:rsidRPr="00081AF8" w:rsidRDefault="00D40B91" w:rsidP="00081AF8">
      <w:pPr>
        <w:pStyle w:val="Heading1"/>
        <w:spacing w:line="360" w:lineRule="auto"/>
        <w:jc w:val="center"/>
        <w:rPr>
          <w:rFonts w:ascii="Times New Roman" w:eastAsia="Times New Roman" w:hAnsi="Times New Roman" w:cs="Times New Roman"/>
          <w:b/>
          <w:sz w:val="28"/>
          <w:szCs w:val="28"/>
        </w:rPr>
      </w:pPr>
      <w:bookmarkStart w:id="2" w:name="_Toc121835996"/>
      <w:ins w:id="3" w:author="admin" w:date="2022-12-12T09:28:00Z">
        <w:r w:rsidRPr="00081AF8">
          <w:rPr>
            <w:rFonts w:ascii="Times New Roman" w:eastAsia="Times New Roman" w:hAnsi="Times New Roman" w:cs="Times New Roman"/>
            <w:b/>
            <w:sz w:val="28"/>
            <w:szCs w:val="28"/>
          </w:rPr>
          <w:lastRenderedPageBreak/>
          <w:t>M</w:t>
        </w:r>
      </w:ins>
      <w:r w:rsidRPr="00081AF8">
        <w:rPr>
          <w:rFonts w:ascii="Times New Roman" w:eastAsia="Times New Roman" w:hAnsi="Times New Roman" w:cs="Times New Roman"/>
          <w:b/>
          <w:sz w:val="28"/>
          <w:szCs w:val="28"/>
        </w:rPr>
        <w:t>Ở</w:t>
      </w:r>
      <w:ins w:id="4" w:author="admin" w:date="2022-12-12T09:28:00Z">
        <w:r w:rsidRPr="00081AF8">
          <w:rPr>
            <w:rFonts w:ascii="Times New Roman" w:eastAsia="Times New Roman" w:hAnsi="Times New Roman" w:cs="Times New Roman"/>
            <w:b/>
            <w:sz w:val="28"/>
            <w:szCs w:val="28"/>
          </w:rPr>
          <w:t xml:space="preserve"> ĐẦU</w:t>
        </w:r>
      </w:ins>
      <w:bookmarkEnd w:id="1"/>
      <w:bookmarkEnd w:id="2"/>
    </w:p>
    <w:p w14:paraId="20B094A6" w14:textId="77777777" w:rsidR="00D40B91" w:rsidRPr="00081AF8" w:rsidRDefault="00D40B91" w:rsidP="00081AF8">
      <w:pPr>
        <w:tabs>
          <w:tab w:val="left" w:pos="851"/>
        </w:tabs>
        <w:spacing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Trong suốt thời gian học tập tại Học viện Kỹ Thuật Quân Sự, với sự nỗ lực của bản thân và sự nhiệt tình giúp đỡ của các thầy cô giáo trong trường, bạn bè, gia đình, đặc biệt là các thầy cô giáo trong khoa, đã giúp em tích lũy một nền tảng kiến thức vững vàng để hoàn thành luận án án tốt nghiệp. Trong thời gian làm luận văn, được sự giúp đỡ của giáo viên hướng dẫn Chu Thị Hường – Giảng viên khoa Công nghệ thông tin – Học Viện Kỹ Thuật Quân Sự về kiến thức chuyên môn cũng như hướng tiếp cận vấn đề, giải đáp mọi câu hỏi. Em xin gửi lời cảm ơn chân thành đến các thầy cô và ban lãnh đạo trường nói chung và cô Chu Thị Hường nói riêng, việc em hoàn thành luận án đúng theo quy định dựa vào công lao rất lớn của các thầy cô đã truyền đạt cho em những kiến thức bổ ích, quý báu trong suốt quá trình chúng em học tập tại trường.</w:t>
      </w:r>
    </w:p>
    <w:p w14:paraId="31436472" w14:textId="77777777" w:rsidR="00D40B91" w:rsidRPr="00081AF8" w:rsidRDefault="00D40B91" w:rsidP="00081AF8">
      <w:pPr>
        <w:tabs>
          <w:tab w:val="left" w:pos="851"/>
        </w:tabs>
        <w:spacing w:line="360" w:lineRule="auto"/>
        <w:jc w:val="both"/>
        <w:rPr>
          <w:rFonts w:ascii="Times New Roman" w:eastAsia="Times New Roman" w:hAnsi="Times New Roman" w:cs="Times New Roman"/>
          <w:b/>
          <w:sz w:val="28"/>
          <w:szCs w:val="28"/>
        </w:rPr>
      </w:pPr>
      <w:r w:rsidRPr="00081AF8">
        <w:rPr>
          <w:rFonts w:ascii="Times New Roman" w:eastAsia="Times New Roman" w:hAnsi="Times New Roman" w:cs="Times New Roman"/>
          <w:sz w:val="28"/>
          <w:szCs w:val="28"/>
        </w:rPr>
        <w:tab/>
        <w:t>Các thầy cô giáo trong khoa công nghệ thông tin đã giảng dạy cho em những kiến thức chuyên môn làm cơ sở để thực hiện luận văn tốt nghiệp và tạo điều kiện cho em hoàn thành tốt khóa học. Đặc biệt em xin gửi lời cám ơn chân thành tới cô Chu Thị Hường là người luôn theo sát chỉ bảo hướng đi và cho em những lời khuyên quý báu cũng như cung cấp các thông tin và căn cứ khoa học để em định hướng tốt trong khi làm khóa luận tốt nghiệp.</w:t>
      </w:r>
    </w:p>
    <w:p w14:paraId="01712F7A" w14:textId="77777777" w:rsidR="00D40B91" w:rsidRPr="00081AF8" w:rsidRDefault="00D40B91" w:rsidP="00081AF8">
      <w:pPr>
        <w:spacing w:line="360" w:lineRule="auto"/>
        <w:jc w:val="center"/>
        <w:rPr>
          <w:rFonts w:ascii="Times New Roman" w:eastAsia="Times New Roman" w:hAnsi="Times New Roman" w:cs="Times New Roman"/>
          <w:b/>
          <w:sz w:val="28"/>
          <w:szCs w:val="28"/>
        </w:rPr>
      </w:pPr>
    </w:p>
    <w:p w14:paraId="6E37086D" w14:textId="77777777" w:rsidR="00D40B91" w:rsidRPr="00081AF8" w:rsidRDefault="00D40B91" w:rsidP="00081AF8">
      <w:pPr>
        <w:spacing w:line="360" w:lineRule="auto"/>
        <w:jc w:val="center"/>
        <w:rPr>
          <w:rFonts w:ascii="Times New Roman" w:eastAsia="Times New Roman" w:hAnsi="Times New Roman" w:cs="Times New Roman"/>
          <w:b/>
          <w:sz w:val="28"/>
          <w:szCs w:val="28"/>
        </w:rPr>
      </w:pPr>
    </w:p>
    <w:p w14:paraId="504B24C6" w14:textId="77777777" w:rsidR="00D40B91" w:rsidRPr="00081AF8" w:rsidRDefault="00D40B91" w:rsidP="00081AF8">
      <w:pPr>
        <w:spacing w:line="360" w:lineRule="auto"/>
        <w:jc w:val="center"/>
        <w:rPr>
          <w:rFonts w:ascii="Times New Roman" w:eastAsia="Times New Roman" w:hAnsi="Times New Roman" w:cs="Times New Roman"/>
          <w:b/>
          <w:sz w:val="28"/>
          <w:szCs w:val="28"/>
        </w:rPr>
      </w:pPr>
    </w:p>
    <w:p w14:paraId="6DCEA9F3" w14:textId="77777777" w:rsidR="00D40B91" w:rsidRPr="00081AF8" w:rsidRDefault="00D40B91" w:rsidP="00081AF8">
      <w:pPr>
        <w:spacing w:line="360" w:lineRule="auto"/>
        <w:jc w:val="center"/>
        <w:rPr>
          <w:rFonts w:ascii="Times New Roman" w:eastAsia="Times New Roman" w:hAnsi="Times New Roman" w:cs="Times New Roman"/>
          <w:b/>
          <w:sz w:val="28"/>
          <w:szCs w:val="28"/>
        </w:rPr>
      </w:pPr>
    </w:p>
    <w:p w14:paraId="2C5AD04E" w14:textId="77777777" w:rsidR="00D40B91" w:rsidRPr="00081AF8" w:rsidRDefault="00D40B91" w:rsidP="00081AF8">
      <w:pPr>
        <w:spacing w:line="360" w:lineRule="auto"/>
        <w:jc w:val="center"/>
        <w:rPr>
          <w:rFonts w:ascii="Times New Roman" w:eastAsia="Times New Roman" w:hAnsi="Times New Roman" w:cs="Times New Roman"/>
          <w:b/>
          <w:sz w:val="28"/>
          <w:szCs w:val="28"/>
        </w:rPr>
      </w:pPr>
    </w:p>
    <w:p w14:paraId="32F61215" w14:textId="77777777" w:rsidR="00D40B91" w:rsidRPr="00081AF8" w:rsidRDefault="00D40B91" w:rsidP="00081AF8">
      <w:pPr>
        <w:spacing w:line="360" w:lineRule="auto"/>
        <w:jc w:val="center"/>
        <w:rPr>
          <w:ins w:id="5" w:author="admin" w:date="2022-12-12T09:28:00Z"/>
          <w:rFonts w:ascii="Times New Roman" w:eastAsia="Times New Roman" w:hAnsi="Times New Roman" w:cs="Times New Roman"/>
          <w:b/>
          <w:sz w:val="28"/>
          <w:szCs w:val="28"/>
        </w:rPr>
      </w:pPr>
    </w:p>
    <w:p w14:paraId="25208FFD" w14:textId="77777777" w:rsidR="00D40B91" w:rsidRPr="00081AF8" w:rsidRDefault="00D40B91" w:rsidP="00081AF8">
      <w:pPr>
        <w:pStyle w:val="Heading2"/>
        <w:numPr>
          <w:ilvl w:val="1"/>
          <w:numId w:val="1"/>
        </w:numPr>
        <w:tabs>
          <w:tab w:val="left" w:pos="851"/>
        </w:tabs>
        <w:spacing w:before="0" w:after="0" w:line="360" w:lineRule="auto"/>
        <w:jc w:val="both"/>
        <w:rPr>
          <w:ins w:id="6" w:author="admin" w:date="2022-12-12T09:28:00Z"/>
          <w:rFonts w:ascii="Times New Roman" w:eastAsia="Times New Roman" w:hAnsi="Times New Roman" w:cs="Times New Roman"/>
          <w:b/>
          <w:sz w:val="28"/>
          <w:szCs w:val="28"/>
        </w:rPr>
      </w:pPr>
      <w:bookmarkStart w:id="7" w:name="_Toc121810106"/>
      <w:bookmarkStart w:id="8" w:name="_Toc121835997"/>
      <w:ins w:id="9" w:author="admin" w:date="2022-12-12T09:28:00Z">
        <w:r w:rsidRPr="00081AF8">
          <w:rPr>
            <w:rFonts w:ascii="Times New Roman" w:eastAsia="Times New Roman" w:hAnsi="Times New Roman" w:cs="Times New Roman"/>
            <w:b/>
            <w:sz w:val="28"/>
            <w:szCs w:val="28"/>
          </w:rPr>
          <w:lastRenderedPageBreak/>
          <w:t>Lý do chọn đề tài</w:t>
        </w:r>
        <w:bookmarkEnd w:id="7"/>
        <w:bookmarkEnd w:id="8"/>
      </w:ins>
    </w:p>
    <w:p w14:paraId="6D40A703" w14:textId="77777777" w:rsidR="00D40B91" w:rsidRPr="00081AF8" w:rsidRDefault="00D40B91" w:rsidP="00081AF8">
      <w:pPr>
        <w:tabs>
          <w:tab w:val="left" w:pos="851"/>
        </w:tabs>
        <w:spacing w:line="360" w:lineRule="auto"/>
        <w:ind w:firstLine="576"/>
        <w:jc w:val="both"/>
        <w:rPr>
          <w:ins w:id="10" w:author="admin" w:date="2022-12-12T09:28:00Z"/>
          <w:rFonts w:ascii="Times New Roman" w:eastAsia="Times New Roman" w:hAnsi="Times New Roman" w:cs="Times New Roman"/>
          <w:sz w:val="28"/>
          <w:szCs w:val="28"/>
        </w:rPr>
      </w:pPr>
      <w:ins w:id="11" w:author="admin" w:date="2022-12-12T09:28:00Z">
        <w:r w:rsidRPr="00081AF8">
          <w:rPr>
            <w:rFonts w:ascii="Times New Roman" w:eastAsia="Times New Roman" w:hAnsi="Times New Roman" w:cs="Times New Roman"/>
            <w:sz w:val="28"/>
            <w:szCs w:val="28"/>
          </w:rPr>
          <w:t>Ngày nay</w:t>
        </w:r>
      </w:ins>
      <w:r w:rsidRPr="00081AF8">
        <w:rPr>
          <w:rFonts w:ascii="Times New Roman" w:eastAsia="Times New Roman" w:hAnsi="Times New Roman" w:cs="Times New Roman"/>
          <w:sz w:val="28"/>
          <w:szCs w:val="28"/>
        </w:rPr>
        <w:t xml:space="preserve">, </w:t>
      </w:r>
      <w:ins w:id="12" w:author="admin" w:date="2022-12-12T09:28:00Z">
        <w:r w:rsidRPr="00081AF8">
          <w:rPr>
            <w:rFonts w:ascii="Times New Roman" w:eastAsia="Times New Roman" w:hAnsi="Times New Roman" w:cs="Times New Roman"/>
            <w:sz w:val="28"/>
            <w:szCs w:val="28"/>
          </w:rPr>
          <w:t>thương mại điện tử là lĩnh vực đang được chính phủ Việt Nam quan tâm, thúc đẩy phát triển. Hiện đã có rất nhiều các doanh nghiệp ứng dụng thương mại điện tử vào kinh doanh để cạnh tranh và phát triển trong thực trạng toàn cầu hóa hiện nay.</w:t>
        </w:r>
      </w:ins>
    </w:p>
    <w:p w14:paraId="64541094" w14:textId="77777777" w:rsidR="00D40B91" w:rsidRPr="00081AF8" w:rsidRDefault="00D40B91" w:rsidP="00081AF8">
      <w:pPr>
        <w:tabs>
          <w:tab w:val="left" w:pos="851"/>
        </w:tabs>
        <w:spacing w:line="360" w:lineRule="auto"/>
        <w:ind w:firstLine="576"/>
        <w:jc w:val="both"/>
        <w:rPr>
          <w:ins w:id="13" w:author="admin" w:date="2022-12-12T09:28:00Z"/>
          <w:rFonts w:ascii="Times New Roman" w:eastAsia="Times New Roman" w:hAnsi="Times New Roman" w:cs="Times New Roman"/>
          <w:sz w:val="28"/>
          <w:szCs w:val="28"/>
        </w:rPr>
      </w:pPr>
      <w:ins w:id="14" w:author="admin" w:date="2022-12-12T09:28:00Z">
        <w:r w:rsidRPr="00081AF8">
          <w:rPr>
            <w:rFonts w:ascii="Times New Roman" w:eastAsia="Times New Roman" w:hAnsi="Times New Roman" w:cs="Times New Roman"/>
            <w:sz w:val="28"/>
            <w:szCs w:val="28"/>
          </w:rPr>
          <w:t>Có rất nhiều ý tưởng kinh doanh thương mại điện tử như kinh doanh trên nền tảng website, thiết bị di động</w:t>
        </w:r>
      </w:ins>
      <w:r w:rsidRPr="00081AF8">
        <w:rPr>
          <w:rFonts w:ascii="Times New Roman" w:eastAsia="Times New Roman" w:hAnsi="Times New Roman" w:cs="Times New Roman"/>
          <w:sz w:val="28"/>
          <w:szCs w:val="28"/>
        </w:rPr>
        <w:t xml:space="preserve"> </w:t>
      </w:r>
      <w:ins w:id="15" w:author="admin" w:date="2022-12-12T09:28:00Z">
        <w:r w:rsidRPr="00081AF8">
          <w:rPr>
            <w:rFonts w:ascii="Times New Roman" w:eastAsia="Times New Roman" w:hAnsi="Times New Roman" w:cs="Times New Roman"/>
            <w:sz w:val="28"/>
            <w:szCs w:val="28"/>
          </w:rPr>
          <w:t>, tiếp thị trực tuyến trên các nền tảng Facebook, Google, … Tuy nhiên</w:t>
        </w:r>
      </w:ins>
      <w:r w:rsidRPr="00081AF8">
        <w:rPr>
          <w:rFonts w:ascii="Times New Roman" w:eastAsia="Times New Roman" w:hAnsi="Times New Roman" w:cs="Times New Roman"/>
          <w:sz w:val="28"/>
          <w:szCs w:val="28"/>
        </w:rPr>
        <w:t xml:space="preserve"> </w:t>
      </w:r>
      <w:ins w:id="16" w:author="admin" w:date="2022-12-12T09:28:00Z">
        <w:r w:rsidRPr="00081AF8">
          <w:rPr>
            <w:rFonts w:ascii="Times New Roman" w:eastAsia="Times New Roman" w:hAnsi="Times New Roman" w:cs="Times New Roman"/>
            <w:sz w:val="28"/>
            <w:szCs w:val="28"/>
          </w:rPr>
          <w:t>, hiện nay việc mua bán trên mạng còn gặp nhiều vấn đề khó khăn như: người dùng lo ngại về chất lượng sản phẩm, lo ngại về tính bảo mật thông tin của khách hàng hay thông tin của hệ thống thanh toán trên trực tuyến,</w:t>
        </w:r>
      </w:ins>
      <w:r w:rsidRPr="00081AF8">
        <w:rPr>
          <w:rFonts w:ascii="Times New Roman" w:eastAsia="Times New Roman" w:hAnsi="Times New Roman" w:cs="Times New Roman"/>
          <w:sz w:val="28"/>
          <w:szCs w:val="28"/>
        </w:rPr>
        <w:t xml:space="preserve"> </w:t>
      </w:r>
      <w:ins w:id="17" w:author="admin" w:date="2022-12-12T09:28:00Z">
        <w:r w:rsidRPr="00081AF8">
          <w:rPr>
            <w:rFonts w:ascii="Times New Roman" w:eastAsia="Times New Roman" w:hAnsi="Times New Roman" w:cs="Times New Roman"/>
            <w:sz w:val="28"/>
            <w:szCs w:val="28"/>
          </w:rPr>
          <w:t>... Trái lại với những khó khăn trên, thì cũng có nhiều mặt ưu điểm khác như: quảng cáo thông tin và tiếp thị tốn chi phí thấp, khách hàng có thể mua sắm một cách dễ dàng chỉ cần với 1 chiếc điện thoại thông minh hay một chiếc máy tính, …</w:t>
        </w:r>
      </w:ins>
    </w:p>
    <w:p w14:paraId="080CEC97" w14:textId="77777777" w:rsidR="00D40B91" w:rsidRPr="00081AF8" w:rsidRDefault="00D40B91" w:rsidP="00081AF8">
      <w:pPr>
        <w:tabs>
          <w:tab w:val="left" w:pos="851"/>
        </w:tabs>
        <w:spacing w:line="360" w:lineRule="auto"/>
        <w:ind w:firstLine="576"/>
        <w:jc w:val="both"/>
        <w:rPr>
          <w:ins w:id="18" w:author="admin" w:date="2022-12-12T09:28:00Z"/>
          <w:rFonts w:ascii="Times New Roman" w:eastAsia="Times New Roman" w:hAnsi="Times New Roman" w:cs="Times New Roman"/>
          <w:sz w:val="28"/>
          <w:szCs w:val="28"/>
        </w:rPr>
      </w:pPr>
      <w:ins w:id="19" w:author="admin" w:date="2022-12-12T09:28:00Z">
        <w:r w:rsidRPr="00081AF8">
          <w:rPr>
            <w:rFonts w:ascii="Times New Roman" w:eastAsia="Times New Roman" w:hAnsi="Times New Roman" w:cs="Times New Roman"/>
            <w:sz w:val="28"/>
            <w:szCs w:val="28"/>
          </w:rPr>
          <w:t xml:space="preserve">Xuất phát từ nhu cầu thực tế đã nêu trên cùng với sự gợi ý của giáo viên </w:t>
        </w:r>
        <w:r w:rsidRPr="00081AF8">
          <w:rPr>
            <w:rFonts w:ascii="Times New Roman" w:eastAsia="Times New Roman" w:hAnsi="Times New Roman" w:cs="Times New Roman"/>
            <w:b/>
            <w:sz w:val="28"/>
            <w:szCs w:val="28"/>
          </w:rPr>
          <w:t>TS.</w:t>
        </w:r>
        <w:r w:rsidRPr="00081AF8">
          <w:rPr>
            <w:rFonts w:ascii="Times New Roman" w:eastAsia="Times New Roman" w:hAnsi="Times New Roman" w:cs="Times New Roman"/>
            <w:sz w:val="28"/>
            <w:szCs w:val="28"/>
          </w:rPr>
          <w:t xml:space="preserve"> </w:t>
        </w:r>
        <w:r w:rsidRPr="00081AF8">
          <w:rPr>
            <w:rFonts w:ascii="Times New Roman" w:eastAsia="Times New Roman" w:hAnsi="Times New Roman" w:cs="Times New Roman"/>
            <w:b/>
            <w:i/>
            <w:sz w:val="28"/>
            <w:szCs w:val="28"/>
          </w:rPr>
          <w:t>Chu Thi Hường</w:t>
        </w:r>
        <w:r w:rsidRPr="00081AF8">
          <w:rPr>
            <w:rFonts w:ascii="Times New Roman" w:eastAsia="Times New Roman" w:hAnsi="Times New Roman" w:cs="Times New Roman"/>
            <w:sz w:val="28"/>
            <w:szCs w:val="28"/>
          </w:rPr>
          <w:t xml:space="preserve">, em đã quyết định </w:t>
        </w:r>
        <w:r w:rsidRPr="00081AF8">
          <w:rPr>
            <w:rFonts w:ascii="Times New Roman" w:eastAsia="Times New Roman" w:hAnsi="Times New Roman" w:cs="Times New Roman"/>
            <w:b/>
            <w:i/>
            <w:sz w:val="28"/>
            <w:szCs w:val="28"/>
          </w:rPr>
          <w:t>“Xây dựng website bán điện thoại”</w:t>
        </w:r>
        <w:r w:rsidRPr="00081AF8">
          <w:rPr>
            <w:rFonts w:ascii="Times New Roman" w:eastAsia="Times New Roman" w:hAnsi="Times New Roman" w:cs="Times New Roman"/>
            <w:sz w:val="28"/>
            <w:szCs w:val="28"/>
          </w:rPr>
          <w:t xml:space="preserve"> nhằm tạo ra hệ thống bán hàng có tính thiết thực và ứng dụng vào thực tế.</w:t>
        </w:r>
      </w:ins>
    </w:p>
    <w:p w14:paraId="72DD02C4" w14:textId="77777777" w:rsidR="00D40B91" w:rsidRPr="00081AF8" w:rsidRDefault="00D40B91" w:rsidP="00081AF8">
      <w:pPr>
        <w:pStyle w:val="Heading2"/>
        <w:numPr>
          <w:ilvl w:val="1"/>
          <w:numId w:val="1"/>
        </w:numPr>
        <w:tabs>
          <w:tab w:val="left" w:pos="851"/>
        </w:tabs>
        <w:spacing w:before="0" w:after="0" w:line="360" w:lineRule="auto"/>
        <w:rPr>
          <w:ins w:id="20" w:author="admin" w:date="2022-12-12T09:28:00Z"/>
          <w:rFonts w:ascii="Times New Roman" w:eastAsia="Times New Roman" w:hAnsi="Times New Roman" w:cs="Times New Roman"/>
          <w:b/>
          <w:sz w:val="28"/>
          <w:szCs w:val="28"/>
        </w:rPr>
      </w:pPr>
      <w:bookmarkStart w:id="21" w:name="_Toc121810107"/>
      <w:bookmarkStart w:id="22" w:name="_Toc121835998"/>
      <w:ins w:id="23" w:author="admin" w:date="2022-12-12T09:28:00Z">
        <w:r w:rsidRPr="00081AF8">
          <w:rPr>
            <w:rFonts w:ascii="Times New Roman" w:eastAsia="Times New Roman" w:hAnsi="Times New Roman" w:cs="Times New Roman"/>
            <w:b/>
            <w:sz w:val="28"/>
            <w:szCs w:val="28"/>
          </w:rPr>
          <w:t>Mục đích nghiên cứu</w:t>
        </w:r>
        <w:bookmarkEnd w:id="21"/>
        <w:bookmarkEnd w:id="22"/>
      </w:ins>
    </w:p>
    <w:p w14:paraId="23C015F6" w14:textId="77777777" w:rsidR="00D40B91" w:rsidRPr="00081AF8" w:rsidRDefault="00D40B91" w:rsidP="00081AF8">
      <w:pPr>
        <w:numPr>
          <w:ilvl w:val="0"/>
          <w:numId w:val="3"/>
        </w:numPr>
        <w:tabs>
          <w:tab w:val="left" w:pos="851"/>
        </w:tabs>
        <w:spacing w:after="0" w:line="360" w:lineRule="auto"/>
        <w:jc w:val="both"/>
        <w:rPr>
          <w:ins w:id="24" w:author="admin" w:date="2022-12-12T09:28:00Z"/>
          <w:rFonts w:ascii="Times New Roman" w:eastAsia="Times New Roman" w:hAnsi="Times New Roman" w:cs="Times New Roman"/>
          <w:sz w:val="28"/>
          <w:szCs w:val="28"/>
        </w:rPr>
      </w:pPr>
      <w:ins w:id="25" w:author="admin" w:date="2022-12-12T09:28:00Z">
        <w:r w:rsidRPr="00081AF8">
          <w:rPr>
            <w:rFonts w:ascii="Times New Roman" w:eastAsia="Times New Roman" w:hAnsi="Times New Roman" w:cs="Times New Roman"/>
            <w:sz w:val="28"/>
            <w:szCs w:val="28"/>
          </w:rPr>
          <w:t>Xây dựng website bán điện thoại</w:t>
        </w:r>
      </w:ins>
    </w:p>
    <w:p w14:paraId="1B17427B" w14:textId="77777777" w:rsidR="00D40B91" w:rsidRPr="00081AF8" w:rsidRDefault="00D40B91" w:rsidP="00081AF8">
      <w:pPr>
        <w:numPr>
          <w:ilvl w:val="0"/>
          <w:numId w:val="3"/>
        </w:numPr>
        <w:tabs>
          <w:tab w:val="left" w:pos="851"/>
        </w:tabs>
        <w:spacing w:after="0" w:line="360" w:lineRule="auto"/>
        <w:jc w:val="both"/>
        <w:rPr>
          <w:ins w:id="26" w:author="admin" w:date="2022-12-12T09:28:00Z"/>
          <w:rFonts w:ascii="Times New Roman" w:eastAsia="Times New Roman" w:hAnsi="Times New Roman" w:cs="Times New Roman"/>
          <w:sz w:val="28"/>
          <w:szCs w:val="28"/>
        </w:rPr>
      </w:pPr>
      <w:ins w:id="27" w:author="admin" w:date="2022-12-12T09:28:00Z">
        <w:r w:rsidRPr="00081AF8">
          <w:rPr>
            <w:rFonts w:ascii="Times New Roman" w:eastAsia="Times New Roman" w:hAnsi="Times New Roman" w:cs="Times New Roman"/>
            <w:sz w:val="28"/>
            <w:szCs w:val="28"/>
          </w:rPr>
          <w:t>Nghiên cứu các công nghệ phát triển Website.</w:t>
        </w:r>
      </w:ins>
    </w:p>
    <w:p w14:paraId="665E206E" w14:textId="77777777" w:rsidR="00D40B91" w:rsidRPr="00081AF8" w:rsidRDefault="00D40B91" w:rsidP="00081AF8">
      <w:pPr>
        <w:numPr>
          <w:ilvl w:val="0"/>
          <w:numId w:val="3"/>
        </w:numPr>
        <w:tabs>
          <w:tab w:val="left" w:pos="851"/>
        </w:tabs>
        <w:spacing w:after="0" w:line="360" w:lineRule="auto"/>
        <w:jc w:val="both"/>
        <w:rPr>
          <w:ins w:id="28" w:author="admin" w:date="2022-12-12T09:28:00Z"/>
          <w:rFonts w:ascii="Times New Roman" w:eastAsia="Times New Roman" w:hAnsi="Times New Roman" w:cs="Times New Roman"/>
          <w:sz w:val="28"/>
          <w:szCs w:val="28"/>
        </w:rPr>
      </w:pPr>
      <w:ins w:id="29" w:author="admin" w:date="2022-12-12T09:28:00Z">
        <w:r w:rsidRPr="00081AF8">
          <w:rPr>
            <w:rFonts w:ascii="Times New Roman" w:eastAsia="Times New Roman" w:hAnsi="Times New Roman" w:cs="Times New Roman"/>
            <w:sz w:val="28"/>
            <w:szCs w:val="28"/>
          </w:rPr>
          <w:t>Giải quyết tối ưu quá trình bán hàng và quản lý bán hàng.</w:t>
        </w:r>
      </w:ins>
    </w:p>
    <w:p w14:paraId="440EFB32" w14:textId="77777777" w:rsidR="00D40B91" w:rsidRPr="00081AF8" w:rsidRDefault="00D40B91" w:rsidP="00081AF8">
      <w:pPr>
        <w:pStyle w:val="Heading2"/>
        <w:numPr>
          <w:ilvl w:val="1"/>
          <w:numId w:val="1"/>
        </w:numPr>
        <w:tabs>
          <w:tab w:val="left" w:pos="851"/>
        </w:tabs>
        <w:spacing w:before="0" w:after="0" w:line="360" w:lineRule="auto"/>
        <w:rPr>
          <w:ins w:id="30" w:author="admin" w:date="2022-12-12T09:28:00Z"/>
          <w:rFonts w:ascii="Times New Roman" w:eastAsia="Times New Roman" w:hAnsi="Times New Roman" w:cs="Times New Roman"/>
          <w:b/>
          <w:sz w:val="28"/>
          <w:szCs w:val="28"/>
        </w:rPr>
      </w:pPr>
      <w:bookmarkStart w:id="31" w:name="_Toc121810108"/>
      <w:bookmarkStart w:id="32" w:name="_Toc121835999"/>
      <w:ins w:id="33" w:author="admin" w:date="2022-12-12T09:28:00Z">
        <w:r w:rsidRPr="00081AF8">
          <w:rPr>
            <w:rFonts w:ascii="Times New Roman" w:eastAsia="Times New Roman" w:hAnsi="Times New Roman" w:cs="Times New Roman"/>
            <w:b/>
            <w:sz w:val="28"/>
            <w:szCs w:val="28"/>
          </w:rPr>
          <w:t>Đối tượng nghiên cứu</w:t>
        </w:r>
        <w:bookmarkEnd w:id="31"/>
        <w:bookmarkEnd w:id="32"/>
      </w:ins>
    </w:p>
    <w:p w14:paraId="0DC781D6" w14:textId="77777777" w:rsidR="00D40B91" w:rsidRPr="00081AF8" w:rsidRDefault="00D40B91" w:rsidP="00081AF8">
      <w:pPr>
        <w:numPr>
          <w:ilvl w:val="0"/>
          <w:numId w:val="5"/>
        </w:numPr>
        <w:tabs>
          <w:tab w:val="left" w:pos="851"/>
        </w:tabs>
        <w:spacing w:after="0" w:line="360" w:lineRule="auto"/>
        <w:jc w:val="both"/>
        <w:rPr>
          <w:ins w:id="34" w:author="admin" w:date="2022-12-12T09:28:00Z"/>
          <w:rFonts w:ascii="Times New Roman" w:eastAsia="Times New Roman" w:hAnsi="Times New Roman" w:cs="Times New Roman"/>
          <w:spacing w:val="-6"/>
          <w:sz w:val="28"/>
          <w:szCs w:val="28"/>
        </w:rPr>
      </w:pPr>
      <w:ins w:id="35" w:author="admin" w:date="2022-12-12T09:28:00Z">
        <w:r w:rsidRPr="00081AF8">
          <w:rPr>
            <w:rFonts w:ascii="Times New Roman" w:eastAsia="Times New Roman" w:hAnsi="Times New Roman" w:cs="Times New Roman"/>
            <w:spacing w:val="-6"/>
            <w:sz w:val="28"/>
            <w:szCs w:val="28"/>
          </w:rPr>
          <w:t>Nhân viên bán điện thoại, khách hàng mua điện thoại, người quản lý cửa hàng.</w:t>
        </w:r>
      </w:ins>
    </w:p>
    <w:p w14:paraId="39CCABF6" w14:textId="77777777" w:rsidR="00D40B91" w:rsidRPr="00081AF8" w:rsidRDefault="00D40B91" w:rsidP="00081AF8">
      <w:pPr>
        <w:numPr>
          <w:ilvl w:val="0"/>
          <w:numId w:val="5"/>
        </w:numPr>
        <w:tabs>
          <w:tab w:val="left" w:pos="851"/>
        </w:tabs>
        <w:spacing w:after="0" w:line="360" w:lineRule="auto"/>
        <w:rPr>
          <w:ins w:id="36" w:author="admin" w:date="2022-12-12T09:28:00Z"/>
          <w:rFonts w:ascii="Times New Roman" w:eastAsia="Times New Roman" w:hAnsi="Times New Roman" w:cs="Times New Roman"/>
          <w:sz w:val="28"/>
          <w:szCs w:val="28"/>
        </w:rPr>
      </w:pPr>
      <w:ins w:id="37" w:author="admin" w:date="2022-12-12T09:28:00Z">
        <w:r w:rsidRPr="00081AF8">
          <w:rPr>
            <w:rFonts w:ascii="Times New Roman" w:eastAsia="Times New Roman" w:hAnsi="Times New Roman" w:cs="Times New Roman"/>
            <w:sz w:val="28"/>
            <w:szCs w:val="28"/>
          </w:rPr>
          <w:t>Các báo cáo mua hàng.</w:t>
        </w:r>
      </w:ins>
    </w:p>
    <w:p w14:paraId="7BEDBF33" w14:textId="77777777" w:rsidR="00D40B91" w:rsidRPr="00081AF8" w:rsidRDefault="00D40B91" w:rsidP="00081AF8">
      <w:pPr>
        <w:pStyle w:val="Heading2"/>
        <w:numPr>
          <w:ilvl w:val="1"/>
          <w:numId w:val="1"/>
        </w:numPr>
        <w:tabs>
          <w:tab w:val="left" w:pos="851"/>
        </w:tabs>
        <w:spacing w:before="0" w:after="0" w:line="360" w:lineRule="auto"/>
        <w:rPr>
          <w:ins w:id="38" w:author="admin" w:date="2022-12-12T09:28:00Z"/>
          <w:rFonts w:ascii="Times New Roman" w:eastAsia="Times New Roman" w:hAnsi="Times New Roman" w:cs="Times New Roman"/>
          <w:b/>
          <w:sz w:val="28"/>
          <w:szCs w:val="28"/>
        </w:rPr>
      </w:pPr>
      <w:bookmarkStart w:id="39" w:name="_Toc121810109"/>
      <w:bookmarkStart w:id="40" w:name="_Toc121836000"/>
      <w:ins w:id="41" w:author="admin" w:date="2022-12-12T09:28:00Z">
        <w:r w:rsidRPr="00081AF8">
          <w:rPr>
            <w:rFonts w:ascii="Times New Roman" w:eastAsia="Times New Roman" w:hAnsi="Times New Roman" w:cs="Times New Roman"/>
            <w:b/>
            <w:sz w:val="28"/>
            <w:szCs w:val="28"/>
          </w:rPr>
          <w:t>Nhiệm vụ nghiên cứu</w:t>
        </w:r>
        <w:bookmarkEnd w:id="39"/>
        <w:bookmarkEnd w:id="40"/>
      </w:ins>
    </w:p>
    <w:p w14:paraId="6ACD08A0" w14:textId="77777777" w:rsidR="00D40B91" w:rsidRPr="00081AF8" w:rsidRDefault="00D40B91" w:rsidP="00081AF8">
      <w:pPr>
        <w:tabs>
          <w:tab w:val="left" w:pos="851"/>
        </w:tabs>
        <w:spacing w:line="360" w:lineRule="auto"/>
        <w:ind w:left="576"/>
        <w:rPr>
          <w:ins w:id="42" w:author="admin" w:date="2022-12-12T09:28:00Z"/>
          <w:rFonts w:ascii="Times New Roman" w:eastAsia="Times New Roman" w:hAnsi="Times New Roman" w:cs="Times New Roman"/>
          <w:spacing w:val="-6"/>
          <w:sz w:val="28"/>
          <w:szCs w:val="28"/>
        </w:rPr>
      </w:pPr>
      <w:ins w:id="43" w:author="admin" w:date="2022-12-12T09:28:00Z">
        <w:r w:rsidRPr="00081AF8">
          <w:rPr>
            <w:rFonts w:ascii="Times New Roman" w:eastAsia="Times New Roman" w:hAnsi="Times New Roman" w:cs="Times New Roman"/>
            <w:spacing w:val="-6"/>
            <w:sz w:val="28"/>
            <w:szCs w:val="28"/>
          </w:rPr>
          <w:t>Lập trình và xây dựng hệ thống website bán điện thoại.</w:t>
        </w:r>
      </w:ins>
    </w:p>
    <w:p w14:paraId="56D0E121" w14:textId="77777777" w:rsidR="00D40B91" w:rsidRPr="00081AF8" w:rsidRDefault="00D40B91" w:rsidP="00081AF8">
      <w:pPr>
        <w:pStyle w:val="Heading2"/>
        <w:numPr>
          <w:ilvl w:val="1"/>
          <w:numId w:val="1"/>
        </w:numPr>
        <w:tabs>
          <w:tab w:val="left" w:pos="851"/>
        </w:tabs>
        <w:spacing w:before="0" w:after="0" w:line="360" w:lineRule="auto"/>
        <w:rPr>
          <w:ins w:id="44" w:author="admin" w:date="2022-12-12T09:28:00Z"/>
          <w:rFonts w:ascii="Times New Roman" w:eastAsia="Times New Roman" w:hAnsi="Times New Roman" w:cs="Times New Roman"/>
          <w:b/>
          <w:sz w:val="28"/>
          <w:szCs w:val="28"/>
        </w:rPr>
      </w:pPr>
      <w:bookmarkStart w:id="45" w:name="_Toc121810110"/>
      <w:bookmarkStart w:id="46" w:name="_Toc121836001"/>
      <w:ins w:id="47" w:author="admin" w:date="2022-12-12T09:28:00Z">
        <w:r w:rsidRPr="00081AF8">
          <w:rPr>
            <w:rFonts w:ascii="Times New Roman" w:eastAsia="Times New Roman" w:hAnsi="Times New Roman" w:cs="Times New Roman"/>
            <w:b/>
            <w:sz w:val="28"/>
            <w:szCs w:val="28"/>
          </w:rPr>
          <w:t>Phương pháp nghiên cứu</w:t>
        </w:r>
        <w:bookmarkEnd w:id="45"/>
        <w:bookmarkEnd w:id="46"/>
      </w:ins>
    </w:p>
    <w:p w14:paraId="26598455" w14:textId="77777777" w:rsidR="00D40B91" w:rsidRPr="00081AF8" w:rsidRDefault="00D40B91" w:rsidP="00081AF8">
      <w:pPr>
        <w:numPr>
          <w:ilvl w:val="0"/>
          <w:numId w:val="2"/>
        </w:numPr>
        <w:tabs>
          <w:tab w:val="left" w:pos="851"/>
        </w:tabs>
        <w:spacing w:after="0" w:line="360" w:lineRule="auto"/>
        <w:jc w:val="both"/>
        <w:rPr>
          <w:ins w:id="48" w:author="admin" w:date="2022-12-12T09:28:00Z"/>
          <w:rFonts w:ascii="Times New Roman" w:eastAsia="Times New Roman" w:hAnsi="Times New Roman" w:cs="Times New Roman"/>
          <w:sz w:val="28"/>
          <w:szCs w:val="28"/>
        </w:rPr>
      </w:pPr>
      <w:ins w:id="49" w:author="admin" w:date="2022-12-12T09:28:00Z">
        <w:r w:rsidRPr="00081AF8">
          <w:rPr>
            <w:rFonts w:ascii="Times New Roman" w:eastAsia="Times New Roman" w:hAnsi="Times New Roman" w:cs="Times New Roman"/>
            <w:sz w:val="28"/>
            <w:szCs w:val="28"/>
          </w:rPr>
          <w:t>Phương pháp nghiên cứu tài liệu:</w:t>
        </w:r>
      </w:ins>
    </w:p>
    <w:p w14:paraId="53368672" w14:textId="6D64DCFD" w:rsidR="00D40B91" w:rsidRPr="00081AF8" w:rsidRDefault="00D40B91" w:rsidP="00081AF8">
      <w:pPr>
        <w:numPr>
          <w:ilvl w:val="1"/>
          <w:numId w:val="2"/>
        </w:numPr>
        <w:tabs>
          <w:tab w:val="left" w:pos="851"/>
        </w:tabs>
        <w:spacing w:after="0" w:line="360" w:lineRule="auto"/>
        <w:jc w:val="both"/>
        <w:rPr>
          <w:ins w:id="50" w:author="admin" w:date="2022-12-12T09:28:00Z"/>
          <w:rFonts w:ascii="Times New Roman" w:eastAsia="Times New Roman" w:hAnsi="Times New Roman" w:cs="Times New Roman"/>
          <w:sz w:val="28"/>
          <w:szCs w:val="28"/>
        </w:rPr>
      </w:pPr>
      <w:ins w:id="51" w:author="admin" w:date="2022-12-12T09:28:00Z">
        <w:r w:rsidRPr="00081AF8">
          <w:rPr>
            <w:rFonts w:ascii="Times New Roman" w:eastAsia="Times New Roman" w:hAnsi="Times New Roman" w:cs="Times New Roman"/>
            <w:sz w:val="28"/>
            <w:szCs w:val="28"/>
          </w:rPr>
          <w:lastRenderedPageBreak/>
          <w:t>Tìm kiếm đọc các tài liệu liên quan về nghiệp vụ quản lý mua và bán hàng nói chung và quản lý mua điện thoại.</w:t>
        </w:r>
      </w:ins>
    </w:p>
    <w:p w14:paraId="6DD0ADE2" w14:textId="77777777" w:rsidR="00D40B91" w:rsidRPr="00081AF8" w:rsidRDefault="00D40B91" w:rsidP="00081AF8">
      <w:pPr>
        <w:numPr>
          <w:ilvl w:val="1"/>
          <w:numId w:val="2"/>
        </w:numPr>
        <w:tabs>
          <w:tab w:val="left" w:pos="851"/>
        </w:tabs>
        <w:spacing w:after="0" w:line="360" w:lineRule="auto"/>
        <w:jc w:val="both"/>
        <w:rPr>
          <w:ins w:id="52" w:author="admin" w:date="2022-12-12T09:28:00Z"/>
          <w:rFonts w:ascii="Times New Roman" w:eastAsia="Times New Roman" w:hAnsi="Times New Roman" w:cs="Times New Roman"/>
          <w:sz w:val="28"/>
          <w:szCs w:val="28"/>
        </w:rPr>
      </w:pPr>
      <w:ins w:id="53" w:author="admin" w:date="2022-12-12T09:28:00Z">
        <w:r w:rsidRPr="00081AF8">
          <w:rPr>
            <w:rFonts w:ascii="Times New Roman" w:eastAsia="Times New Roman" w:hAnsi="Times New Roman" w:cs="Times New Roman"/>
            <w:sz w:val="28"/>
            <w:szCs w:val="28"/>
          </w:rPr>
          <w:t>Tìm hiểu các đề tài và các website đã bán hàng, bán điện thoại tìm ra ưu nhược điểm của chúng.</w:t>
        </w:r>
      </w:ins>
    </w:p>
    <w:p w14:paraId="79ABBB92" w14:textId="77777777" w:rsidR="00D40B91" w:rsidRPr="00081AF8" w:rsidRDefault="00D40B91" w:rsidP="00081AF8">
      <w:pPr>
        <w:numPr>
          <w:ilvl w:val="0"/>
          <w:numId w:val="2"/>
        </w:numPr>
        <w:tabs>
          <w:tab w:val="left" w:pos="851"/>
        </w:tabs>
        <w:spacing w:after="0" w:line="360" w:lineRule="auto"/>
        <w:jc w:val="both"/>
        <w:rPr>
          <w:ins w:id="54" w:author="admin" w:date="2022-12-12T09:28:00Z"/>
          <w:rFonts w:ascii="Times New Roman" w:eastAsia="Times New Roman" w:hAnsi="Times New Roman" w:cs="Times New Roman"/>
          <w:sz w:val="28"/>
          <w:szCs w:val="28"/>
        </w:rPr>
      </w:pPr>
      <w:ins w:id="55" w:author="admin" w:date="2022-12-12T09:28:00Z">
        <w:r w:rsidRPr="00081AF8">
          <w:rPr>
            <w:rFonts w:ascii="Times New Roman" w:eastAsia="Times New Roman" w:hAnsi="Times New Roman" w:cs="Times New Roman"/>
            <w:sz w:val="28"/>
            <w:szCs w:val="28"/>
          </w:rPr>
          <w:t>Phương pháp thực hành: Lập trình thử nghiệm.</w:t>
        </w:r>
      </w:ins>
    </w:p>
    <w:p w14:paraId="4C47D5A3" w14:textId="77777777" w:rsidR="00D40B91" w:rsidRPr="00081AF8" w:rsidRDefault="00D40B91" w:rsidP="00081AF8">
      <w:pPr>
        <w:pStyle w:val="Heading2"/>
        <w:numPr>
          <w:ilvl w:val="1"/>
          <w:numId w:val="1"/>
        </w:numPr>
        <w:tabs>
          <w:tab w:val="left" w:pos="851"/>
        </w:tabs>
        <w:spacing w:before="0" w:after="0" w:line="360" w:lineRule="auto"/>
        <w:rPr>
          <w:ins w:id="56" w:author="admin" w:date="2022-12-12T09:28:00Z"/>
          <w:rFonts w:ascii="Times New Roman" w:eastAsia="Times New Roman" w:hAnsi="Times New Roman" w:cs="Times New Roman"/>
          <w:b/>
          <w:sz w:val="28"/>
          <w:szCs w:val="28"/>
        </w:rPr>
      </w:pPr>
      <w:bookmarkStart w:id="57" w:name="_Toc121810111"/>
      <w:bookmarkStart w:id="58" w:name="_Toc121836002"/>
      <w:ins w:id="59" w:author="admin" w:date="2022-12-12T09:28:00Z">
        <w:r w:rsidRPr="00081AF8">
          <w:rPr>
            <w:rFonts w:ascii="Times New Roman" w:eastAsia="Times New Roman" w:hAnsi="Times New Roman" w:cs="Times New Roman"/>
            <w:b/>
            <w:sz w:val="28"/>
            <w:szCs w:val="28"/>
          </w:rPr>
          <w:t>Phạm vi nghiên cứu</w:t>
        </w:r>
        <w:bookmarkEnd w:id="57"/>
        <w:bookmarkEnd w:id="58"/>
      </w:ins>
    </w:p>
    <w:p w14:paraId="7ADBA2F5" w14:textId="77777777" w:rsidR="00D40B91" w:rsidRPr="00081AF8" w:rsidRDefault="00D40B91" w:rsidP="00081AF8">
      <w:pPr>
        <w:tabs>
          <w:tab w:val="left" w:pos="851"/>
          <w:tab w:val="left" w:pos="180"/>
        </w:tabs>
        <w:spacing w:line="360" w:lineRule="auto"/>
        <w:jc w:val="both"/>
        <w:rPr>
          <w:ins w:id="60" w:author="admin" w:date="2022-12-12T09:28:00Z"/>
          <w:rFonts w:ascii="Times New Roman" w:eastAsia="Times New Roman" w:hAnsi="Times New Roman" w:cs="Times New Roman"/>
          <w:sz w:val="28"/>
          <w:szCs w:val="28"/>
        </w:rPr>
      </w:pPr>
      <w:ins w:id="61" w:author="admin" w:date="2022-12-12T09:28:00Z">
        <w:r w:rsidRPr="00081AF8">
          <w:rPr>
            <w:rFonts w:ascii="Times New Roman" w:eastAsia="Times New Roman" w:hAnsi="Times New Roman" w:cs="Times New Roman"/>
            <w:b/>
            <w:sz w:val="28"/>
            <w:szCs w:val="28"/>
          </w:rPr>
          <w:tab/>
        </w:r>
        <w:r w:rsidRPr="00081AF8">
          <w:rPr>
            <w:rFonts w:ascii="Times New Roman" w:eastAsia="Times New Roman" w:hAnsi="Times New Roman" w:cs="Times New Roman"/>
            <w:b/>
            <w:sz w:val="28"/>
            <w:szCs w:val="28"/>
          </w:rPr>
          <w:tab/>
        </w:r>
        <w:r w:rsidRPr="00081AF8">
          <w:rPr>
            <w:rFonts w:ascii="Times New Roman" w:eastAsia="Times New Roman" w:hAnsi="Times New Roman" w:cs="Times New Roman"/>
            <w:sz w:val="28"/>
            <w:szCs w:val="28"/>
          </w:rPr>
          <w:t>Thực hiện việc nghiên cứu bán hàng qua mạng. Nghiên cứu các mô hình và cách thức hoạt động của một website bán hàng qua mạng, và qua đó sẽ áp dụng thực tế vào ứng dụng.</w:t>
        </w:r>
      </w:ins>
    </w:p>
    <w:p w14:paraId="57077B8D" w14:textId="77777777" w:rsidR="00D40B91" w:rsidRPr="00081AF8" w:rsidRDefault="00D40B91" w:rsidP="00081AF8">
      <w:pPr>
        <w:tabs>
          <w:tab w:val="left" w:pos="851"/>
        </w:tabs>
        <w:spacing w:line="360" w:lineRule="auto"/>
        <w:ind w:firstLine="851"/>
        <w:jc w:val="both"/>
        <w:rPr>
          <w:ins w:id="62" w:author="admin" w:date="2022-12-12T09:28:00Z"/>
          <w:rFonts w:ascii="Times New Roman" w:eastAsia="Times New Roman" w:hAnsi="Times New Roman" w:cs="Times New Roman"/>
          <w:sz w:val="28"/>
          <w:szCs w:val="28"/>
        </w:rPr>
      </w:pPr>
      <w:ins w:id="63" w:author="admin" w:date="2022-12-12T09:28:00Z">
        <w:r w:rsidRPr="00081AF8">
          <w:rPr>
            <w:rFonts w:ascii="Times New Roman" w:eastAsia="Times New Roman" w:hAnsi="Times New Roman" w:cs="Times New Roman"/>
            <w:sz w:val="28"/>
            <w:szCs w:val="28"/>
          </w:rPr>
          <w:t xml:space="preserve">Đề tài nhằm mục đích phục vụ công việc buôn bán và quản lý kinh doanh trên Internet cho website bán điện thoại, và đề tài bao gồm những nội dung: </w:t>
        </w:r>
      </w:ins>
    </w:p>
    <w:p w14:paraId="551BB573" w14:textId="77777777" w:rsidR="00D40B91" w:rsidRPr="00081AF8" w:rsidRDefault="00D40B91" w:rsidP="00081AF8">
      <w:pPr>
        <w:numPr>
          <w:ilvl w:val="0"/>
          <w:numId w:val="4"/>
        </w:numPr>
        <w:tabs>
          <w:tab w:val="left" w:pos="851"/>
        </w:tabs>
        <w:spacing w:after="0" w:line="360" w:lineRule="auto"/>
        <w:jc w:val="both"/>
        <w:rPr>
          <w:ins w:id="64" w:author="admin" w:date="2022-12-12T09:28:00Z"/>
          <w:rFonts w:ascii="Times New Roman" w:eastAsia="Times New Roman" w:hAnsi="Times New Roman" w:cs="Times New Roman"/>
          <w:sz w:val="28"/>
          <w:szCs w:val="28"/>
        </w:rPr>
      </w:pPr>
      <w:ins w:id="65" w:author="admin" w:date="2022-12-12T09:28:00Z">
        <w:r w:rsidRPr="00081AF8">
          <w:rPr>
            <w:rFonts w:ascii="Times New Roman" w:eastAsia="Times New Roman" w:hAnsi="Times New Roman" w:cs="Times New Roman"/>
            <w:sz w:val="28"/>
            <w:szCs w:val="28"/>
          </w:rPr>
          <w:t>Phân tích thiết kế hệ thống.</w:t>
        </w:r>
      </w:ins>
    </w:p>
    <w:p w14:paraId="230CE5D4" w14:textId="77777777" w:rsidR="00D40B91" w:rsidRPr="00081AF8" w:rsidRDefault="00D40B91" w:rsidP="00081AF8">
      <w:pPr>
        <w:numPr>
          <w:ilvl w:val="0"/>
          <w:numId w:val="4"/>
        </w:numPr>
        <w:tabs>
          <w:tab w:val="left" w:pos="851"/>
        </w:tabs>
        <w:spacing w:after="0" w:line="360" w:lineRule="auto"/>
        <w:jc w:val="both"/>
        <w:rPr>
          <w:ins w:id="66" w:author="admin" w:date="2022-12-12T09:28:00Z"/>
          <w:rFonts w:ascii="Times New Roman" w:eastAsia="Times New Roman" w:hAnsi="Times New Roman" w:cs="Times New Roman"/>
          <w:sz w:val="28"/>
          <w:szCs w:val="28"/>
        </w:rPr>
      </w:pPr>
      <w:ins w:id="67" w:author="admin" w:date="2022-12-12T09:28:00Z">
        <w:r w:rsidRPr="00081AF8">
          <w:rPr>
            <w:rFonts w:ascii="Times New Roman" w:eastAsia="Times New Roman" w:hAnsi="Times New Roman" w:cs="Times New Roman"/>
            <w:sz w:val="28"/>
            <w:szCs w:val="28"/>
          </w:rPr>
          <w:t>Thiết kế cơ sở dữ liệu.</w:t>
        </w:r>
      </w:ins>
    </w:p>
    <w:p w14:paraId="40D9C2D1" w14:textId="77777777" w:rsidR="00D40B91" w:rsidRPr="00081AF8" w:rsidRDefault="00D40B91" w:rsidP="00081AF8">
      <w:pPr>
        <w:numPr>
          <w:ilvl w:val="0"/>
          <w:numId w:val="4"/>
        </w:numPr>
        <w:tabs>
          <w:tab w:val="left" w:pos="851"/>
        </w:tabs>
        <w:spacing w:after="0" w:line="360" w:lineRule="auto"/>
        <w:jc w:val="both"/>
        <w:rPr>
          <w:ins w:id="68" w:author="admin" w:date="2022-12-12T09:28:00Z"/>
          <w:rFonts w:ascii="Times New Roman" w:eastAsia="Times New Roman" w:hAnsi="Times New Roman" w:cs="Times New Roman"/>
          <w:sz w:val="28"/>
          <w:szCs w:val="28"/>
        </w:rPr>
      </w:pPr>
      <w:ins w:id="69" w:author="admin" w:date="2022-12-12T09:28:00Z">
        <w:r w:rsidRPr="00081AF8">
          <w:rPr>
            <w:rFonts w:ascii="Times New Roman" w:eastAsia="Times New Roman" w:hAnsi="Times New Roman" w:cs="Times New Roman"/>
            <w:sz w:val="28"/>
            <w:szCs w:val="28"/>
          </w:rPr>
          <w:t>Xây dựng hệ thống website bán điện thoại.</w:t>
        </w:r>
      </w:ins>
    </w:p>
    <w:p w14:paraId="7D13ACBB" w14:textId="77777777" w:rsidR="00D40B91" w:rsidRPr="00081AF8" w:rsidRDefault="00D40B91" w:rsidP="00081AF8">
      <w:pPr>
        <w:tabs>
          <w:tab w:val="left" w:pos="851"/>
        </w:tabs>
        <w:spacing w:line="360" w:lineRule="auto"/>
        <w:ind w:firstLine="851"/>
        <w:jc w:val="both"/>
        <w:rPr>
          <w:ins w:id="70" w:author="admin" w:date="2022-12-12T09:28:00Z"/>
          <w:rFonts w:ascii="Times New Roman" w:eastAsia="Times New Roman" w:hAnsi="Times New Roman" w:cs="Times New Roman"/>
          <w:sz w:val="28"/>
          <w:szCs w:val="28"/>
        </w:rPr>
      </w:pPr>
      <w:ins w:id="71" w:author="admin" w:date="2022-12-12T09:28:00Z">
        <w:r w:rsidRPr="00081AF8">
          <w:rPr>
            <w:rFonts w:ascii="Times New Roman" w:eastAsia="Times New Roman" w:hAnsi="Times New Roman" w:cs="Times New Roman"/>
            <w:sz w:val="28"/>
            <w:szCs w:val="28"/>
          </w:rPr>
          <w:t xml:space="preserve">Để hoàn thành đồ án tốt nghiệp này, lời đầu tiên em xin cảm ơn chân thành đến toàn thể thầy cô trong khoa Công nghệ thông tin, những người đã tận tình hướng dẫn, dạy dỗ và trang bị cho em những kiến thức bổ ích trong năm năm vừa qua. </w:t>
        </w:r>
      </w:ins>
    </w:p>
    <w:p w14:paraId="76D675D8" w14:textId="77777777" w:rsidR="00D40B91" w:rsidRPr="00081AF8" w:rsidRDefault="00D40B91" w:rsidP="00081AF8">
      <w:pPr>
        <w:tabs>
          <w:tab w:val="left" w:pos="851"/>
        </w:tabs>
        <w:spacing w:line="360" w:lineRule="auto"/>
        <w:ind w:firstLine="851"/>
        <w:jc w:val="both"/>
        <w:rPr>
          <w:ins w:id="72" w:author="admin" w:date="2022-12-12T09:28:00Z"/>
          <w:rFonts w:ascii="Times New Roman" w:eastAsia="Times New Roman" w:hAnsi="Times New Roman" w:cs="Times New Roman"/>
          <w:sz w:val="28"/>
          <w:szCs w:val="28"/>
        </w:rPr>
      </w:pPr>
      <w:ins w:id="73" w:author="admin" w:date="2022-12-12T09:28:00Z">
        <w:r w:rsidRPr="00081AF8">
          <w:rPr>
            <w:rFonts w:ascii="Times New Roman" w:eastAsia="Times New Roman" w:hAnsi="Times New Roman" w:cs="Times New Roman"/>
            <w:sz w:val="28"/>
            <w:szCs w:val="28"/>
          </w:rPr>
          <w:t xml:space="preserve">Đặc biệt em xin chân thành gửi lời cảm ơn sâu sắc đến giáo viên </w:t>
        </w:r>
        <w:r w:rsidRPr="00081AF8">
          <w:rPr>
            <w:rFonts w:ascii="Times New Roman" w:eastAsia="Times New Roman" w:hAnsi="Times New Roman" w:cs="Times New Roman"/>
            <w:b/>
            <w:sz w:val="28"/>
            <w:szCs w:val="28"/>
          </w:rPr>
          <w:t>Ths.</w:t>
        </w:r>
        <w:r w:rsidRPr="00081AF8">
          <w:rPr>
            <w:rFonts w:ascii="Times New Roman" w:eastAsia="Times New Roman" w:hAnsi="Times New Roman" w:cs="Times New Roman"/>
            <w:b/>
            <w:i/>
            <w:sz w:val="28"/>
            <w:szCs w:val="28"/>
          </w:rPr>
          <w:t>Chu Thị Hường</w:t>
        </w:r>
        <w:r w:rsidRPr="00081AF8">
          <w:rPr>
            <w:rFonts w:ascii="Times New Roman" w:eastAsia="Times New Roman" w:hAnsi="Times New Roman" w:cs="Times New Roman"/>
            <w:sz w:val="28"/>
            <w:szCs w:val="28"/>
          </w:rPr>
          <w:t xml:space="preserve">, người đã tận tình hướng dẫn, trực tiếp chỉ bảo và tạo mọi điều kiện giúp đỡ em cũng như các bạn trong nhóm trong suốt quá trình làm đồ án tốt nghiệp. </w:t>
        </w:r>
      </w:ins>
    </w:p>
    <w:p w14:paraId="1C73DFAC" w14:textId="77777777" w:rsidR="00D40B91" w:rsidRPr="00081AF8" w:rsidRDefault="00D40B91" w:rsidP="00081AF8">
      <w:pPr>
        <w:tabs>
          <w:tab w:val="left" w:pos="851"/>
        </w:tabs>
        <w:spacing w:line="360" w:lineRule="auto"/>
        <w:ind w:firstLine="851"/>
        <w:jc w:val="both"/>
        <w:rPr>
          <w:ins w:id="74" w:author="admin" w:date="2022-12-12T09:28:00Z"/>
          <w:rFonts w:ascii="Times New Roman" w:eastAsia="Times New Roman" w:hAnsi="Times New Roman" w:cs="Times New Roman"/>
          <w:sz w:val="28"/>
          <w:szCs w:val="28"/>
        </w:rPr>
      </w:pPr>
      <w:ins w:id="75" w:author="admin" w:date="2022-12-12T09:28:00Z">
        <w:r w:rsidRPr="00081AF8">
          <w:rPr>
            <w:rFonts w:ascii="Times New Roman" w:eastAsia="Times New Roman" w:hAnsi="Times New Roman" w:cs="Times New Roman"/>
            <w:sz w:val="28"/>
            <w:szCs w:val="28"/>
          </w:rPr>
          <w:t xml:space="preserve">Sau cùng em xin gửi lời cảm ơn chân thành tới gia đình, bạn bè đã động viên, cổ vũ và đóng góp ý kiến trong quá trình học tập, nghiên cứu cũng như quá trình thực hiện đồ án. </w:t>
        </w:r>
      </w:ins>
    </w:p>
    <w:p w14:paraId="24589B3C" w14:textId="77777777" w:rsidR="00D40B91" w:rsidRPr="00081AF8" w:rsidRDefault="00D40B91" w:rsidP="00081AF8">
      <w:pPr>
        <w:tabs>
          <w:tab w:val="left" w:pos="851"/>
        </w:tabs>
        <w:spacing w:line="360" w:lineRule="auto"/>
        <w:ind w:firstLine="851"/>
        <w:jc w:val="both"/>
        <w:rPr>
          <w:ins w:id="76" w:author="admin" w:date="2022-12-12T09:28:00Z"/>
          <w:rFonts w:ascii="Times New Roman" w:eastAsia="Times New Roman" w:hAnsi="Times New Roman" w:cs="Times New Roman"/>
          <w:sz w:val="28"/>
          <w:szCs w:val="28"/>
        </w:rPr>
      </w:pPr>
      <w:ins w:id="77" w:author="admin" w:date="2022-12-12T09:28:00Z">
        <w:r w:rsidRPr="00081AF8">
          <w:rPr>
            <w:rFonts w:ascii="Times New Roman" w:eastAsia="Times New Roman" w:hAnsi="Times New Roman" w:cs="Times New Roman"/>
            <w:sz w:val="28"/>
            <w:szCs w:val="28"/>
          </w:rPr>
          <w:t xml:space="preserve">Tuy đã rất cố gắng trong quá trình học tập, cũng như quá trình thực hiện đồ án tốt nghiệp, nhưng với điều kiện thời gian cũng như kinh nghiệm còn hạn chế của một sinh viên, đồ án này không thể tránh được những thiếu sót. Em rất </w:t>
        </w:r>
        <w:r w:rsidRPr="00081AF8">
          <w:rPr>
            <w:rFonts w:ascii="Times New Roman" w:eastAsia="Times New Roman" w:hAnsi="Times New Roman" w:cs="Times New Roman"/>
            <w:sz w:val="28"/>
            <w:szCs w:val="28"/>
          </w:rPr>
          <w:lastRenderedPageBreak/>
          <w:t xml:space="preserve">mong nhận được sự chỉ bảo, đóng góp ý kiến của các thầy cô để em có điều kiện bổ sung, hoàn thiện kiến thức của bản thân hơn. </w:t>
        </w:r>
      </w:ins>
    </w:p>
    <w:p w14:paraId="764806CA" w14:textId="77777777" w:rsidR="00D40B91" w:rsidRPr="00081AF8" w:rsidRDefault="00D40B91" w:rsidP="00081AF8">
      <w:pPr>
        <w:tabs>
          <w:tab w:val="left" w:pos="851"/>
        </w:tabs>
        <w:spacing w:line="360" w:lineRule="auto"/>
        <w:ind w:firstLine="851"/>
        <w:jc w:val="both"/>
        <w:rPr>
          <w:ins w:id="78" w:author="admin" w:date="2022-12-12T09:28:00Z"/>
          <w:rFonts w:ascii="Times New Roman" w:eastAsia="Times New Roman" w:hAnsi="Times New Roman" w:cs="Times New Roman"/>
          <w:sz w:val="28"/>
          <w:szCs w:val="28"/>
        </w:rPr>
      </w:pPr>
      <w:ins w:id="79" w:author="admin" w:date="2022-12-12T09:28:00Z">
        <w:r w:rsidRPr="00081AF8">
          <w:rPr>
            <w:rFonts w:ascii="Times New Roman" w:eastAsia="Times New Roman" w:hAnsi="Times New Roman" w:cs="Times New Roman"/>
            <w:sz w:val="28"/>
            <w:szCs w:val="28"/>
          </w:rPr>
          <w:t>Em xin chân thành cảm ơn!</w:t>
        </w:r>
      </w:ins>
    </w:p>
    <w:p w14:paraId="443963DA" w14:textId="77777777" w:rsidR="00D40B91" w:rsidRPr="00081AF8" w:rsidRDefault="00D40B91" w:rsidP="00081AF8">
      <w:pPr>
        <w:tabs>
          <w:tab w:val="left" w:pos="851"/>
          <w:tab w:val="left" w:pos="180"/>
        </w:tabs>
        <w:spacing w:line="360" w:lineRule="auto"/>
        <w:jc w:val="both"/>
        <w:rPr>
          <w:ins w:id="80" w:author="admin" w:date="2022-12-12T09:28:00Z"/>
          <w:rFonts w:ascii="Times New Roman" w:eastAsia="Times New Roman" w:hAnsi="Times New Roman" w:cs="Times New Roman"/>
          <w:b/>
          <w:sz w:val="28"/>
          <w:szCs w:val="28"/>
        </w:rPr>
      </w:pPr>
      <w:ins w:id="81" w:author="admin" w:date="2022-12-12T09:28:00Z">
        <w:r w:rsidRPr="00081AF8">
          <w:rPr>
            <w:rFonts w:ascii="Times New Roman" w:hAnsi="Times New Roman" w:cs="Times New Roman"/>
            <w:sz w:val="28"/>
            <w:szCs w:val="28"/>
          </w:rPr>
          <w:br w:type="page"/>
        </w:r>
      </w:ins>
    </w:p>
    <w:p w14:paraId="68B86E65" w14:textId="77777777" w:rsidR="00D40B91" w:rsidRPr="00081AF8" w:rsidRDefault="00D40B91" w:rsidP="00081AF8">
      <w:pPr>
        <w:spacing w:line="360" w:lineRule="auto"/>
        <w:ind w:left="284"/>
        <w:rPr>
          <w:ins w:id="82" w:author="admin" w:date="2022-12-12T09:28:00Z"/>
          <w:rFonts w:ascii="Times New Roman" w:eastAsia="Times New Roman" w:hAnsi="Times New Roman" w:cs="Times New Roman"/>
          <w:sz w:val="28"/>
          <w:szCs w:val="28"/>
        </w:rPr>
      </w:pPr>
    </w:p>
    <w:p w14:paraId="06700E7C" w14:textId="77777777" w:rsidR="00D40B91" w:rsidRPr="00081AF8" w:rsidRDefault="00D40B91" w:rsidP="00081AF8">
      <w:pPr>
        <w:pStyle w:val="Heading1"/>
        <w:tabs>
          <w:tab w:val="left" w:pos="0"/>
        </w:tabs>
        <w:spacing w:before="0" w:after="0" w:line="360" w:lineRule="auto"/>
        <w:ind w:left="851"/>
        <w:jc w:val="center"/>
        <w:rPr>
          <w:ins w:id="83" w:author="admin" w:date="2022-12-12T09:28:00Z"/>
          <w:rFonts w:ascii="Times New Roman" w:eastAsia="Times New Roman" w:hAnsi="Times New Roman" w:cs="Times New Roman"/>
          <w:b/>
          <w:sz w:val="28"/>
          <w:szCs w:val="28"/>
        </w:rPr>
      </w:pPr>
      <w:bookmarkStart w:id="84" w:name="_Toc121810112"/>
      <w:bookmarkStart w:id="85" w:name="_Toc121836003"/>
      <w:ins w:id="86" w:author="admin" w:date="2022-12-12T09:28:00Z">
        <w:r w:rsidRPr="00081AF8">
          <w:rPr>
            <w:rFonts w:ascii="Times New Roman" w:eastAsia="Times New Roman" w:hAnsi="Times New Roman" w:cs="Times New Roman"/>
            <w:b/>
            <w:sz w:val="28"/>
            <w:szCs w:val="28"/>
          </w:rPr>
          <w:t>CHƯƠNG 1</w:t>
        </w:r>
        <w:bookmarkEnd w:id="84"/>
        <w:bookmarkEnd w:id="85"/>
      </w:ins>
    </w:p>
    <w:p w14:paraId="13E84CD8" w14:textId="77777777" w:rsidR="00D40B91" w:rsidRPr="00081AF8" w:rsidRDefault="00D40B91" w:rsidP="00081AF8">
      <w:pPr>
        <w:pStyle w:val="Heading1"/>
        <w:tabs>
          <w:tab w:val="left" w:pos="0"/>
        </w:tabs>
        <w:spacing w:before="0" w:after="0" w:line="360" w:lineRule="auto"/>
        <w:ind w:left="851"/>
        <w:jc w:val="center"/>
        <w:rPr>
          <w:ins w:id="87" w:author="admin" w:date="2022-12-12T09:28:00Z"/>
          <w:rFonts w:ascii="Times New Roman" w:eastAsia="Times New Roman" w:hAnsi="Times New Roman" w:cs="Times New Roman"/>
          <w:b/>
          <w:sz w:val="28"/>
          <w:szCs w:val="28"/>
        </w:rPr>
      </w:pPr>
      <w:bookmarkStart w:id="88" w:name="_Toc121810113"/>
      <w:bookmarkStart w:id="89" w:name="_Toc121836004"/>
      <w:ins w:id="90" w:author="admin" w:date="2022-12-12T09:28:00Z">
        <w:r w:rsidRPr="00081AF8">
          <w:rPr>
            <w:rFonts w:ascii="Times New Roman" w:eastAsia="Times New Roman" w:hAnsi="Times New Roman" w:cs="Times New Roman"/>
            <w:b/>
            <w:sz w:val="28"/>
            <w:szCs w:val="28"/>
          </w:rPr>
          <w:t>KHẢO SÁT HỆ THỐNG</w:t>
        </w:r>
        <w:bookmarkEnd w:id="88"/>
        <w:bookmarkEnd w:id="89"/>
      </w:ins>
    </w:p>
    <w:p w14:paraId="51D8AADF" w14:textId="77777777" w:rsidR="00D40B91" w:rsidRPr="00081AF8" w:rsidRDefault="00D40B91" w:rsidP="00081AF8">
      <w:pPr>
        <w:spacing w:line="360" w:lineRule="auto"/>
        <w:rPr>
          <w:ins w:id="91" w:author="admin" w:date="2022-12-12T09:28:00Z"/>
          <w:rFonts w:ascii="Times New Roman" w:hAnsi="Times New Roman" w:cs="Times New Roman"/>
          <w:sz w:val="28"/>
          <w:szCs w:val="28"/>
        </w:rPr>
      </w:pPr>
    </w:p>
    <w:p w14:paraId="002013E4" w14:textId="77777777" w:rsidR="00D40B91" w:rsidRPr="00081AF8" w:rsidRDefault="00D40B91" w:rsidP="00081AF8">
      <w:pPr>
        <w:pStyle w:val="Heading2"/>
        <w:tabs>
          <w:tab w:val="left" w:pos="851"/>
        </w:tabs>
        <w:spacing w:before="0" w:after="0" w:line="360" w:lineRule="auto"/>
        <w:jc w:val="both"/>
        <w:rPr>
          <w:ins w:id="92" w:author="admin" w:date="2022-12-12T09:28:00Z"/>
          <w:rFonts w:ascii="Times New Roman" w:eastAsia="Times New Roman" w:hAnsi="Times New Roman" w:cs="Times New Roman"/>
          <w:b/>
          <w:sz w:val="28"/>
          <w:szCs w:val="28"/>
        </w:rPr>
      </w:pPr>
      <w:bookmarkStart w:id="93" w:name="_Toc121810114"/>
      <w:bookmarkStart w:id="94" w:name="_Toc121836005"/>
      <w:ins w:id="95" w:author="admin" w:date="2022-12-12T09:28:00Z">
        <w:r w:rsidRPr="00081AF8">
          <w:rPr>
            <w:rFonts w:ascii="Times New Roman" w:eastAsia="Times New Roman" w:hAnsi="Times New Roman" w:cs="Times New Roman"/>
            <w:b/>
            <w:sz w:val="28"/>
            <w:szCs w:val="28"/>
          </w:rPr>
          <w:t>1.1 Tổng quan hệ thống bán điện thoại</w:t>
        </w:r>
        <w:bookmarkEnd w:id="93"/>
        <w:bookmarkEnd w:id="94"/>
      </w:ins>
    </w:p>
    <w:p w14:paraId="69A7D45D" w14:textId="77777777" w:rsidR="00D40B91" w:rsidRPr="00081AF8" w:rsidRDefault="00D40B91" w:rsidP="00081AF8">
      <w:pPr>
        <w:tabs>
          <w:tab w:val="left" w:pos="0"/>
        </w:tabs>
        <w:spacing w:line="360" w:lineRule="auto"/>
        <w:jc w:val="both"/>
        <w:rPr>
          <w:ins w:id="96" w:author="admin" w:date="2022-12-12T09:28:00Z"/>
          <w:rFonts w:ascii="Times New Roman" w:eastAsia="Times New Roman" w:hAnsi="Times New Roman" w:cs="Times New Roman"/>
          <w:sz w:val="28"/>
          <w:szCs w:val="28"/>
        </w:rPr>
      </w:pPr>
      <w:ins w:id="97" w:author="admin" w:date="2022-12-12T09:28:00Z">
        <w:r w:rsidRPr="00081AF8">
          <w:rPr>
            <w:rFonts w:ascii="Times New Roman" w:eastAsia="Times New Roman" w:hAnsi="Times New Roman" w:cs="Times New Roman"/>
            <w:sz w:val="28"/>
            <w:szCs w:val="28"/>
          </w:rPr>
          <w:tab/>
          <w:t>Hệ thống bán điện thoại là hệ thống quản lý, chăm sóc khách hàng ở mọi nơi mọi lúc. Với website này khách hàng không cần đến các cửa hàng hay nhà phân phối mà vẫn tham khảo được tác dụng, giá cả và thông tin về từng sản phẩm và sự đảm bảo từ phía nhà cung cấp. Tạo sự thuận tiện, thoải mái cho khách hàng khi mua sản phẩm.</w:t>
        </w:r>
      </w:ins>
    </w:p>
    <w:p w14:paraId="668AD903" w14:textId="77777777" w:rsidR="00D40B91" w:rsidRPr="00081AF8" w:rsidRDefault="00D40B91" w:rsidP="00081AF8">
      <w:pPr>
        <w:spacing w:line="360" w:lineRule="auto"/>
        <w:jc w:val="both"/>
        <w:rPr>
          <w:ins w:id="98" w:author="admin" w:date="2022-12-12T09:28:00Z"/>
          <w:rFonts w:ascii="Times New Roman" w:eastAsia="Times New Roman" w:hAnsi="Times New Roman" w:cs="Times New Roman"/>
          <w:spacing w:val="-6"/>
          <w:sz w:val="28"/>
          <w:szCs w:val="28"/>
        </w:rPr>
      </w:pPr>
      <w:ins w:id="99" w:author="admin" w:date="2022-12-12T09:28:00Z">
        <w:r w:rsidRPr="00081AF8">
          <w:rPr>
            <w:rFonts w:ascii="Times New Roman" w:eastAsia="Times New Roman" w:hAnsi="Times New Roman" w:cs="Times New Roman"/>
            <w:sz w:val="28"/>
            <w:szCs w:val="28"/>
          </w:rPr>
          <w:tab/>
        </w:r>
        <w:r w:rsidRPr="00081AF8">
          <w:rPr>
            <w:rFonts w:ascii="Times New Roman" w:eastAsia="Times New Roman" w:hAnsi="Times New Roman" w:cs="Times New Roman"/>
            <w:spacing w:val="-6"/>
            <w:sz w:val="28"/>
            <w:szCs w:val="28"/>
          </w:rPr>
          <w:t>Bên cạnh đó, hệ thống còn giúp cửa hàng nhận được phản hồi của khách hàng và quản lý thông tin khách hàng, thông tin sản phẩm, thông tin các đơn hàng.</w:t>
        </w:r>
      </w:ins>
    </w:p>
    <w:p w14:paraId="77B43F86" w14:textId="77777777" w:rsidR="00D40B91" w:rsidRPr="00081AF8" w:rsidRDefault="00D40B91" w:rsidP="00081AF8">
      <w:pPr>
        <w:tabs>
          <w:tab w:val="left" w:pos="709"/>
        </w:tabs>
        <w:spacing w:line="360" w:lineRule="auto"/>
        <w:ind w:hanging="851"/>
        <w:rPr>
          <w:ins w:id="100" w:author="admin" w:date="2022-12-12T09:28:00Z"/>
          <w:rFonts w:ascii="Times New Roman" w:eastAsia="Times New Roman" w:hAnsi="Times New Roman" w:cs="Times New Roman"/>
          <w:sz w:val="28"/>
          <w:szCs w:val="28"/>
        </w:rPr>
      </w:pPr>
      <w:ins w:id="101" w:author="admin" w:date="2022-12-12T09:28:00Z">
        <w:r w:rsidRPr="00081AF8">
          <w:rPr>
            <w:rFonts w:ascii="Times New Roman" w:eastAsia="Times New Roman" w:hAnsi="Times New Roman" w:cs="Times New Roman"/>
            <w:sz w:val="28"/>
            <w:szCs w:val="28"/>
          </w:rPr>
          <w:tab/>
        </w:r>
        <w:r w:rsidRPr="00081AF8">
          <w:rPr>
            <w:rFonts w:ascii="Times New Roman" w:eastAsia="Times New Roman" w:hAnsi="Times New Roman" w:cs="Times New Roman"/>
            <w:sz w:val="28"/>
            <w:szCs w:val="28"/>
          </w:rPr>
          <w:tab/>
          <w:t>Do đó, hệ thống bán điện thoại sẽ đảm bảo một số chức năng như sau:</w:t>
        </w:r>
      </w:ins>
    </w:p>
    <w:p w14:paraId="58F5E60C" w14:textId="77777777" w:rsidR="00D40B91" w:rsidRPr="00081AF8" w:rsidRDefault="00D40B91" w:rsidP="00081AF8">
      <w:pPr>
        <w:numPr>
          <w:ilvl w:val="0"/>
          <w:numId w:val="15"/>
        </w:numPr>
        <w:tabs>
          <w:tab w:val="left" w:pos="851"/>
        </w:tabs>
        <w:spacing w:after="0" w:line="360" w:lineRule="auto"/>
        <w:ind w:left="1134"/>
        <w:rPr>
          <w:ins w:id="102" w:author="admin" w:date="2022-12-12T09:28:00Z"/>
          <w:rFonts w:ascii="Times New Roman" w:eastAsia="Times New Roman" w:hAnsi="Times New Roman" w:cs="Times New Roman"/>
          <w:sz w:val="28"/>
          <w:szCs w:val="28"/>
        </w:rPr>
      </w:pPr>
      <w:ins w:id="103" w:author="admin" w:date="2022-12-12T09:28:00Z">
        <w:r w:rsidRPr="00081AF8">
          <w:rPr>
            <w:rFonts w:ascii="Times New Roman" w:eastAsia="Times New Roman" w:hAnsi="Times New Roman" w:cs="Times New Roman"/>
            <w:sz w:val="28"/>
            <w:szCs w:val="28"/>
          </w:rPr>
          <w:t>Đối với khách hàng:</w:t>
        </w:r>
      </w:ins>
    </w:p>
    <w:p w14:paraId="6C8749A0" w14:textId="77777777" w:rsidR="00D40B91" w:rsidRPr="00081AF8" w:rsidRDefault="00D40B91" w:rsidP="00081AF8">
      <w:pPr>
        <w:numPr>
          <w:ilvl w:val="0"/>
          <w:numId w:val="11"/>
        </w:numPr>
        <w:tabs>
          <w:tab w:val="left" w:pos="851"/>
        </w:tabs>
        <w:spacing w:after="0" w:line="360" w:lineRule="auto"/>
        <w:ind w:left="1134" w:hanging="283"/>
        <w:rPr>
          <w:ins w:id="104" w:author="admin" w:date="2022-12-12T09:28:00Z"/>
          <w:rFonts w:ascii="Times New Roman" w:eastAsia="Times New Roman" w:hAnsi="Times New Roman" w:cs="Times New Roman"/>
          <w:sz w:val="28"/>
          <w:szCs w:val="28"/>
        </w:rPr>
      </w:pPr>
      <w:ins w:id="105" w:author="admin" w:date="2022-12-12T09:28:00Z">
        <w:r w:rsidRPr="00081AF8">
          <w:rPr>
            <w:rFonts w:ascii="Times New Roman" w:eastAsia="Times New Roman" w:hAnsi="Times New Roman" w:cs="Times New Roman"/>
            <w:sz w:val="28"/>
            <w:szCs w:val="28"/>
          </w:rPr>
          <w:t>Xem danh sách sản phẩm</w:t>
        </w:r>
      </w:ins>
    </w:p>
    <w:p w14:paraId="1D207537" w14:textId="77777777" w:rsidR="00D40B91" w:rsidRPr="00081AF8" w:rsidRDefault="00D40B91" w:rsidP="00081AF8">
      <w:pPr>
        <w:numPr>
          <w:ilvl w:val="0"/>
          <w:numId w:val="11"/>
        </w:numPr>
        <w:tabs>
          <w:tab w:val="left" w:pos="851"/>
        </w:tabs>
        <w:spacing w:after="0" w:line="360" w:lineRule="auto"/>
        <w:ind w:left="1134" w:hanging="283"/>
        <w:rPr>
          <w:ins w:id="106" w:author="admin" w:date="2022-12-12T09:28:00Z"/>
          <w:rFonts w:ascii="Times New Roman" w:eastAsia="Times New Roman" w:hAnsi="Times New Roman" w:cs="Times New Roman"/>
          <w:sz w:val="28"/>
          <w:szCs w:val="28"/>
        </w:rPr>
      </w:pPr>
      <w:ins w:id="107" w:author="admin" w:date="2022-12-12T09:28:00Z">
        <w:r w:rsidRPr="00081AF8">
          <w:rPr>
            <w:rFonts w:ascii="Times New Roman" w:eastAsia="Times New Roman" w:hAnsi="Times New Roman" w:cs="Times New Roman"/>
            <w:sz w:val="28"/>
            <w:szCs w:val="28"/>
          </w:rPr>
          <w:t>Xem thông tin chi tiết sản phẩm</w:t>
        </w:r>
      </w:ins>
    </w:p>
    <w:p w14:paraId="013D7CA7" w14:textId="77777777" w:rsidR="00D40B91" w:rsidRPr="00081AF8" w:rsidRDefault="00D40B91" w:rsidP="00081AF8">
      <w:pPr>
        <w:numPr>
          <w:ilvl w:val="0"/>
          <w:numId w:val="11"/>
        </w:numPr>
        <w:tabs>
          <w:tab w:val="left" w:pos="851"/>
        </w:tabs>
        <w:spacing w:after="0" w:line="360" w:lineRule="auto"/>
        <w:ind w:left="1134" w:hanging="283"/>
        <w:rPr>
          <w:ins w:id="108" w:author="admin" w:date="2022-12-12T09:28:00Z"/>
          <w:rFonts w:ascii="Times New Roman" w:eastAsia="Times New Roman" w:hAnsi="Times New Roman" w:cs="Times New Roman"/>
          <w:sz w:val="28"/>
          <w:szCs w:val="28"/>
        </w:rPr>
      </w:pPr>
      <w:ins w:id="109" w:author="admin" w:date="2022-12-12T09:28:00Z">
        <w:r w:rsidRPr="00081AF8">
          <w:rPr>
            <w:rFonts w:ascii="Times New Roman" w:eastAsia="Times New Roman" w:hAnsi="Times New Roman" w:cs="Times New Roman"/>
            <w:sz w:val="28"/>
            <w:szCs w:val="28"/>
          </w:rPr>
          <w:t>Tìm kiếm sản phẩm</w:t>
        </w:r>
      </w:ins>
    </w:p>
    <w:p w14:paraId="2EE3B297" w14:textId="77777777" w:rsidR="00D40B91" w:rsidRPr="00081AF8" w:rsidRDefault="00D40B91" w:rsidP="00081AF8">
      <w:pPr>
        <w:numPr>
          <w:ilvl w:val="0"/>
          <w:numId w:val="11"/>
        </w:numPr>
        <w:tabs>
          <w:tab w:val="left" w:pos="851"/>
        </w:tabs>
        <w:spacing w:after="0" w:line="360" w:lineRule="auto"/>
        <w:ind w:left="1134" w:hanging="283"/>
        <w:rPr>
          <w:ins w:id="110" w:author="admin" w:date="2022-12-12T09:28:00Z"/>
          <w:rFonts w:ascii="Times New Roman" w:eastAsia="Times New Roman" w:hAnsi="Times New Roman" w:cs="Times New Roman"/>
          <w:sz w:val="28"/>
          <w:szCs w:val="28"/>
        </w:rPr>
      </w:pPr>
      <w:ins w:id="111" w:author="admin" w:date="2022-12-12T09:28:00Z">
        <w:r w:rsidRPr="00081AF8">
          <w:rPr>
            <w:rFonts w:ascii="Times New Roman" w:eastAsia="Times New Roman" w:hAnsi="Times New Roman" w:cs="Times New Roman"/>
            <w:sz w:val="28"/>
            <w:szCs w:val="28"/>
          </w:rPr>
          <w:t>Thêm sản phẩm vào giỏ hàng</w:t>
        </w:r>
      </w:ins>
    </w:p>
    <w:p w14:paraId="70470CDE" w14:textId="77777777" w:rsidR="00D40B91" w:rsidRPr="00081AF8" w:rsidRDefault="00D40B91" w:rsidP="00081AF8">
      <w:pPr>
        <w:numPr>
          <w:ilvl w:val="0"/>
          <w:numId w:val="11"/>
        </w:numPr>
        <w:tabs>
          <w:tab w:val="left" w:pos="851"/>
        </w:tabs>
        <w:spacing w:after="0" w:line="360" w:lineRule="auto"/>
        <w:ind w:left="1134" w:hanging="283"/>
        <w:rPr>
          <w:ins w:id="112" w:author="admin" w:date="2022-12-12T09:28:00Z"/>
          <w:rFonts w:ascii="Times New Roman" w:eastAsia="Times New Roman" w:hAnsi="Times New Roman" w:cs="Times New Roman"/>
          <w:sz w:val="28"/>
          <w:szCs w:val="28"/>
        </w:rPr>
      </w:pPr>
      <w:ins w:id="113" w:author="admin" w:date="2022-12-12T09:28:00Z">
        <w:r w:rsidRPr="00081AF8">
          <w:rPr>
            <w:rFonts w:ascii="Times New Roman" w:eastAsia="Times New Roman" w:hAnsi="Times New Roman" w:cs="Times New Roman"/>
            <w:sz w:val="28"/>
            <w:szCs w:val="28"/>
          </w:rPr>
          <w:t>Đặt hàng</w:t>
        </w:r>
      </w:ins>
    </w:p>
    <w:p w14:paraId="70C586F6" w14:textId="77777777" w:rsidR="00D40B91" w:rsidRPr="00081AF8" w:rsidRDefault="00D40B91" w:rsidP="00081AF8">
      <w:pPr>
        <w:numPr>
          <w:ilvl w:val="0"/>
          <w:numId w:val="11"/>
        </w:numPr>
        <w:tabs>
          <w:tab w:val="left" w:pos="851"/>
        </w:tabs>
        <w:spacing w:after="0" w:line="360" w:lineRule="auto"/>
        <w:ind w:left="1134" w:hanging="283"/>
        <w:rPr>
          <w:ins w:id="114" w:author="admin" w:date="2022-12-12T09:28:00Z"/>
          <w:rFonts w:ascii="Times New Roman" w:eastAsia="Times New Roman" w:hAnsi="Times New Roman" w:cs="Times New Roman"/>
          <w:sz w:val="28"/>
          <w:szCs w:val="28"/>
        </w:rPr>
      </w:pPr>
      <w:ins w:id="115" w:author="admin" w:date="2022-12-12T09:28:00Z">
        <w:r w:rsidRPr="00081AF8">
          <w:rPr>
            <w:rFonts w:ascii="Times New Roman" w:eastAsia="Times New Roman" w:hAnsi="Times New Roman" w:cs="Times New Roman"/>
            <w:sz w:val="28"/>
            <w:szCs w:val="28"/>
          </w:rPr>
          <w:t>Thanh toán</w:t>
        </w:r>
      </w:ins>
    </w:p>
    <w:p w14:paraId="64D77996" w14:textId="77777777" w:rsidR="00D40B91" w:rsidRPr="00081AF8" w:rsidRDefault="00D40B91" w:rsidP="00081AF8">
      <w:pPr>
        <w:numPr>
          <w:ilvl w:val="0"/>
          <w:numId w:val="11"/>
        </w:numPr>
        <w:tabs>
          <w:tab w:val="left" w:pos="851"/>
        </w:tabs>
        <w:spacing w:after="0" w:line="360" w:lineRule="auto"/>
        <w:ind w:left="1134" w:hanging="283"/>
        <w:rPr>
          <w:ins w:id="116" w:author="admin" w:date="2022-12-12T09:28:00Z"/>
          <w:rFonts w:ascii="Times New Roman" w:eastAsia="Times New Roman" w:hAnsi="Times New Roman" w:cs="Times New Roman"/>
          <w:sz w:val="28"/>
          <w:szCs w:val="28"/>
        </w:rPr>
      </w:pPr>
      <w:ins w:id="117" w:author="admin" w:date="2022-12-12T09:28:00Z">
        <w:r w:rsidRPr="00081AF8">
          <w:rPr>
            <w:rFonts w:ascii="Times New Roman" w:eastAsia="Times New Roman" w:hAnsi="Times New Roman" w:cs="Times New Roman"/>
            <w:sz w:val="28"/>
            <w:szCs w:val="28"/>
          </w:rPr>
          <w:t>Đánh giá bình luận</w:t>
        </w:r>
      </w:ins>
    </w:p>
    <w:p w14:paraId="396050D3" w14:textId="77777777" w:rsidR="00D40B91" w:rsidRPr="00081AF8" w:rsidRDefault="00D40B91" w:rsidP="00081AF8">
      <w:pPr>
        <w:numPr>
          <w:ilvl w:val="0"/>
          <w:numId w:val="11"/>
        </w:numPr>
        <w:tabs>
          <w:tab w:val="left" w:pos="851"/>
        </w:tabs>
        <w:spacing w:after="0" w:line="360" w:lineRule="auto"/>
        <w:ind w:left="1134" w:hanging="283"/>
        <w:rPr>
          <w:ins w:id="118" w:author="admin" w:date="2022-12-12T09:28:00Z"/>
          <w:rFonts w:ascii="Times New Roman" w:eastAsia="Times New Roman" w:hAnsi="Times New Roman" w:cs="Times New Roman"/>
          <w:sz w:val="28"/>
          <w:szCs w:val="28"/>
        </w:rPr>
      </w:pPr>
      <w:ins w:id="119" w:author="admin" w:date="2022-12-12T09:28:00Z">
        <w:r w:rsidRPr="00081AF8">
          <w:rPr>
            <w:rFonts w:ascii="Times New Roman" w:eastAsia="Times New Roman" w:hAnsi="Times New Roman" w:cs="Times New Roman"/>
            <w:sz w:val="28"/>
            <w:szCs w:val="28"/>
          </w:rPr>
          <w:t>Đăng nhập, đăng ký</w:t>
        </w:r>
      </w:ins>
    </w:p>
    <w:p w14:paraId="3F09869E" w14:textId="77777777" w:rsidR="00D40B91" w:rsidRPr="00081AF8" w:rsidRDefault="00D40B91" w:rsidP="00081AF8">
      <w:pPr>
        <w:numPr>
          <w:ilvl w:val="0"/>
          <w:numId w:val="11"/>
        </w:numPr>
        <w:tabs>
          <w:tab w:val="left" w:pos="851"/>
        </w:tabs>
        <w:spacing w:after="0" w:line="360" w:lineRule="auto"/>
        <w:ind w:left="1134" w:hanging="283"/>
        <w:rPr>
          <w:ins w:id="120" w:author="admin" w:date="2022-12-12T09:28:00Z"/>
          <w:rFonts w:ascii="Times New Roman" w:eastAsia="Times New Roman" w:hAnsi="Times New Roman" w:cs="Times New Roman"/>
          <w:sz w:val="28"/>
          <w:szCs w:val="28"/>
        </w:rPr>
      </w:pPr>
      <w:ins w:id="121" w:author="admin" w:date="2022-12-12T09:28:00Z">
        <w:r w:rsidRPr="00081AF8">
          <w:rPr>
            <w:rFonts w:ascii="Times New Roman" w:eastAsia="Times New Roman" w:hAnsi="Times New Roman" w:cs="Times New Roman"/>
            <w:sz w:val="28"/>
            <w:szCs w:val="28"/>
          </w:rPr>
          <w:t>Thay đổi thông tin cá nhân,</w:t>
        </w:r>
      </w:ins>
      <w:r w:rsidRPr="00081AF8">
        <w:rPr>
          <w:rFonts w:ascii="Times New Roman" w:eastAsia="Times New Roman" w:hAnsi="Times New Roman" w:cs="Times New Roman"/>
          <w:sz w:val="28"/>
          <w:szCs w:val="28"/>
        </w:rPr>
        <w:t xml:space="preserve"> </w:t>
      </w:r>
      <w:ins w:id="122" w:author="admin" w:date="2022-12-12T09:28:00Z">
        <w:r w:rsidRPr="00081AF8">
          <w:rPr>
            <w:rFonts w:ascii="Times New Roman" w:eastAsia="Times New Roman" w:hAnsi="Times New Roman" w:cs="Times New Roman"/>
            <w:sz w:val="28"/>
            <w:szCs w:val="28"/>
          </w:rPr>
          <w:t>...</w:t>
        </w:r>
      </w:ins>
    </w:p>
    <w:p w14:paraId="6B7E3EAD" w14:textId="77777777" w:rsidR="00D40B91" w:rsidRPr="00081AF8" w:rsidRDefault="00D40B91" w:rsidP="00081AF8">
      <w:pPr>
        <w:numPr>
          <w:ilvl w:val="0"/>
          <w:numId w:val="11"/>
        </w:numPr>
        <w:tabs>
          <w:tab w:val="left" w:pos="851"/>
        </w:tabs>
        <w:spacing w:after="0" w:line="360" w:lineRule="auto"/>
        <w:ind w:left="1134" w:hanging="283"/>
        <w:rPr>
          <w:ins w:id="123" w:author="admin" w:date="2022-12-12T09:28:00Z"/>
          <w:rFonts w:ascii="Times New Roman" w:eastAsia="Times New Roman" w:hAnsi="Times New Roman" w:cs="Times New Roman"/>
          <w:sz w:val="28"/>
          <w:szCs w:val="28"/>
        </w:rPr>
      </w:pPr>
      <w:ins w:id="124" w:author="admin" w:date="2022-12-12T09:28:00Z">
        <w:r w:rsidRPr="00081AF8">
          <w:rPr>
            <w:rFonts w:ascii="Times New Roman" w:eastAsia="Times New Roman" w:hAnsi="Times New Roman" w:cs="Times New Roman"/>
            <w:sz w:val="28"/>
            <w:szCs w:val="28"/>
          </w:rPr>
          <w:t>Tha</w:t>
        </w:r>
      </w:ins>
      <w:r w:rsidRPr="00081AF8">
        <w:rPr>
          <w:rFonts w:ascii="Times New Roman" w:eastAsia="Times New Roman" w:hAnsi="Times New Roman" w:cs="Times New Roman"/>
          <w:sz w:val="28"/>
          <w:szCs w:val="28"/>
        </w:rPr>
        <w:t>y</w:t>
      </w:r>
      <w:ins w:id="125" w:author="admin" w:date="2022-12-12T09:28:00Z">
        <w:r w:rsidRPr="00081AF8">
          <w:rPr>
            <w:rFonts w:ascii="Times New Roman" w:eastAsia="Times New Roman" w:hAnsi="Times New Roman" w:cs="Times New Roman"/>
            <w:sz w:val="28"/>
            <w:szCs w:val="28"/>
          </w:rPr>
          <w:t xml:space="preserve"> đổi thông tin nhận hàng</w:t>
        </w:r>
      </w:ins>
    </w:p>
    <w:p w14:paraId="65376689" w14:textId="77777777" w:rsidR="00D40B91" w:rsidRPr="00081AF8" w:rsidRDefault="00D40B91" w:rsidP="00081AF8">
      <w:pPr>
        <w:numPr>
          <w:ilvl w:val="0"/>
          <w:numId w:val="15"/>
        </w:numPr>
        <w:tabs>
          <w:tab w:val="left" w:pos="851"/>
        </w:tabs>
        <w:spacing w:after="0" w:line="360" w:lineRule="auto"/>
        <w:ind w:left="1134"/>
        <w:rPr>
          <w:ins w:id="126" w:author="admin" w:date="2022-12-12T09:28:00Z"/>
          <w:rFonts w:ascii="Times New Roman" w:eastAsia="Times New Roman" w:hAnsi="Times New Roman" w:cs="Times New Roman"/>
          <w:sz w:val="28"/>
          <w:szCs w:val="28"/>
        </w:rPr>
      </w:pPr>
      <w:ins w:id="127" w:author="admin" w:date="2022-12-12T09:28:00Z">
        <w:r w:rsidRPr="00081AF8">
          <w:rPr>
            <w:rFonts w:ascii="Times New Roman" w:eastAsia="Times New Roman" w:hAnsi="Times New Roman" w:cs="Times New Roman"/>
            <w:sz w:val="28"/>
            <w:szCs w:val="28"/>
          </w:rPr>
          <w:t>Đối với quản trị:</w:t>
        </w:r>
      </w:ins>
    </w:p>
    <w:p w14:paraId="196580FF" w14:textId="77777777" w:rsidR="00D40B91" w:rsidRPr="00081AF8" w:rsidRDefault="00D40B91" w:rsidP="00081AF8">
      <w:pPr>
        <w:numPr>
          <w:ilvl w:val="0"/>
          <w:numId w:val="12"/>
        </w:numPr>
        <w:tabs>
          <w:tab w:val="left" w:pos="851"/>
        </w:tabs>
        <w:spacing w:after="0" w:line="360" w:lineRule="auto"/>
        <w:ind w:left="1134" w:hanging="283"/>
        <w:rPr>
          <w:ins w:id="128" w:author="admin" w:date="2022-12-12T09:28:00Z"/>
          <w:rFonts w:ascii="Times New Roman" w:eastAsia="Times New Roman" w:hAnsi="Times New Roman" w:cs="Times New Roman"/>
          <w:sz w:val="28"/>
          <w:szCs w:val="28"/>
        </w:rPr>
      </w:pPr>
      <w:ins w:id="129" w:author="admin" w:date="2022-12-12T09:28:00Z">
        <w:r w:rsidRPr="00081AF8">
          <w:rPr>
            <w:rFonts w:ascii="Times New Roman" w:eastAsia="Times New Roman" w:hAnsi="Times New Roman" w:cs="Times New Roman"/>
            <w:sz w:val="28"/>
            <w:szCs w:val="28"/>
          </w:rPr>
          <w:t>Quản lí hãng sản xuất</w:t>
        </w:r>
      </w:ins>
    </w:p>
    <w:p w14:paraId="66126757" w14:textId="77777777" w:rsidR="00D40B91" w:rsidRPr="00081AF8" w:rsidRDefault="00D40B91" w:rsidP="00081AF8">
      <w:pPr>
        <w:numPr>
          <w:ilvl w:val="0"/>
          <w:numId w:val="12"/>
        </w:numPr>
        <w:tabs>
          <w:tab w:val="left" w:pos="851"/>
        </w:tabs>
        <w:spacing w:after="0" w:line="360" w:lineRule="auto"/>
        <w:ind w:left="1134" w:hanging="283"/>
        <w:rPr>
          <w:ins w:id="130" w:author="admin" w:date="2022-12-12T09:28:00Z"/>
          <w:rFonts w:ascii="Times New Roman" w:eastAsia="Times New Roman" w:hAnsi="Times New Roman" w:cs="Times New Roman"/>
          <w:sz w:val="28"/>
          <w:szCs w:val="28"/>
        </w:rPr>
      </w:pPr>
      <w:ins w:id="131" w:author="admin" w:date="2022-12-12T09:28:00Z">
        <w:r w:rsidRPr="00081AF8">
          <w:rPr>
            <w:rFonts w:ascii="Times New Roman" w:eastAsia="Times New Roman" w:hAnsi="Times New Roman" w:cs="Times New Roman"/>
            <w:sz w:val="28"/>
            <w:szCs w:val="28"/>
          </w:rPr>
          <w:t>Quản lí khuyến mại</w:t>
        </w:r>
      </w:ins>
    </w:p>
    <w:p w14:paraId="6B1350FD" w14:textId="77777777" w:rsidR="00D40B91" w:rsidRPr="00081AF8" w:rsidRDefault="00D40B91" w:rsidP="00081AF8">
      <w:pPr>
        <w:numPr>
          <w:ilvl w:val="0"/>
          <w:numId w:val="12"/>
        </w:numPr>
        <w:tabs>
          <w:tab w:val="left" w:pos="851"/>
        </w:tabs>
        <w:spacing w:after="0" w:line="360" w:lineRule="auto"/>
        <w:ind w:left="1134" w:hanging="283"/>
        <w:rPr>
          <w:ins w:id="132" w:author="admin" w:date="2022-12-12T09:28:00Z"/>
          <w:rFonts w:ascii="Times New Roman" w:eastAsia="Times New Roman" w:hAnsi="Times New Roman" w:cs="Times New Roman"/>
          <w:sz w:val="28"/>
          <w:szCs w:val="28"/>
        </w:rPr>
      </w:pPr>
      <w:ins w:id="133" w:author="admin" w:date="2022-12-12T09:28:00Z">
        <w:r w:rsidRPr="00081AF8">
          <w:rPr>
            <w:rFonts w:ascii="Times New Roman" w:eastAsia="Times New Roman" w:hAnsi="Times New Roman" w:cs="Times New Roman"/>
            <w:sz w:val="28"/>
            <w:szCs w:val="28"/>
          </w:rPr>
          <w:t>Quản lí sản phẩm</w:t>
        </w:r>
      </w:ins>
    </w:p>
    <w:p w14:paraId="5F16F8B0" w14:textId="77777777" w:rsidR="00D40B91" w:rsidRPr="00081AF8" w:rsidRDefault="00D40B91" w:rsidP="00081AF8">
      <w:pPr>
        <w:numPr>
          <w:ilvl w:val="0"/>
          <w:numId w:val="12"/>
        </w:numPr>
        <w:tabs>
          <w:tab w:val="left" w:pos="851"/>
        </w:tabs>
        <w:spacing w:after="0" w:line="360" w:lineRule="auto"/>
        <w:ind w:left="1134" w:hanging="283"/>
        <w:rPr>
          <w:ins w:id="134" w:author="admin" w:date="2022-12-12T09:28:00Z"/>
          <w:rFonts w:ascii="Times New Roman" w:eastAsia="Times New Roman" w:hAnsi="Times New Roman" w:cs="Times New Roman"/>
          <w:sz w:val="28"/>
          <w:szCs w:val="28"/>
        </w:rPr>
      </w:pPr>
      <w:ins w:id="135" w:author="admin" w:date="2022-12-12T09:28:00Z">
        <w:r w:rsidRPr="00081AF8">
          <w:rPr>
            <w:rFonts w:ascii="Times New Roman" w:eastAsia="Times New Roman" w:hAnsi="Times New Roman" w:cs="Times New Roman"/>
            <w:sz w:val="28"/>
            <w:szCs w:val="28"/>
          </w:rPr>
          <w:lastRenderedPageBreak/>
          <w:t>Quản lý đơn hàng</w:t>
        </w:r>
      </w:ins>
    </w:p>
    <w:p w14:paraId="0F4F5EAB" w14:textId="77777777" w:rsidR="00D40B91" w:rsidRPr="00081AF8" w:rsidRDefault="00D40B91" w:rsidP="00081AF8">
      <w:pPr>
        <w:numPr>
          <w:ilvl w:val="0"/>
          <w:numId w:val="12"/>
        </w:numPr>
        <w:tabs>
          <w:tab w:val="left" w:pos="851"/>
        </w:tabs>
        <w:spacing w:after="0" w:line="360" w:lineRule="auto"/>
        <w:ind w:left="1134" w:hanging="283"/>
        <w:rPr>
          <w:ins w:id="136" w:author="admin" w:date="2022-12-12T09:28:00Z"/>
          <w:rFonts w:ascii="Times New Roman" w:eastAsia="Times New Roman" w:hAnsi="Times New Roman" w:cs="Times New Roman"/>
          <w:sz w:val="28"/>
          <w:szCs w:val="28"/>
        </w:rPr>
      </w:pPr>
      <w:ins w:id="137" w:author="admin" w:date="2022-12-12T09:28:00Z">
        <w:r w:rsidRPr="00081AF8">
          <w:rPr>
            <w:rFonts w:ascii="Times New Roman" w:eastAsia="Times New Roman" w:hAnsi="Times New Roman" w:cs="Times New Roman"/>
            <w:sz w:val="28"/>
            <w:szCs w:val="28"/>
          </w:rPr>
          <w:t>Xuất báo cáo …</w:t>
        </w:r>
      </w:ins>
    </w:p>
    <w:p w14:paraId="72EF7AB8" w14:textId="77777777" w:rsidR="00D40B91" w:rsidRPr="00081AF8" w:rsidRDefault="00D40B91" w:rsidP="00081AF8">
      <w:pPr>
        <w:spacing w:line="360" w:lineRule="auto"/>
        <w:rPr>
          <w:ins w:id="138" w:author="admin" w:date="2022-12-12T09:28:00Z"/>
          <w:rFonts w:ascii="Times New Roman" w:hAnsi="Times New Roman" w:cs="Times New Roman"/>
          <w:sz w:val="28"/>
          <w:szCs w:val="28"/>
        </w:rPr>
      </w:pPr>
    </w:p>
    <w:p w14:paraId="6843D250" w14:textId="77777777" w:rsidR="00D40B91" w:rsidRPr="00081AF8" w:rsidRDefault="00D40B91" w:rsidP="00081AF8">
      <w:pPr>
        <w:pStyle w:val="Heading2"/>
        <w:spacing w:line="360" w:lineRule="auto"/>
        <w:rPr>
          <w:ins w:id="139" w:author="admin" w:date="2022-12-12T09:28:00Z"/>
          <w:rFonts w:ascii="Times New Roman" w:hAnsi="Times New Roman" w:cs="Times New Roman"/>
          <w:b/>
          <w:sz w:val="28"/>
          <w:szCs w:val="28"/>
        </w:rPr>
      </w:pPr>
      <w:bookmarkStart w:id="140" w:name="_Toc121810115"/>
      <w:bookmarkStart w:id="141" w:name="_Toc121836006"/>
      <w:ins w:id="142" w:author="admin" w:date="2022-12-12T09:28:00Z">
        <w:r w:rsidRPr="00081AF8">
          <w:rPr>
            <w:rFonts w:ascii="Times New Roman" w:hAnsi="Times New Roman" w:cs="Times New Roman"/>
            <w:b/>
            <w:sz w:val="28"/>
            <w:szCs w:val="28"/>
          </w:rPr>
          <w:t>1.2 Giới Thiệu</w:t>
        </w:r>
        <w:bookmarkEnd w:id="140"/>
        <w:bookmarkEnd w:id="141"/>
      </w:ins>
    </w:p>
    <w:p w14:paraId="0CE82F71" w14:textId="77777777" w:rsidR="00D40B91" w:rsidRPr="00081AF8" w:rsidRDefault="00D40B91" w:rsidP="00081AF8">
      <w:pPr>
        <w:pStyle w:val="ListParagraph"/>
        <w:spacing w:line="360" w:lineRule="auto"/>
        <w:ind w:left="450" w:firstLine="270"/>
        <w:jc w:val="both"/>
        <w:rPr>
          <w:ins w:id="143" w:author="admin" w:date="2022-12-12T09:28:00Z"/>
          <w:rFonts w:ascii="Times New Roman" w:hAnsi="Times New Roman" w:cs="Times New Roman"/>
          <w:sz w:val="28"/>
          <w:szCs w:val="28"/>
        </w:rPr>
      </w:pPr>
      <w:ins w:id="144" w:author="admin" w:date="2022-12-12T09:28:00Z">
        <w:r w:rsidRPr="00081AF8">
          <w:rPr>
            <w:rFonts w:ascii="Times New Roman" w:hAnsi="Times New Roman" w:cs="Times New Roman"/>
            <w:sz w:val="28"/>
            <w:szCs w:val="28"/>
          </w:rPr>
          <w:t>Hệ thống website bán điện thoại là một hệ thống website quảng bá, giới thiệu,</w:t>
        </w:r>
      </w:ins>
      <w:r w:rsidRPr="00081AF8">
        <w:rPr>
          <w:rFonts w:ascii="Times New Roman" w:hAnsi="Times New Roman" w:cs="Times New Roman"/>
          <w:sz w:val="28"/>
          <w:szCs w:val="28"/>
        </w:rPr>
        <w:t xml:space="preserve"> </w:t>
      </w:r>
      <w:ins w:id="145" w:author="admin" w:date="2022-12-12T09:28:00Z">
        <w:r w:rsidRPr="00081AF8">
          <w:rPr>
            <w:rFonts w:ascii="Times New Roman" w:hAnsi="Times New Roman" w:cs="Times New Roman"/>
            <w:sz w:val="28"/>
            <w:szCs w:val="28"/>
          </w:rPr>
          <w:t>với nhiều dòng điện thoại thuộc nhiều hãng nổi tiếng trên thế giới, với uy tín và kinh nghiệm lâu năm trong lĩnh vực kinh doanh. Hệ thống website có đa dạng các hãng sản xuất khác nhau mang phong cách theo nhiều xu hướng khác nhau với từng đối tượng khách hàng, sẽ mang lại cho khách hàng sự thoải mái và tin cậy. Sự phục vụ tiêu chuẩn chu đáo cùng hình thức thanh toán đơn giản, tiện lợi bằng tiền mặt hoặc chuyển khoản.</w:t>
        </w:r>
      </w:ins>
    </w:p>
    <w:p w14:paraId="4270B680" w14:textId="77777777" w:rsidR="00D40B91" w:rsidRPr="00081AF8" w:rsidRDefault="00D40B91" w:rsidP="00081AF8">
      <w:pPr>
        <w:pStyle w:val="ListParagraph"/>
        <w:spacing w:line="360" w:lineRule="auto"/>
        <w:ind w:left="450" w:firstLine="270"/>
        <w:jc w:val="both"/>
        <w:rPr>
          <w:ins w:id="146" w:author="admin" w:date="2022-12-12T09:28:00Z"/>
          <w:rFonts w:ascii="Times New Roman" w:hAnsi="Times New Roman" w:cs="Times New Roman"/>
          <w:sz w:val="28"/>
          <w:szCs w:val="28"/>
        </w:rPr>
      </w:pPr>
      <w:ins w:id="147" w:author="admin" w:date="2022-12-12T09:28:00Z">
        <w:r w:rsidRPr="00081AF8">
          <w:rPr>
            <w:rFonts w:ascii="Times New Roman" w:hAnsi="Times New Roman" w:cs="Times New Roman"/>
            <w:sz w:val="28"/>
            <w:szCs w:val="28"/>
          </w:rPr>
          <w:t>Xuất phát từ nhu cầu quảng bá, giới thiệu sản phẩm và mở rộng thị trường, đồng thời cũng góp phần dễ dàng trong công việc quản lý, yêu cầu cần có một hệ thống quản lý để trợ giúp cho ban lãnh đạo và nhân viên trong công ty có thể dễ dàng thao tác, tránh được những sai sót trong quá trình làm việc. Nhận thấy tính thiết thực mà đề tài mang lại, tôi đã lên ý tưởng xây dựng một hệ thống website thương mại điện tử để đáp ứng những nhu cầu thực tiễn đó.</w:t>
        </w:r>
      </w:ins>
    </w:p>
    <w:p w14:paraId="79162C08" w14:textId="77777777" w:rsidR="00D40B91" w:rsidRPr="00081AF8" w:rsidRDefault="00D40B91" w:rsidP="00081AF8">
      <w:pPr>
        <w:pStyle w:val="Heading2"/>
        <w:spacing w:line="360" w:lineRule="auto"/>
        <w:rPr>
          <w:ins w:id="148" w:author="admin" w:date="2022-12-12T09:28:00Z"/>
          <w:rFonts w:ascii="Times New Roman" w:hAnsi="Times New Roman" w:cs="Times New Roman"/>
          <w:b/>
          <w:sz w:val="28"/>
          <w:szCs w:val="28"/>
        </w:rPr>
      </w:pPr>
      <w:bookmarkStart w:id="149" w:name="_Toc121810116"/>
      <w:bookmarkStart w:id="150" w:name="_Toc121836007"/>
      <w:ins w:id="151" w:author="admin" w:date="2022-12-12T09:28:00Z">
        <w:r w:rsidRPr="00081AF8">
          <w:rPr>
            <w:rFonts w:ascii="Times New Roman" w:hAnsi="Times New Roman" w:cs="Times New Roman"/>
            <w:b/>
            <w:sz w:val="28"/>
            <w:szCs w:val="28"/>
          </w:rPr>
          <w:t>1.3 Mục đích đề tài</w:t>
        </w:r>
        <w:bookmarkEnd w:id="149"/>
        <w:bookmarkEnd w:id="150"/>
      </w:ins>
    </w:p>
    <w:p w14:paraId="62A41F72" w14:textId="77777777" w:rsidR="00D40B91" w:rsidRPr="00081AF8" w:rsidRDefault="00D40B91" w:rsidP="00081AF8">
      <w:pPr>
        <w:pStyle w:val="ListParagraph"/>
        <w:spacing w:line="360" w:lineRule="auto"/>
        <w:ind w:left="450" w:firstLine="270"/>
        <w:jc w:val="both"/>
        <w:rPr>
          <w:ins w:id="152" w:author="admin" w:date="2022-12-12T09:28:00Z"/>
          <w:rFonts w:ascii="Times New Roman" w:hAnsi="Times New Roman" w:cs="Times New Roman"/>
          <w:sz w:val="28"/>
          <w:szCs w:val="28"/>
        </w:rPr>
      </w:pPr>
      <w:ins w:id="153" w:author="admin" w:date="2022-12-12T09:28:00Z">
        <w:r w:rsidRPr="00081AF8">
          <w:rPr>
            <w:rFonts w:ascii="Times New Roman" w:hAnsi="Times New Roman" w:cs="Times New Roman"/>
            <w:sz w:val="28"/>
            <w:szCs w:val="28"/>
          </w:rPr>
          <w:t>Xây dựng website nhằm bán và giới thiệu sản phẩm điện thoại của các hãng sản xuất đến khách hàng một cách nhanh nhất, chính xác và thuận tiện nhất.</w:t>
        </w:r>
      </w:ins>
    </w:p>
    <w:p w14:paraId="4D575206" w14:textId="77777777" w:rsidR="00D40B91" w:rsidRPr="00081AF8" w:rsidRDefault="00D40B91" w:rsidP="00081AF8">
      <w:pPr>
        <w:pStyle w:val="ListParagraph"/>
        <w:spacing w:line="360" w:lineRule="auto"/>
        <w:ind w:left="450" w:firstLine="270"/>
        <w:jc w:val="both"/>
        <w:rPr>
          <w:ins w:id="154" w:author="admin" w:date="2022-12-12T09:28:00Z"/>
          <w:rFonts w:ascii="Times New Roman" w:hAnsi="Times New Roman" w:cs="Times New Roman"/>
          <w:sz w:val="28"/>
          <w:szCs w:val="28"/>
        </w:rPr>
      </w:pPr>
      <w:ins w:id="155" w:author="admin" w:date="2022-12-12T09:28:00Z">
        <w:r w:rsidRPr="00081AF8">
          <w:rPr>
            <w:rFonts w:ascii="Times New Roman" w:hAnsi="Times New Roman" w:cs="Times New Roman"/>
            <w:sz w:val="28"/>
            <w:szCs w:val="28"/>
          </w:rPr>
          <w:t>Website sau khi xây dựng sẽ đáp ứng được những yêu cầu cơ bản sau:</w:t>
        </w:r>
      </w:ins>
    </w:p>
    <w:p w14:paraId="29F28274" w14:textId="77777777" w:rsidR="00D40B91" w:rsidRPr="00081AF8" w:rsidRDefault="00D40B91" w:rsidP="00081AF8">
      <w:pPr>
        <w:pStyle w:val="ListParagraph"/>
        <w:numPr>
          <w:ilvl w:val="0"/>
          <w:numId w:val="20"/>
        </w:numPr>
        <w:spacing w:line="360" w:lineRule="auto"/>
        <w:jc w:val="both"/>
        <w:rPr>
          <w:ins w:id="156" w:author="admin" w:date="2022-12-12T09:28:00Z"/>
          <w:rFonts w:ascii="Times New Roman" w:hAnsi="Times New Roman" w:cs="Times New Roman"/>
          <w:sz w:val="28"/>
          <w:szCs w:val="28"/>
        </w:rPr>
      </w:pPr>
      <w:ins w:id="157" w:author="admin" w:date="2022-12-12T09:28:00Z">
        <w:r w:rsidRPr="00081AF8">
          <w:rPr>
            <w:rFonts w:ascii="Times New Roman" w:hAnsi="Times New Roman" w:cs="Times New Roman"/>
            <w:sz w:val="28"/>
            <w:szCs w:val="28"/>
          </w:rPr>
          <w:t>Giúp cho khách hàng:</w:t>
        </w:r>
      </w:ins>
    </w:p>
    <w:p w14:paraId="5783608D" w14:textId="77777777" w:rsidR="00D40B91" w:rsidRPr="00081AF8" w:rsidRDefault="00D40B91" w:rsidP="00081AF8">
      <w:pPr>
        <w:pStyle w:val="ListParagraph"/>
        <w:numPr>
          <w:ilvl w:val="1"/>
          <w:numId w:val="20"/>
        </w:numPr>
        <w:spacing w:line="360" w:lineRule="auto"/>
        <w:jc w:val="both"/>
        <w:rPr>
          <w:ins w:id="158" w:author="admin" w:date="2022-12-12T09:28:00Z"/>
          <w:rFonts w:ascii="Times New Roman" w:hAnsi="Times New Roman" w:cs="Times New Roman"/>
          <w:sz w:val="28"/>
          <w:szCs w:val="28"/>
        </w:rPr>
      </w:pPr>
      <w:ins w:id="159" w:author="admin" w:date="2022-12-12T09:28:00Z">
        <w:r w:rsidRPr="00081AF8">
          <w:rPr>
            <w:rFonts w:ascii="Times New Roman" w:hAnsi="Times New Roman" w:cs="Times New Roman"/>
            <w:sz w:val="28"/>
            <w:szCs w:val="28"/>
          </w:rPr>
          <w:t xml:space="preserve"> Xem sản phẩm và thông tin sản phẩm.</w:t>
        </w:r>
      </w:ins>
    </w:p>
    <w:p w14:paraId="661BD4D7" w14:textId="77777777" w:rsidR="00D40B91" w:rsidRPr="00081AF8" w:rsidRDefault="00D40B91" w:rsidP="00081AF8">
      <w:pPr>
        <w:pStyle w:val="ListParagraph"/>
        <w:numPr>
          <w:ilvl w:val="1"/>
          <w:numId w:val="20"/>
        </w:numPr>
        <w:spacing w:line="360" w:lineRule="auto"/>
        <w:jc w:val="both"/>
        <w:rPr>
          <w:ins w:id="160" w:author="admin" w:date="2022-12-12T09:28:00Z"/>
          <w:rFonts w:ascii="Times New Roman" w:hAnsi="Times New Roman" w:cs="Times New Roman"/>
          <w:sz w:val="28"/>
          <w:szCs w:val="28"/>
        </w:rPr>
      </w:pPr>
      <w:ins w:id="161" w:author="admin" w:date="2022-12-12T09:28:00Z">
        <w:r w:rsidRPr="00081AF8">
          <w:rPr>
            <w:rFonts w:ascii="Times New Roman" w:hAnsi="Times New Roman" w:cs="Times New Roman"/>
            <w:sz w:val="28"/>
            <w:szCs w:val="28"/>
          </w:rPr>
          <w:t>Tìm kiếm sản phẩm theo các tiêu như: Tên sản phẩm, Giá</w:t>
        </w:r>
      </w:ins>
    </w:p>
    <w:p w14:paraId="54C13138" w14:textId="77777777" w:rsidR="00D40B91" w:rsidRPr="00081AF8" w:rsidRDefault="00D40B91" w:rsidP="00081AF8">
      <w:pPr>
        <w:pStyle w:val="ListParagraph"/>
        <w:numPr>
          <w:ilvl w:val="1"/>
          <w:numId w:val="20"/>
        </w:numPr>
        <w:spacing w:line="360" w:lineRule="auto"/>
        <w:jc w:val="both"/>
        <w:rPr>
          <w:ins w:id="162" w:author="admin" w:date="2022-12-12T09:28:00Z"/>
          <w:rFonts w:ascii="Times New Roman" w:hAnsi="Times New Roman" w:cs="Times New Roman"/>
          <w:sz w:val="28"/>
          <w:szCs w:val="28"/>
        </w:rPr>
      </w:pPr>
      <w:ins w:id="163" w:author="admin" w:date="2022-12-12T09:28:00Z">
        <w:r w:rsidRPr="00081AF8">
          <w:rPr>
            <w:rFonts w:ascii="Times New Roman" w:hAnsi="Times New Roman" w:cs="Times New Roman"/>
            <w:sz w:val="28"/>
            <w:szCs w:val="28"/>
          </w:rPr>
          <w:t>Đặt mua hàng trực tuyến.</w:t>
        </w:r>
      </w:ins>
    </w:p>
    <w:p w14:paraId="128A0784" w14:textId="77777777" w:rsidR="00D40B91" w:rsidRPr="00081AF8" w:rsidRDefault="00D40B91" w:rsidP="00081AF8">
      <w:pPr>
        <w:pStyle w:val="ListParagraph"/>
        <w:numPr>
          <w:ilvl w:val="0"/>
          <w:numId w:val="20"/>
        </w:numPr>
        <w:spacing w:line="360" w:lineRule="auto"/>
        <w:jc w:val="both"/>
        <w:rPr>
          <w:ins w:id="164" w:author="admin" w:date="2022-12-12T09:28:00Z"/>
          <w:rFonts w:ascii="Times New Roman" w:hAnsi="Times New Roman" w:cs="Times New Roman"/>
          <w:sz w:val="28"/>
          <w:szCs w:val="28"/>
        </w:rPr>
      </w:pPr>
      <w:ins w:id="165" w:author="admin" w:date="2022-12-12T09:28:00Z">
        <w:r w:rsidRPr="00081AF8">
          <w:rPr>
            <w:rFonts w:ascii="Times New Roman" w:hAnsi="Times New Roman" w:cs="Times New Roman"/>
            <w:sz w:val="28"/>
            <w:szCs w:val="28"/>
          </w:rPr>
          <w:t>Giúp cho người quản trị:</w:t>
        </w:r>
      </w:ins>
    </w:p>
    <w:p w14:paraId="544F0215" w14:textId="77777777" w:rsidR="00D40B91" w:rsidRPr="00081AF8" w:rsidRDefault="00D40B91" w:rsidP="00081AF8">
      <w:pPr>
        <w:pStyle w:val="ListParagraph"/>
        <w:numPr>
          <w:ilvl w:val="1"/>
          <w:numId w:val="20"/>
        </w:numPr>
        <w:spacing w:line="360" w:lineRule="auto"/>
        <w:jc w:val="both"/>
        <w:rPr>
          <w:ins w:id="166" w:author="admin" w:date="2022-12-12T09:28:00Z"/>
          <w:rFonts w:ascii="Times New Roman" w:hAnsi="Times New Roman" w:cs="Times New Roman"/>
          <w:sz w:val="28"/>
          <w:szCs w:val="28"/>
        </w:rPr>
      </w:pPr>
      <w:ins w:id="167" w:author="admin" w:date="2022-12-12T09:28:00Z">
        <w:r w:rsidRPr="00081AF8">
          <w:rPr>
            <w:rFonts w:ascii="Times New Roman" w:hAnsi="Times New Roman" w:cs="Times New Roman"/>
            <w:sz w:val="28"/>
            <w:szCs w:val="28"/>
          </w:rPr>
          <w:t>Quản lý sản phẩm (thêm, sửa, xóa sản phẩm ….)</w:t>
        </w:r>
      </w:ins>
    </w:p>
    <w:p w14:paraId="760FC321" w14:textId="77777777" w:rsidR="00D40B91" w:rsidRPr="00081AF8" w:rsidRDefault="00D40B91" w:rsidP="00081AF8">
      <w:pPr>
        <w:pStyle w:val="ListParagraph"/>
        <w:numPr>
          <w:ilvl w:val="1"/>
          <w:numId w:val="20"/>
        </w:numPr>
        <w:spacing w:line="360" w:lineRule="auto"/>
        <w:jc w:val="both"/>
        <w:rPr>
          <w:ins w:id="168" w:author="admin" w:date="2022-12-12T09:28:00Z"/>
          <w:rFonts w:ascii="Times New Roman" w:hAnsi="Times New Roman" w:cs="Times New Roman"/>
          <w:sz w:val="28"/>
          <w:szCs w:val="28"/>
        </w:rPr>
      </w:pPr>
      <w:ins w:id="169" w:author="admin" w:date="2022-12-12T09:28:00Z">
        <w:r w:rsidRPr="00081AF8">
          <w:rPr>
            <w:rFonts w:ascii="Times New Roman" w:hAnsi="Times New Roman" w:cs="Times New Roman"/>
            <w:sz w:val="28"/>
            <w:szCs w:val="28"/>
          </w:rPr>
          <w:lastRenderedPageBreak/>
          <w:t>Quản lý khuyến mại (thêm, sửa, xóa khuyến mại ….)</w:t>
        </w:r>
      </w:ins>
    </w:p>
    <w:p w14:paraId="55BDD195" w14:textId="77777777" w:rsidR="00D40B91" w:rsidRPr="00081AF8" w:rsidRDefault="00D40B91" w:rsidP="00081AF8">
      <w:pPr>
        <w:pStyle w:val="ListParagraph"/>
        <w:numPr>
          <w:ilvl w:val="1"/>
          <w:numId w:val="20"/>
        </w:numPr>
        <w:spacing w:line="360" w:lineRule="auto"/>
        <w:jc w:val="both"/>
        <w:rPr>
          <w:ins w:id="170" w:author="admin" w:date="2022-12-12T09:28:00Z"/>
          <w:rFonts w:ascii="Times New Roman" w:hAnsi="Times New Roman" w:cs="Times New Roman"/>
          <w:sz w:val="28"/>
          <w:szCs w:val="28"/>
        </w:rPr>
      </w:pPr>
      <w:ins w:id="171" w:author="admin" w:date="2022-12-12T09:28:00Z">
        <w:r w:rsidRPr="00081AF8">
          <w:rPr>
            <w:rFonts w:ascii="Times New Roman" w:hAnsi="Times New Roman" w:cs="Times New Roman"/>
            <w:sz w:val="28"/>
            <w:szCs w:val="28"/>
          </w:rPr>
          <w:t>Quản lý hãng sản xuất (thêm, sửa, xóa hãng sản xuất ….)</w:t>
        </w:r>
      </w:ins>
    </w:p>
    <w:p w14:paraId="6E1E2010" w14:textId="77777777" w:rsidR="00D40B91" w:rsidRPr="00081AF8" w:rsidRDefault="00D40B91" w:rsidP="00081AF8">
      <w:pPr>
        <w:pStyle w:val="ListParagraph"/>
        <w:numPr>
          <w:ilvl w:val="1"/>
          <w:numId w:val="20"/>
        </w:numPr>
        <w:spacing w:line="360" w:lineRule="auto"/>
        <w:jc w:val="both"/>
        <w:rPr>
          <w:ins w:id="172" w:author="admin" w:date="2022-12-12T09:28:00Z"/>
          <w:rFonts w:ascii="Times New Roman" w:hAnsi="Times New Roman" w:cs="Times New Roman"/>
          <w:sz w:val="28"/>
          <w:szCs w:val="28"/>
        </w:rPr>
      </w:pPr>
      <w:ins w:id="173" w:author="admin" w:date="2022-12-12T09:28:00Z">
        <w:r w:rsidRPr="00081AF8">
          <w:rPr>
            <w:rFonts w:ascii="Times New Roman" w:hAnsi="Times New Roman" w:cs="Times New Roman"/>
            <w:sz w:val="28"/>
            <w:szCs w:val="28"/>
          </w:rPr>
          <w:t>Quản lý các hóa đơn bán hàng</w:t>
        </w:r>
      </w:ins>
    </w:p>
    <w:p w14:paraId="14C0E4F9" w14:textId="77777777" w:rsidR="00D40B91" w:rsidRPr="00081AF8" w:rsidRDefault="00D40B91" w:rsidP="00081AF8">
      <w:pPr>
        <w:pStyle w:val="Heading2"/>
        <w:spacing w:line="360" w:lineRule="auto"/>
        <w:rPr>
          <w:ins w:id="174" w:author="admin" w:date="2022-12-12T09:28:00Z"/>
          <w:rFonts w:ascii="Times New Roman" w:hAnsi="Times New Roman" w:cs="Times New Roman"/>
          <w:b/>
          <w:sz w:val="28"/>
          <w:szCs w:val="28"/>
        </w:rPr>
      </w:pPr>
      <w:bookmarkStart w:id="175" w:name="_Toc121810117"/>
      <w:bookmarkStart w:id="176" w:name="_Toc121836008"/>
      <w:ins w:id="177" w:author="admin" w:date="2022-12-12T09:28:00Z">
        <w:r w:rsidRPr="00081AF8">
          <w:rPr>
            <w:rFonts w:ascii="Times New Roman" w:hAnsi="Times New Roman" w:cs="Times New Roman"/>
            <w:b/>
            <w:sz w:val="28"/>
            <w:szCs w:val="28"/>
          </w:rPr>
          <w:t>1.4 Cơ cấu tổ chức</w:t>
        </w:r>
        <w:bookmarkEnd w:id="175"/>
        <w:bookmarkEnd w:id="176"/>
      </w:ins>
    </w:p>
    <w:p w14:paraId="471CF24F" w14:textId="77777777" w:rsidR="00D40B91" w:rsidRPr="00081AF8" w:rsidRDefault="00D40B91" w:rsidP="00081AF8">
      <w:pPr>
        <w:pStyle w:val="ListParagraph"/>
        <w:numPr>
          <w:ilvl w:val="0"/>
          <w:numId w:val="20"/>
        </w:numPr>
        <w:spacing w:line="360" w:lineRule="auto"/>
        <w:jc w:val="both"/>
        <w:rPr>
          <w:ins w:id="178" w:author="admin" w:date="2022-12-12T09:28:00Z"/>
          <w:rFonts w:ascii="Times New Roman" w:hAnsi="Times New Roman" w:cs="Times New Roman"/>
          <w:sz w:val="28"/>
          <w:szCs w:val="28"/>
        </w:rPr>
      </w:pPr>
      <w:ins w:id="179" w:author="admin" w:date="2022-12-12T09:28:00Z">
        <w:r w:rsidRPr="00081AF8">
          <w:rPr>
            <w:rFonts w:ascii="Times New Roman" w:hAnsi="Times New Roman" w:cs="Times New Roman"/>
            <w:sz w:val="28"/>
            <w:szCs w:val="28"/>
          </w:rPr>
          <w:t>Quản lý hoạt động của công ty.</w:t>
        </w:r>
      </w:ins>
    </w:p>
    <w:p w14:paraId="3C888FF9" w14:textId="77777777" w:rsidR="00D40B91" w:rsidRPr="00081AF8" w:rsidRDefault="00D40B91" w:rsidP="00081AF8">
      <w:pPr>
        <w:pStyle w:val="ListParagraph"/>
        <w:numPr>
          <w:ilvl w:val="1"/>
          <w:numId w:val="20"/>
        </w:numPr>
        <w:spacing w:line="360" w:lineRule="auto"/>
        <w:jc w:val="both"/>
        <w:rPr>
          <w:ins w:id="180" w:author="admin" w:date="2022-12-12T09:28:00Z"/>
          <w:rFonts w:ascii="Times New Roman" w:hAnsi="Times New Roman" w:cs="Times New Roman"/>
          <w:sz w:val="28"/>
          <w:szCs w:val="28"/>
        </w:rPr>
      </w:pPr>
      <w:ins w:id="181" w:author="admin" w:date="2022-12-12T09:28:00Z">
        <w:r w:rsidRPr="00081AF8">
          <w:rPr>
            <w:rFonts w:ascii="Times New Roman" w:hAnsi="Times New Roman" w:cs="Times New Roman"/>
            <w:sz w:val="28"/>
            <w:szCs w:val="28"/>
          </w:rPr>
          <w:t>Quản lý và điều hành hoạt động của nhân viên.</w:t>
        </w:r>
      </w:ins>
    </w:p>
    <w:p w14:paraId="5E08240A" w14:textId="77777777" w:rsidR="00D40B91" w:rsidRPr="00081AF8" w:rsidRDefault="00D40B91" w:rsidP="00081AF8">
      <w:pPr>
        <w:pStyle w:val="ListParagraph"/>
        <w:numPr>
          <w:ilvl w:val="1"/>
          <w:numId w:val="20"/>
        </w:numPr>
        <w:spacing w:line="360" w:lineRule="auto"/>
        <w:jc w:val="both"/>
        <w:rPr>
          <w:ins w:id="182" w:author="admin" w:date="2022-12-12T09:28:00Z"/>
          <w:rFonts w:ascii="Times New Roman" w:hAnsi="Times New Roman" w:cs="Times New Roman"/>
          <w:sz w:val="28"/>
          <w:szCs w:val="28"/>
        </w:rPr>
      </w:pPr>
      <w:ins w:id="183" w:author="admin" w:date="2022-12-12T09:28:00Z">
        <w:r w:rsidRPr="00081AF8">
          <w:rPr>
            <w:rFonts w:ascii="Times New Roman" w:hAnsi="Times New Roman" w:cs="Times New Roman"/>
            <w:sz w:val="28"/>
            <w:szCs w:val="28"/>
          </w:rPr>
          <w:t xml:space="preserve">Quyết định giá chính thức cho từng mặt hàng. </w:t>
        </w:r>
      </w:ins>
    </w:p>
    <w:p w14:paraId="795B72A4" w14:textId="77777777" w:rsidR="00D40B91" w:rsidRPr="00081AF8" w:rsidRDefault="00D40B91" w:rsidP="00081AF8">
      <w:pPr>
        <w:pStyle w:val="ListParagraph"/>
        <w:numPr>
          <w:ilvl w:val="1"/>
          <w:numId w:val="20"/>
        </w:numPr>
        <w:spacing w:line="360" w:lineRule="auto"/>
        <w:jc w:val="both"/>
        <w:rPr>
          <w:ins w:id="184" w:author="admin" w:date="2022-12-12T09:28:00Z"/>
          <w:rFonts w:ascii="Times New Roman" w:hAnsi="Times New Roman" w:cs="Times New Roman"/>
          <w:sz w:val="28"/>
          <w:szCs w:val="28"/>
        </w:rPr>
      </w:pPr>
      <w:ins w:id="185" w:author="admin" w:date="2022-12-12T09:28:00Z">
        <w:r w:rsidRPr="00081AF8">
          <w:rPr>
            <w:rFonts w:ascii="Times New Roman" w:hAnsi="Times New Roman" w:cs="Times New Roman"/>
            <w:sz w:val="28"/>
            <w:szCs w:val="28"/>
          </w:rPr>
          <w:t>Từ đó nắm bắt được tình hình của công ti, tình hình thị trường để có kế hoạch định hướng, phát triển nhằm đáp ứng yêu cầu khách hàng và tiến triển cho công ty.</w:t>
        </w:r>
      </w:ins>
    </w:p>
    <w:p w14:paraId="4449E3B5" w14:textId="77777777" w:rsidR="00D40B91" w:rsidRPr="00081AF8" w:rsidRDefault="00D40B91" w:rsidP="00081AF8">
      <w:pPr>
        <w:pStyle w:val="ListParagraph"/>
        <w:numPr>
          <w:ilvl w:val="0"/>
          <w:numId w:val="20"/>
        </w:numPr>
        <w:spacing w:line="360" w:lineRule="auto"/>
        <w:jc w:val="both"/>
        <w:rPr>
          <w:ins w:id="186" w:author="admin" w:date="2022-12-12T09:28:00Z"/>
          <w:rFonts w:ascii="Times New Roman" w:hAnsi="Times New Roman" w:cs="Times New Roman"/>
          <w:sz w:val="28"/>
          <w:szCs w:val="28"/>
        </w:rPr>
      </w:pPr>
      <w:ins w:id="187" w:author="admin" w:date="2022-12-12T09:28:00Z">
        <w:r w:rsidRPr="00081AF8">
          <w:rPr>
            <w:rFonts w:ascii="Times New Roman" w:hAnsi="Times New Roman" w:cs="Times New Roman"/>
            <w:sz w:val="28"/>
            <w:szCs w:val="28"/>
          </w:rPr>
          <w:t>Quản lý bán sản phẩm</w:t>
        </w:r>
      </w:ins>
    </w:p>
    <w:p w14:paraId="61B16068" w14:textId="77777777" w:rsidR="00D40B91" w:rsidRPr="00081AF8" w:rsidRDefault="00D40B91" w:rsidP="00081AF8">
      <w:pPr>
        <w:pStyle w:val="ListParagraph"/>
        <w:numPr>
          <w:ilvl w:val="1"/>
          <w:numId w:val="20"/>
        </w:numPr>
        <w:spacing w:line="360" w:lineRule="auto"/>
        <w:jc w:val="both"/>
        <w:rPr>
          <w:ins w:id="188" w:author="admin" w:date="2022-12-12T09:28:00Z"/>
          <w:rFonts w:ascii="Times New Roman" w:hAnsi="Times New Roman" w:cs="Times New Roman"/>
          <w:sz w:val="28"/>
          <w:szCs w:val="28"/>
        </w:rPr>
      </w:pPr>
      <w:ins w:id="189" w:author="admin" w:date="2022-12-12T09:28:00Z">
        <w:r w:rsidRPr="00081AF8">
          <w:rPr>
            <w:rFonts w:ascii="Times New Roman" w:hAnsi="Times New Roman" w:cs="Times New Roman"/>
            <w:sz w:val="28"/>
            <w:szCs w:val="28"/>
          </w:rPr>
          <w:t>Quản lý khách hàng: Bộ phận này chịu trách nhiệm lưu trữ toàn bộ thông tin khách hàng cung cấp.</w:t>
        </w:r>
      </w:ins>
    </w:p>
    <w:p w14:paraId="6CCC64D3" w14:textId="77777777" w:rsidR="00D40B91" w:rsidRPr="00081AF8" w:rsidRDefault="00D40B91" w:rsidP="00081AF8">
      <w:pPr>
        <w:pStyle w:val="ListParagraph"/>
        <w:numPr>
          <w:ilvl w:val="1"/>
          <w:numId w:val="20"/>
        </w:numPr>
        <w:spacing w:line="360" w:lineRule="auto"/>
        <w:jc w:val="both"/>
        <w:rPr>
          <w:ins w:id="190" w:author="admin" w:date="2022-12-12T09:28:00Z"/>
          <w:rFonts w:ascii="Times New Roman" w:hAnsi="Times New Roman" w:cs="Times New Roman"/>
          <w:sz w:val="28"/>
          <w:szCs w:val="28"/>
        </w:rPr>
      </w:pPr>
      <w:ins w:id="191" w:author="admin" w:date="2022-12-12T09:28:00Z">
        <w:r w:rsidRPr="00081AF8">
          <w:rPr>
            <w:rFonts w:ascii="Times New Roman" w:hAnsi="Times New Roman" w:cs="Times New Roman"/>
            <w:sz w:val="28"/>
            <w:szCs w:val="28"/>
          </w:rPr>
          <w:t>Lập đơn đặt hàng: Bộ phận này căn cứ vào nhu cầu đặt hàng của khách để lập đơn đặt hàng sau đó chuyển cho khách hàng và chuyển cho bộ phận quản trị mạng.</w:t>
        </w:r>
      </w:ins>
    </w:p>
    <w:p w14:paraId="7844D3D5" w14:textId="77777777" w:rsidR="00D40B91" w:rsidRPr="00081AF8" w:rsidRDefault="00D40B91" w:rsidP="00081AF8">
      <w:pPr>
        <w:pStyle w:val="ListParagraph"/>
        <w:numPr>
          <w:ilvl w:val="1"/>
          <w:numId w:val="20"/>
        </w:numPr>
        <w:spacing w:line="360" w:lineRule="auto"/>
        <w:jc w:val="both"/>
        <w:rPr>
          <w:ins w:id="192" w:author="admin" w:date="2022-12-12T09:28:00Z"/>
          <w:rFonts w:ascii="Times New Roman" w:hAnsi="Times New Roman" w:cs="Times New Roman"/>
          <w:sz w:val="28"/>
          <w:szCs w:val="28"/>
        </w:rPr>
      </w:pPr>
      <w:ins w:id="193" w:author="admin" w:date="2022-12-12T09:28:00Z">
        <w:r w:rsidRPr="00081AF8">
          <w:rPr>
            <w:rFonts w:ascii="Times New Roman" w:hAnsi="Times New Roman" w:cs="Times New Roman"/>
            <w:sz w:val="28"/>
            <w:szCs w:val="28"/>
          </w:rPr>
          <w:t>Lập hoá đơn: Bộ phận này dựa vào đơn đặt hàng để xuất hoá đơn cho khách hàng.</w:t>
        </w:r>
      </w:ins>
    </w:p>
    <w:p w14:paraId="037F82DA" w14:textId="77777777" w:rsidR="00D40B91" w:rsidRPr="00081AF8" w:rsidRDefault="00D40B91" w:rsidP="00081AF8">
      <w:pPr>
        <w:pStyle w:val="ListParagraph"/>
        <w:numPr>
          <w:ilvl w:val="1"/>
          <w:numId w:val="20"/>
        </w:numPr>
        <w:spacing w:line="360" w:lineRule="auto"/>
        <w:jc w:val="both"/>
        <w:rPr>
          <w:ins w:id="194" w:author="admin" w:date="2022-12-12T09:28:00Z"/>
          <w:rFonts w:ascii="Times New Roman" w:hAnsi="Times New Roman" w:cs="Times New Roman"/>
          <w:sz w:val="28"/>
          <w:szCs w:val="28"/>
        </w:rPr>
      </w:pPr>
      <w:ins w:id="195" w:author="admin" w:date="2022-12-12T09:28:00Z">
        <w:r w:rsidRPr="00081AF8">
          <w:rPr>
            <w:rFonts w:ascii="Times New Roman" w:hAnsi="Times New Roman" w:cs="Times New Roman"/>
            <w:sz w:val="28"/>
            <w:szCs w:val="28"/>
          </w:rPr>
          <w:t>Lập phiếu thu: Bộ phận này lập phiếu thu và trực tiếp nhận tiền thanh toán của khách hàng.</w:t>
        </w:r>
      </w:ins>
    </w:p>
    <w:p w14:paraId="4DCB8B09" w14:textId="77777777" w:rsidR="00D40B91" w:rsidRPr="00081AF8" w:rsidRDefault="00D40B91" w:rsidP="00081AF8">
      <w:pPr>
        <w:pStyle w:val="ListParagraph"/>
        <w:numPr>
          <w:ilvl w:val="1"/>
          <w:numId w:val="20"/>
        </w:numPr>
        <w:spacing w:line="360" w:lineRule="auto"/>
        <w:jc w:val="both"/>
        <w:rPr>
          <w:ins w:id="196" w:author="admin" w:date="2022-12-12T09:28:00Z"/>
          <w:rFonts w:ascii="Times New Roman" w:hAnsi="Times New Roman" w:cs="Times New Roman"/>
          <w:sz w:val="28"/>
          <w:szCs w:val="28"/>
        </w:rPr>
      </w:pPr>
      <w:ins w:id="197" w:author="admin" w:date="2022-12-12T09:28:00Z">
        <w:r w:rsidRPr="00081AF8">
          <w:rPr>
            <w:rFonts w:ascii="Times New Roman" w:hAnsi="Times New Roman" w:cs="Times New Roman"/>
            <w:sz w:val="28"/>
            <w:szCs w:val="28"/>
          </w:rPr>
          <w:t>Thông kê tình hình nhập: Bộ phận này sẽ dựa vào dự trù nhập hàng của ban giám đốc, hoá đơn hàng của các nhà sản xuất để tổng kết tình hình nhập hàng của công ti để báo cáo cho ban quản trị</w:t>
        </w:r>
      </w:ins>
    </w:p>
    <w:p w14:paraId="14A1A7B2" w14:textId="77777777" w:rsidR="00D40B91" w:rsidRPr="00081AF8" w:rsidRDefault="00D40B91" w:rsidP="00081AF8">
      <w:pPr>
        <w:pStyle w:val="ListParagraph"/>
        <w:numPr>
          <w:ilvl w:val="1"/>
          <w:numId w:val="20"/>
        </w:numPr>
        <w:spacing w:line="360" w:lineRule="auto"/>
        <w:jc w:val="both"/>
        <w:rPr>
          <w:ins w:id="198" w:author="admin" w:date="2022-12-12T09:28:00Z"/>
          <w:rFonts w:ascii="Times New Roman" w:hAnsi="Times New Roman" w:cs="Times New Roman"/>
          <w:sz w:val="28"/>
          <w:szCs w:val="28"/>
        </w:rPr>
      </w:pPr>
      <w:ins w:id="199" w:author="admin" w:date="2022-12-12T09:28:00Z">
        <w:r w:rsidRPr="00081AF8">
          <w:rPr>
            <w:rFonts w:ascii="Times New Roman" w:hAnsi="Times New Roman" w:cs="Times New Roman"/>
            <w:sz w:val="28"/>
            <w:szCs w:val="28"/>
          </w:rPr>
          <w:t>Thống kê tình hình bán hàng: Báo cáo tình hình cụ thể hàng bán mặt hàng nào bán chạy để ban quản trị có kế hoạch nhập sản phẩm theo xu thế thị trường.</w:t>
        </w:r>
      </w:ins>
    </w:p>
    <w:p w14:paraId="18AB1FD3" w14:textId="77777777" w:rsidR="00D40B91" w:rsidRPr="00081AF8" w:rsidRDefault="00D40B91" w:rsidP="00081AF8">
      <w:pPr>
        <w:pStyle w:val="ListParagraph"/>
        <w:numPr>
          <w:ilvl w:val="1"/>
          <w:numId w:val="20"/>
        </w:numPr>
        <w:spacing w:line="360" w:lineRule="auto"/>
        <w:jc w:val="both"/>
        <w:rPr>
          <w:ins w:id="200" w:author="admin" w:date="2022-12-12T09:28:00Z"/>
          <w:rFonts w:ascii="Times New Roman" w:hAnsi="Times New Roman" w:cs="Times New Roman"/>
          <w:sz w:val="28"/>
          <w:szCs w:val="28"/>
        </w:rPr>
      </w:pPr>
      <w:ins w:id="201" w:author="admin" w:date="2022-12-12T09:28:00Z">
        <w:r w:rsidRPr="00081AF8">
          <w:rPr>
            <w:rFonts w:ascii="Times New Roman" w:hAnsi="Times New Roman" w:cs="Times New Roman"/>
            <w:sz w:val="28"/>
            <w:szCs w:val="28"/>
          </w:rPr>
          <w:t>Thống kê tồn kho: Báo cáo tình hình tồn kho hiện tại của Công ti</w:t>
        </w:r>
      </w:ins>
    </w:p>
    <w:p w14:paraId="77F0920E" w14:textId="77777777" w:rsidR="00D40B91" w:rsidRPr="00081AF8" w:rsidRDefault="00D40B91" w:rsidP="00081AF8">
      <w:pPr>
        <w:pStyle w:val="ListParagraph"/>
        <w:numPr>
          <w:ilvl w:val="0"/>
          <w:numId w:val="20"/>
        </w:numPr>
        <w:spacing w:line="360" w:lineRule="auto"/>
        <w:jc w:val="both"/>
        <w:rPr>
          <w:ins w:id="202" w:author="admin" w:date="2022-12-12T09:28:00Z"/>
          <w:rFonts w:ascii="Times New Roman" w:hAnsi="Times New Roman" w:cs="Times New Roman"/>
          <w:sz w:val="28"/>
          <w:szCs w:val="28"/>
        </w:rPr>
      </w:pPr>
      <w:ins w:id="203" w:author="admin" w:date="2022-12-12T09:28:00Z">
        <w:r w:rsidRPr="00081AF8">
          <w:rPr>
            <w:rFonts w:ascii="Times New Roman" w:hAnsi="Times New Roman" w:cs="Times New Roman"/>
            <w:sz w:val="28"/>
            <w:szCs w:val="28"/>
          </w:rPr>
          <w:lastRenderedPageBreak/>
          <w:t>Bộ phận quản trị mạng</w:t>
        </w:r>
      </w:ins>
    </w:p>
    <w:p w14:paraId="632009F6" w14:textId="77777777" w:rsidR="00D40B91" w:rsidRPr="00081AF8" w:rsidRDefault="00D40B91" w:rsidP="00081AF8">
      <w:pPr>
        <w:pStyle w:val="ListParagraph"/>
        <w:numPr>
          <w:ilvl w:val="1"/>
          <w:numId w:val="20"/>
        </w:numPr>
        <w:spacing w:line="360" w:lineRule="auto"/>
        <w:jc w:val="both"/>
        <w:rPr>
          <w:ins w:id="204" w:author="admin" w:date="2022-12-12T09:28:00Z"/>
          <w:rFonts w:ascii="Times New Roman" w:hAnsi="Times New Roman" w:cs="Times New Roman"/>
          <w:sz w:val="28"/>
          <w:szCs w:val="28"/>
        </w:rPr>
      </w:pPr>
      <w:ins w:id="205" w:author="admin" w:date="2022-12-12T09:28:00Z">
        <w:r w:rsidRPr="00081AF8">
          <w:rPr>
            <w:rFonts w:ascii="Times New Roman" w:hAnsi="Times New Roman" w:cs="Times New Roman"/>
            <w:sz w:val="28"/>
            <w:szCs w:val="28"/>
          </w:rPr>
          <w:t>Bộ phận quản trị ngoài việc nhận thông tin từ khách hàng còn phải đưa thông tin về loại mặt hàng mà mình bán trên Internet. Hoạt động của bộ phận quản trị có thể phân ra những nhiệm vụ sau:</w:t>
        </w:r>
      </w:ins>
    </w:p>
    <w:p w14:paraId="5F2B0B57" w14:textId="77777777" w:rsidR="00D40B91" w:rsidRPr="00081AF8" w:rsidRDefault="00D40B91" w:rsidP="00081AF8">
      <w:pPr>
        <w:pStyle w:val="ListParagraph"/>
        <w:numPr>
          <w:ilvl w:val="1"/>
          <w:numId w:val="20"/>
        </w:numPr>
        <w:spacing w:line="360" w:lineRule="auto"/>
        <w:jc w:val="both"/>
        <w:rPr>
          <w:ins w:id="206" w:author="admin" w:date="2022-12-12T09:28:00Z"/>
          <w:rFonts w:ascii="Times New Roman" w:hAnsi="Times New Roman" w:cs="Times New Roman"/>
          <w:sz w:val="28"/>
          <w:szCs w:val="28"/>
        </w:rPr>
      </w:pPr>
      <w:ins w:id="207" w:author="admin" w:date="2022-12-12T09:28:00Z">
        <w:r w:rsidRPr="00081AF8">
          <w:rPr>
            <w:rFonts w:ascii="Times New Roman" w:hAnsi="Times New Roman" w:cs="Times New Roman"/>
            <w:sz w:val="28"/>
            <w:szCs w:val="28"/>
          </w:rPr>
          <w:t>Hướng dẫn giới thiệu mặt hàng: Khách hàng thường đặt câu hỏi “Cửa hàng của bạn bán những mặt hàng gì, và có những gì tôi cần hay không” khi họ thăm quan cửa hàng của bạn. Phải nhanh chóng đưa khách hàng tới nơi có mặt hàng mà họ cần, đó là nhiệm vụ của nhà quản lý. Việc lưu trữ các thông tin về mặt hàng trong một cơ sở dự trữ liệu trực tuyến, cơ sở dữ liệu này chữa thông tin về sản phẩm như: Tên sản phẩm, hãng sản xuất, thông tin giá, hình ảnh sản phẩm...</w:t>
        </w:r>
      </w:ins>
    </w:p>
    <w:p w14:paraId="115EF4CE" w14:textId="77777777" w:rsidR="00D40B91" w:rsidRPr="00081AF8" w:rsidRDefault="00D40B91" w:rsidP="00081AF8">
      <w:pPr>
        <w:pStyle w:val="ListParagraph"/>
        <w:numPr>
          <w:ilvl w:val="1"/>
          <w:numId w:val="20"/>
        </w:numPr>
        <w:spacing w:line="360" w:lineRule="auto"/>
        <w:jc w:val="both"/>
        <w:rPr>
          <w:ins w:id="208" w:author="admin" w:date="2022-12-12T09:28:00Z"/>
          <w:rFonts w:ascii="Times New Roman" w:hAnsi="Times New Roman" w:cs="Times New Roman"/>
          <w:sz w:val="28"/>
          <w:szCs w:val="28"/>
        </w:rPr>
      </w:pPr>
      <w:ins w:id="209" w:author="admin" w:date="2022-12-12T09:28:00Z">
        <w:r w:rsidRPr="00081AF8">
          <w:rPr>
            <w:rFonts w:ascii="Times New Roman" w:hAnsi="Times New Roman" w:cs="Times New Roman"/>
            <w:sz w:val="28"/>
            <w:szCs w:val="28"/>
          </w:rPr>
          <w:t>Quản lý sản phẩm: Người quản trị có thể thêm, sửa, xóa sản phẩm để phù hợp với tình hình hoạt động của cửa hàng và nhu cầu thị hiếu của khách hàng.</w:t>
        </w:r>
      </w:ins>
    </w:p>
    <w:p w14:paraId="02E24168" w14:textId="77777777" w:rsidR="00D40B91" w:rsidRPr="00081AF8" w:rsidRDefault="00D40B91" w:rsidP="00081AF8">
      <w:pPr>
        <w:pStyle w:val="ListParagraph"/>
        <w:numPr>
          <w:ilvl w:val="1"/>
          <w:numId w:val="20"/>
        </w:numPr>
        <w:spacing w:line="360" w:lineRule="auto"/>
        <w:jc w:val="both"/>
        <w:rPr>
          <w:ins w:id="210" w:author="admin" w:date="2022-12-12T09:28:00Z"/>
          <w:rFonts w:ascii="Times New Roman" w:hAnsi="Times New Roman" w:cs="Times New Roman"/>
          <w:sz w:val="28"/>
          <w:szCs w:val="28"/>
        </w:rPr>
      </w:pPr>
      <w:ins w:id="211" w:author="admin" w:date="2022-12-12T09:28:00Z">
        <w:r w:rsidRPr="00081AF8">
          <w:rPr>
            <w:rFonts w:ascii="Times New Roman" w:hAnsi="Times New Roman" w:cs="Times New Roman"/>
            <w:sz w:val="28"/>
            <w:szCs w:val="28"/>
          </w:rPr>
          <w:t>Cung cấp giỏ hàng: Khách hàng sẽ cảm thấy thoải mái khi duyệt qua toàn bộ cửa hàng trực tuyến mà không bị gián đoạn ở bất kỳ đâu vì phải lo quyết định xem có mua một mặt hàng nào đó hay không, cho tới khi kết thúc việc mua hàng, có thể lựa chọn mặt hàng, thêm hoặc loại mặt hàng ra khỏi giỏ cũng như ấn định số lượng cho mỗi mặt hàng.</w:t>
        </w:r>
      </w:ins>
    </w:p>
    <w:p w14:paraId="3CF3D998" w14:textId="77777777" w:rsidR="00D40B91" w:rsidRPr="00081AF8" w:rsidRDefault="00D40B91" w:rsidP="00081AF8">
      <w:pPr>
        <w:pStyle w:val="ListParagraph"/>
        <w:numPr>
          <w:ilvl w:val="1"/>
          <w:numId w:val="20"/>
        </w:numPr>
        <w:spacing w:line="360" w:lineRule="auto"/>
        <w:jc w:val="both"/>
        <w:rPr>
          <w:ins w:id="212" w:author="admin" w:date="2022-12-12T09:28:00Z"/>
          <w:rFonts w:ascii="Times New Roman" w:hAnsi="Times New Roman" w:cs="Times New Roman"/>
          <w:sz w:val="28"/>
          <w:szCs w:val="28"/>
        </w:rPr>
      </w:pPr>
      <w:ins w:id="213" w:author="admin" w:date="2022-12-12T09:28:00Z">
        <w:r w:rsidRPr="00081AF8">
          <w:rPr>
            <w:rFonts w:ascii="Times New Roman" w:hAnsi="Times New Roman" w:cs="Times New Roman"/>
            <w:sz w:val="28"/>
            <w:szCs w:val="28"/>
          </w:rPr>
          <w:t>Nhận đơn đặt hàng: Sau khi khách hàng kết thúc giao dịch, đơn đặt hàng được tổng hợp lại và gửi qua bộ phận bán hàng. Ngoài ra sau một thời gian nhất định, nhà quản lý có thể xử lý đơn đặt hàng mới và cũ nếu cần.</w:t>
        </w:r>
      </w:ins>
    </w:p>
    <w:p w14:paraId="71EF7981" w14:textId="77777777" w:rsidR="00D40B91" w:rsidRPr="00081AF8" w:rsidRDefault="00D40B91" w:rsidP="00081AF8">
      <w:pPr>
        <w:pStyle w:val="ListParagraph"/>
        <w:numPr>
          <w:ilvl w:val="0"/>
          <w:numId w:val="20"/>
        </w:numPr>
        <w:spacing w:line="360" w:lineRule="auto"/>
        <w:jc w:val="both"/>
        <w:rPr>
          <w:ins w:id="214" w:author="admin" w:date="2022-12-12T09:28:00Z"/>
          <w:rFonts w:ascii="Times New Roman" w:hAnsi="Times New Roman" w:cs="Times New Roman"/>
          <w:sz w:val="28"/>
          <w:szCs w:val="28"/>
        </w:rPr>
      </w:pPr>
      <w:ins w:id="215" w:author="admin" w:date="2022-12-12T09:28:00Z">
        <w:r w:rsidRPr="00081AF8">
          <w:rPr>
            <w:rFonts w:ascii="Times New Roman" w:hAnsi="Times New Roman" w:cs="Times New Roman"/>
            <w:sz w:val="28"/>
            <w:szCs w:val="28"/>
          </w:rPr>
          <w:t xml:space="preserve">Quản lý và xử lý đơn hàng: </w:t>
        </w:r>
      </w:ins>
    </w:p>
    <w:p w14:paraId="0B15402E" w14:textId="77777777" w:rsidR="00D40B91" w:rsidRPr="00081AF8" w:rsidRDefault="00D40B91" w:rsidP="00081AF8">
      <w:pPr>
        <w:pStyle w:val="ListParagraph"/>
        <w:numPr>
          <w:ilvl w:val="1"/>
          <w:numId w:val="20"/>
        </w:numPr>
        <w:spacing w:line="360" w:lineRule="auto"/>
        <w:jc w:val="both"/>
        <w:rPr>
          <w:ins w:id="216" w:author="admin" w:date="2022-12-12T09:28:00Z"/>
          <w:rFonts w:ascii="Times New Roman" w:hAnsi="Times New Roman" w:cs="Times New Roman"/>
          <w:sz w:val="28"/>
          <w:szCs w:val="28"/>
        </w:rPr>
      </w:pPr>
      <w:ins w:id="217" w:author="admin" w:date="2022-12-12T09:28:00Z">
        <w:r w:rsidRPr="00081AF8">
          <w:rPr>
            <w:rFonts w:ascii="Times New Roman" w:hAnsi="Times New Roman" w:cs="Times New Roman"/>
            <w:sz w:val="28"/>
            <w:szCs w:val="28"/>
          </w:rPr>
          <w:t>Hiển thị danh sách các đơn đặt hàng đã giao hay chưa giao</w:t>
        </w:r>
      </w:ins>
    </w:p>
    <w:p w14:paraId="494BD0FE" w14:textId="77777777" w:rsidR="00D40B91" w:rsidRPr="00081AF8" w:rsidRDefault="00D40B91" w:rsidP="00081AF8">
      <w:pPr>
        <w:pStyle w:val="ListParagraph"/>
        <w:numPr>
          <w:ilvl w:val="1"/>
          <w:numId w:val="20"/>
        </w:numPr>
        <w:spacing w:line="360" w:lineRule="auto"/>
        <w:jc w:val="both"/>
        <w:rPr>
          <w:ins w:id="218" w:author="admin" w:date="2022-12-12T09:28:00Z"/>
          <w:rFonts w:ascii="Times New Roman" w:hAnsi="Times New Roman" w:cs="Times New Roman"/>
          <w:sz w:val="28"/>
          <w:szCs w:val="28"/>
        </w:rPr>
      </w:pPr>
      <w:ins w:id="219" w:author="admin" w:date="2022-12-12T09:28:00Z">
        <w:r w:rsidRPr="00081AF8">
          <w:rPr>
            <w:rFonts w:ascii="Times New Roman" w:hAnsi="Times New Roman" w:cs="Times New Roman"/>
            <w:sz w:val="28"/>
            <w:szCs w:val="28"/>
          </w:rPr>
          <w:t>Đánh dấu tình trạng giao hàng ứng với đơn đặt hàng đã giao</w:t>
        </w:r>
      </w:ins>
    </w:p>
    <w:p w14:paraId="7C9D8785" w14:textId="77777777" w:rsidR="00D40B91" w:rsidRPr="00081AF8" w:rsidRDefault="00D40B91" w:rsidP="00081AF8">
      <w:pPr>
        <w:pStyle w:val="ListParagraph"/>
        <w:numPr>
          <w:ilvl w:val="1"/>
          <w:numId w:val="20"/>
        </w:numPr>
        <w:spacing w:line="360" w:lineRule="auto"/>
        <w:jc w:val="both"/>
        <w:rPr>
          <w:ins w:id="220" w:author="admin" w:date="2022-12-12T09:28:00Z"/>
          <w:rFonts w:ascii="Times New Roman" w:hAnsi="Times New Roman" w:cs="Times New Roman"/>
          <w:sz w:val="28"/>
          <w:szCs w:val="28"/>
        </w:rPr>
      </w:pPr>
      <w:ins w:id="221" w:author="admin" w:date="2022-12-12T09:28:00Z">
        <w:r w:rsidRPr="00081AF8">
          <w:rPr>
            <w:rFonts w:ascii="Times New Roman" w:hAnsi="Times New Roman" w:cs="Times New Roman"/>
            <w:sz w:val="28"/>
            <w:szCs w:val="28"/>
          </w:rPr>
          <w:lastRenderedPageBreak/>
          <w:t>Xoá đơn đặt hàng</w:t>
        </w:r>
      </w:ins>
    </w:p>
    <w:p w14:paraId="4265050F" w14:textId="77777777" w:rsidR="00D40B91" w:rsidRPr="00081AF8" w:rsidRDefault="00D40B91" w:rsidP="00081AF8">
      <w:pPr>
        <w:pStyle w:val="ListParagraph"/>
        <w:numPr>
          <w:ilvl w:val="1"/>
          <w:numId w:val="20"/>
        </w:numPr>
        <w:spacing w:line="360" w:lineRule="auto"/>
        <w:jc w:val="both"/>
        <w:rPr>
          <w:ins w:id="222" w:author="admin" w:date="2022-12-12T09:28:00Z"/>
          <w:rFonts w:ascii="Times New Roman" w:hAnsi="Times New Roman" w:cs="Times New Roman"/>
          <w:sz w:val="28"/>
          <w:szCs w:val="28"/>
        </w:rPr>
      </w:pPr>
      <w:ins w:id="223" w:author="admin" w:date="2022-12-12T09:28:00Z">
        <w:r w:rsidRPr="00081AF8">
          <w:rPr>
            <w:rFonts w:ascii="Times New Roman" w:hAnsi="Times New Roman" w:cs="Times New Roman"/>
            <w:sz w:val="28"/>
            <w:szCs w:val="28"/>
          </w:rPr>
          <w:t>Kiểm tra độ chính xác của đơn hàng.</w:t>
        </w:r>
      </w:ins>
    </w:p>
    <w:p w14:paraId="387FE126" w14:textId="77777777" w:rsidR="00D40B91" w:rsidRPr="00081AF8" w:rsidRDefault="00D40B91" w:rsidP="00081AF8">
      <w:pPr>
        <w:pStyle w:val="ListParagraph"/>
        <w:spacing w:line="360" w:lineRule="auto"/>
        <w:ind w:left="450"/>
        <w:jc w:val="both"/>
        <w:outlineLvl w:val="1"/>
        <w:rPr>
          <w:ins w:id="224" w:author="admin" w:date="2022-12-12T09:28:00Z"/>
          <w:rFonts w:ascii="Times New Roman" w:hAnsi="Times New Roman" w:cs="Times New Roman"/>
          <w:b/>
          <w:sz w:val="28"/>
          <w:szCs w:val="28"/>
        </w:rPr>
      </w:pPr>
      <w:bookmarkStart w:id="225" w:name="_Toc121810118"/>
      <w:bookmarkStart w:id="226" w:name="_Toc121836009"/>
      <w:ins w:id="227" w:author="admin" w:date="2022-12-12T09:28:00Z">
        <w:r w:rsidRPr="00081AF8">
          <w:rPr>
            <w:rFonts w:ascii="Times New Roman" w:hAnsi="Times New Roman" w:cs="Times New Roman"/>
            <w:b/>
            <w:sz w:val="28"/>
            <w:szCs w:val="28"/>
          </w:rPr>
          <w:t>1.5 Quy trình xử lý</w:t>
        </w:r>
        <w:bookmarkEnd w:id="225"/>
        <w:bookmarkEnd w:id="226"/>
      </w:ins>
    </w:p>
    <w:p w14:paraId="1CED3A56" w14:textId="77777777" w:rsidR="00D40B91" w:rsidRPr="00081AF8" w:rsidRDefault="00D40B91" w:rsidP="00081AF8">
      <w:pPr>
        <w:spacing w:line="360" w:lineRule="auto"/>
        <w:ind w:right="4" w:firstLine="720"/>
        <w:jc w:val="both"/>
        <w:rPr>
          <w:ins w:id="228" w:author="admin" w:date="2022-12-12T09:28:00Z"/>
          <w:rFonts w:ascii="Times New Roman" w:eastAsia="Times New Roman" w:hAnsi="Times New Roman" w:cs="Times New Roman"/>
          <w:bCs/>
          <w:iCs/>
          <w:sz w:val="28"/>
          <w:szCs w:val="28"/>
        </w:rPr>
      </w:pPr>
      <w:ins w:id="229" w:author="admin" w:date="2022-12-12T09:28:00Z">
        <w:r w:rsidRPr="00081AF8">
          <w:rPr>
            <w:rFonts w:ascii="Times New Roman" w:eastAsia="Times New Roman" w:hAnsi="Times New Roman" w:cs="Times New Roman"/>
            <w:bCs/>
            <w:iCs/>
            <w:sz w:val="28"/>
            <w:szCs w:val="28"/>
          </w:rPr>
          <w:t>Phần này mô tả quy trình xử lý công việc của các bộ phận trong công ty và cách thức mua bán sản phẩm cũng như các chế độ hậu mãi, các dịch vụ công ty cung cấp cho khách hàng.</w:t>
        </w:r>
      </w:ins>
    </w:p>
    <w:p w14:paraId="53E3AC50" w14:textId="77777777" w:rsidR="00D40B91" w:rsidRPr="00081AF8" w:rsidRDefault="00D40B91" w:rsidP="00081AF8">
      <w:pPr>
        <w:spacing w:line="360" w:lineRule="auto"/>
        <w:ind w:right="4"/>
        <w:jc w:val="both"/>
        <w:rPr>
          <w:ins w:id="230" w:author="admin" w:date="2022-12-12T09:28:00Z"/>
          <w:rFonts w:ascii="Times New Roman" w:eastAsia="Times New Roman" w:hAnsi="Times New Roman" w:cs="Times New Roman"/>
          <w:bCs/>
          <w:iCs/>
          <w:sz w:val="28"/>
          <w:szCs w:val="28"/>
        </w:rPr>
      </w:pPr>
      <w:ins w:id="231" w:author="admin" w:date="2022-12-12T09:28:00Z">
        <w:r w:rsidRPr="00081AF8">
          <w:rPr>
            <w:rFonts w:ascii="Times New Roman" w:eastAsia="Times New Roman" w:hAnsi="Times New Roman" w:cs="Times New Roman"/>
            <w:bCs/>
            <w:iCs/>
            <w:sz w:val="28"/>
            <w:szCs w:val="28"/>
          </w:rPr>
          <w:tab/>
          <w:t>Sau khi khảo sát sơ bộ, ta thấy quy trình làm việc cùng các giấy tờ liên quan sau:</w:t>
        </w:r>
      </w:ins>
    </w:p>
    <w:p w14:paraId="6056664E" w14:textId="77777777" w:rsidR="00D40B91" w:rsidRPr="00081AF8" w:rsidRDefault="00D40B91" w:rsidP="00081AF8">
      <w:pPr>
        <w:pStyle w:val="ListParagraph"/>
        <w:numPr>
          <w:ilvl w:val="0"/>
          <w:numId w:val="20"/>
        </w:numPr>
        <w:spacing w:after="0" w:line="360" w:lineRule="auto"/>
        <w:ind w:right="4"/>
        <w:jc w:val="both"/>
        <w:rPr>
          <w:ins w:id="232" w:author="admin" w:date="2022-12-12T09:28:00Z"/>
          <w:rFonts w:ascii="Times New Roman" w:eastAsia="Times New Roman" w:hAnsi="Times New Roman" w:cs="Times New Roman"/>
          <w:b/>
          <w:bCs/>
          <w:i/>
          <w:iCs/>
          <w:sz w:val="28"/>
          <w:szCs w:val="28"/>
        </w:rPr>
      </w:pPr>
      <w:ins w:id="233" w:author="admin" w:date="2022-12-12T09:28:00Z">
        <w:r w:rsidRPr="00081AF8">
          <w:rPr>
            <w:rFonts w:ascii="Times New Roman" w:eastAsia="Times New Roman" w:hAnsi="Times New Roman" w:cs="Times New Roman"/>
            <w:b/>
            <w:bCs/>
            <w:i/>
            <w:iCs/>
            <w:sz w:val="28"/>
            <w:szCs w:val="28"/>
          </w:rPr>
          <w:t>Đối với khách hàng</w:t>
        </w:r>
      </w:ins>
    </w:p>
    <w:p w14:paraId="6D9FB818" w14:textId="77777777" w:rsidR="00D40B91" w:rsidRPr="00081AF8" w:rsidRDefault="00D40B91" w:rsidP="00081AF8">
      <w:pPr>
        <w:spacing w:line="360" w:lineRule="auto"/>
        <w:ind w:right="4" w:firstLine="720"/>
        <w:jc w:val="both"/>
        <w:rPr>
          <w:ins w:id="234" w:author="admin" w:date="2022-12-12T09:28:00Z"/>
          <w:rFonts w:ascii="Times New Roman" w:eastAsia="Times New Roman" w:hAnsi="Times New Roman" w:cs="Times New Roman"/>
          <w:bCs/>
          <w:iCs/>
          <w:sz w:val="28"/>
          <w:szCs w:val="28"/>
        </w:rPr>
      </w:pPr>
      <w:ins w:id="235" w:author="admin" w:date="2022-12-12T09:28:00Z">
        <w:r w:rsidRPr="00081AF8">
          <w:rPr>
            <w:rFonts w:ascii="Times New Roman" w:eastAsia="Times New Roman" w:hAnsi="Times New Roman" w:cs="Times New Roman"/>
            <w:bCs/>
            <w:iCs/>
            <w:sz w:val="28"/>
            <w:szCs w:val="28"/>
          </w:rPr>
          <w:t>Khách hàng truy cập vào website qua mạng Internet</w:t>
        </w:r>
      </w:ins>
    </w:p>
    <w:p w14:paraId="236650EE" w14:textId="77777777" w:rsidR="00D40B91" w:rsidRPr="00081AF8" w:rsidRDefault="00D40B91" w:rsidP="00081AF8">
      <w:pPr>
        <w:spacing w:line="360" w:lineRule="auto"/>
        <w:ind w:right="4" w:firstLine="720"/>
        <w:jc w:val="both"/>
        <w:rPr>
          <w:ins w:id="236" w:author="admin" w:date="2022-12-12T09:28:00Z"/>
          <w:rFonts w:ascii="Times New Roman" w:eastAsia="Times New Roman" w:hAnsi="Times New Roman" w:cs="Times New Roman"/>
          <w:bCs/>
          <w:iCs/>
          <w:sz w:val="28"/>
          <w:szCs w:val="28"/>
        </w:rPr>
      </w:pPr>
      <w:ins w:id="237" w:author="admin" w:date="2022-12-12T09:28:00Z">
        <w:r w:rsidRPr="00081AF8">
          <w:rPr>
            <w:rFonts w:ascii="Times New Roman" w:eastAsia="Times New Roman" w:hAnsi="Times New Roman" w:cs="Times New Roman"/>
            <w:bCs/>
            <w:iCs/>
            <w:sz w:val="28"/>
            <w:szCs w:val="28"/>
          </w:rPr>
          <w:t>Khi khách hàng truy cập website của công ty, ngay tại trang chủ khách sẽ được giới thiệu các sản phẩm mới và sản phẩm bán chạy của công ty.</w:t>
        </w:r>
      </w:ins>
    </w:p>
    <w:p w14:paraId="273B76A1" w14:textId="77777777" w:rsidR="00D40B91" w:rsidRPr="00081AF8" w:rsidRDefault="00D40B91" w:rsidP="00081AF8">
      <w:pPr>
        <w:spacing w:line="360" w:lineRule="auto"/>
        <w:ind w:right="4"/>
        <w:jc w:val="both"/>
        <w:rPr>
          <w:ins w:id="238" w:author="admin" w:date="2022-12-12T09:28:00Z"/>
          <w:rFonts w:ascii="Times New Roman" w:eastAsia="Times New Roman" w:hAnsi="Times New Roman" w:cs="Times New Roman"/>
          <w:bCs/>
          <w:iCs/>
          <w:sz w:val="28"/>
          <w:szCs w:val="28"/>
        </w:rPr>
      </w:pPr>
      <w:ins w:id="239" w:author="admin" w:date="2022-12-12T09:28:00Z">
        <w:r w:rsidRPr="00081AF8">
          <w:rPr>
            <w:rFonts w:ascii="Times New Roman" w:eastAsia="Times New Roman" w:hAnsi="Times New Roman" w:cs="Times New Roman"/>
            <w:bCs/>
            <w:iCs/>
            <w:sz w:val="28"/>
            <w:szCs w:val="28"/>
          </w:rPr>
          <w:tab/>
          <w:t>Tại mọi trang của hệ thống khách hàng có thể tìm kiếm các sản phẩm một cách dễ dàng với chức năng tìm kiếm được cung cấp bởi hệ thống. Khách hàng chỉ đơn giản nhập từ khóa về tên sản phẩm mà mình mong muốn vào hộp tìm kiếm thì một danh sách các sản phẩm kết quả của quá trình tìm kiếm sẽ được hiển thị trên phần trình bày chính của site kết quả tìm kiếm.</w:t>
        </w:r>
      </w:ins>
    </w:p>
    <w:p w14:paraId="2F42D2DC" w14:textId="77777777" w:rsidR="00D40B91" w:rsidRPr="00081AF8" w:rsidRDefault="00D40B91" w:rsidP="00081AF8">
      <w:pPr>
        <w:spacing w:line="360" w:lineRule="auto"/>
        <w:ind w:right="4"/>
        <w:jc w:val="both"/>
        <w:rPr>
          <w:ins w:id="240" w:author="admin" w:date="2022-12-12T09:28:00Z"/>
          <w:rFonts w:ascii="Times New Roman" w:eastAsia="Times New Roman" w:hAnsi="Times New Roman" w:cs="Times New Roman"/>
          <w:bCs/>
          <w:iCs/>
          <w:sz w:val="28"/>
          <w:szCs w:val="28"/>
        </w:rPr>
      </w:pPr>
      <w:ins w:id="241" w:author="admin" w:date="2022-12-12T09:28:00Z">
        <w:r w:rsidRPr="00081AF8">
          <w:rPr>
            <w:rFonts w:ascii="Times New Roman" w:eastAsia="Times New Roman" w:hAnsi="Times New Roman" w:cs="Times New Roman"/>
            <w:bCs/>
            <w:iCs/>
            <w:sz w:val="28"/>
            <w:szCs w:val="28"/>
          </w:rPr>
          <w:tab/>
          <w:t>Ngoài ra để thuận tiện cho việc tìm kiếm thì một menu về hãng sản xuất cũng được trình bày để khách sử dụng.</w:t>
        </w:r>
      </w:ins>
      <w:r w:rsidRPr="00081AF8">
        <w:rPr>
          <w:rFonts w:ascii="Times New Roman" w:eastAsia="Times New Roman" w:hAnsi="Times New Roman" w:cs="Times New Roman"/>
          <w:bCs/>
          <w:iCs/>
          <w:sz w:val="28"/>
          <w:szCs w:val="28"/>
        </w:rPr>
        <w:t xml:space="preserve"> </w:t>
      </w:r>
      <w:ins w:id="242" w:author="admin" w:date="2022-12-12T09:28:00Z">
        <w:r w:rsidRPr="00081AF8">
          <w:rPr>
            <w:rFonts w:ascii="Times New Roman" w:eastAsia="Times New Roman" w:hAnsi="Times New Roman" w:cs="Times New Roman"/>
            <w:bCs/>
            <w:iCs/>
            <w:sz w:val="28"/>
            <w:szCs w:val="28"/>
          </w:rPr>
          <w:t>Khách hàng chỉ cần click vào nhu cầu mà mình mong muốn, kết quả sẽ hiển thị trên phần chính của trang.</w:t>
        </w:r>
      </w:ins>
    </w:p>
    <w:p w14:paraId="31A009A1" w14:textId="77777777" w:rsidR="00D40B91" w:rsidRPr="00081AF8" w:rsidRDefault="00D40B91" w:rsidP="00081AF8">
      <w:pPr>
        <w:spacing w:line="360" w:lineRule="auto"/>
        <w:ind w:right="4" w:firstLine="720"/>
        <w:jc w:val="both"/>
        <w:rPr>
          <w:ins w:id="243" w:author="admin" w:date="2022-12-12T09:28:00Z"/>
          <w:rFonts w:ascii="Times New Roman" w:eastAsia="Times New Roman" w:hAnsi="Times New Roman" w:cs="Times New Roman"/>
          <w:bCs/>
          <w:iCs/>
          <w:sz w:val="28"/>
          <w:szCs w:val="28"/>
        </w:rPr>
      </w:pPr>
      <w:ins w:id="244" w:author="admin" w:date="2022-12-12T09:28:00Z">
        <w:r w:rsidRPr="00081AF8">
          <w:rPr>
            <w:rFonts w:ascii="Times New Roman" w:eastAsia="Times New Roman" w:hAnsi="Times New Roman" w:cs="Times New Roman"/>
            <w:bCs/>
            <w:iCs/>
            <w:sz w:val="28"/>
            <w:szCs w:val="28"/>
          </w:rPr>
          <w:t>Các sản phẩm được trình bày rõ ràng với các thông tin tên, giá bán, hình ảnh sản phẩm… Khi click vào tên, ảnh của một sản phẩm bất kỳ khách hàng sẽ được đưa tới trang chi tiết sản phẩm. Tại đây các chi tiết về hình ảnh, giá bán, cấu hình, tình trạng tồn kho, đánh giá của khách hàng,</w:t>
        </w:r>
      </w:ins>
      <w:r w:rsidRPr="00081AF8">
        <w:rPr>
          <w:rFonts w:ascii="Times New Roman" w:eastAsia="Times New Roman" w:hAnsi="Times New Roman" w:cs="Times New Roman"/>
          <w:bCs/>
          <w:iCs/>
          <w:sz w:val="28"/>
          <w:szCs w:val="28"/>
        </w:rPr>
        <w:t xml:space="preserve"> .</w:t>
      </w:r>
      <w:ins w:id="245" w:author="admin" w:date="2022-12-12T09:28:00Z">
        <w:r w:rsidRPr="00081AF8">
          <w:rPr>
            <w:rFonts w:ascii="Times New Roman" w:eastAsia="Times New Roman" w:hAnsi="Times New Roman" w:cs="Times New Roman"/>
            <w:bCs/>
            <w:iCs/>
            <w:sz w:val="28"/>
            <w:szCs w:val="28"/>
          </w:rPr>
          <w:t>..sẽ được trình bày rõ ràng và đầy đủ.</w:t>
        </w:r>
      </w:ins>
    </w:p>
    <w:p w14:paraId="639E38CF" w14:textId="77777777" w:rsidR="00D40B91" w:rsidRPr="00081AF8" w:rsidRDefault="00D40B91" w:rsidP="00081AF8">
      <w:pPr>
        <w:spacing w:line="360" w:lineRule="auto"/>
        <w:ind w:right="4"/>
        <w:jc w:val="both"/>
        <w:rPr>
          <w:ins w:id="246" w:author="admin" w:date="2022-12-12T09:28:00Z"/>
          <w:rFonts w:ascii="Times New Roman" w:eastAsia="Times New Roman" w:hAnsi="Times New Roman" w:cs="Times New Roman"/>
          <w:bCs/>
          <w:iCs/>
          <w:sz w:val="28"/>
          <w:szCs w:val="28"/>
        </w:rPr>
      </w:pPr>
      <w:ins w:id="247" w:author="admin" w:date="2022-12-12T09:28:00Z">
        <w:r w:rsidRPr="00081AF8">
          <w:rPr>
            <w:rFonts w:ascii="Times New Roman" w:eastAsia="Times New Roman" w:hAnsi="Times New Roman" w:cs="Times New Roman"/>
            <w:bCs/>
            <w:iCs/>
            <w:sz w:val="28"/>
            <w:szCs w:val="28"/>
          </w:rPr>
          <w:tab/>
          <w:t>Mỗi khi tìm được sản phẩm phù hợp, khách hàng có thể click vào nút “mua hàng” của sản phẩm đó và nhập số lượng sản phẩm sản phẩm.</w:t>
        </w:r>
      </w:ins>
      <w:r w:rsidRPr="00081AF8">
        <w:rPr>
          <w:rFonts w:ascii="Times New Roman" w:eastAsia="Times New Roman" w:hAnsi="Times New Roman" w:cs="Times New Roman"/>
          <w:bCs/>
          <w:iCs/>
          <w:sz w:val="28"/>
          <w:szCs w:val="28"/>
        </w:rPr>
        <w:t xml:space="preserve"> </w:t>
      </w:r>
      <w:ins w:id="248" w:author="admin" w:date="2022-12-12T09:28:00Z">
        <w:r w:rsidRPr="00081AF8">
          <w:rPr>
            <w:rFonts w:ascii="Times New Roman" w:eastAsia="Times New Roman" w:hAnsi="Times New Roman" w:cs="Times New Roman"/>
            <w:bCs/>
            <w:iCs/>
            <w:sz w:val="28"/>
            <w:szCs w:val="28"/>
          </w:rPr>
          <w:t xml:space="preserve">Hoặc khi đắn đo </w:t>
        </w:r>
        <w:r w:rsidRPr="00081AF8">
          <w:rPr>
            <w:rFonts w:ascii="Times New Roman" w:eastAsia="Times New Roman" w:hAnsi="Times New Roman" w:cs="Times New Roman"/>
            <w:bCs/>
            <w:iCs/>
            <w:sz w:val="28"/>
            <w:szCs w:val="28"/>
          </w:rPr>
          <w:lastRenderedPageBreak/>
          <w:t>có quyết định mua hay không có thể thêm vào danh sách ưa thích để có thể mua sau, hoặc đắn đo giữa 2 hay nhiều sản phẩm có thể thêm vào so sánh để có thể đưa ra quyết định mua sản phẩm phù hợp nhất với giá cả, chất lượng và nhu cầu của khách hàng</w:t>
        </w:r>
      </w:ins>
    </w:p>
    <w:p w14:paraId="47F63670" w14:textId="77777777" w:rsidR="00D40B91" w:rsidRPr="00081AF8" w:rsidRDefault="00D40B91" w:rsidP="00081AF8">
      <w:pPr>
        <w:spacing w:line="360" w:lineRule="auto"/>
        <w:ind w:right="4"/>
        <w:jc w:val="both"/>
        <w:rPr>
          <w:ins w:id="249" w:author="admin" w:date="2022-12-12T09:28:00Z"/>
          <w:rFonts w:ascii="Times New Roman" w:eastAsia="Times New Roman" w:hAnsi="Times New Roman" w:cs="Times New Roman"/>
          <w:bCs/>
          <w:iCs/>
          <w:sz w:val="28"/>
          <w:szCs w:val="28"/>
        </w:rPr>
      </w:pPr>
      <w:ins w:id="250" w:author="admin" w:date="2022-12-12T09:28:00Z">
        <w:r w:rsidRPr="00081AF8">
          <w:rPr>
            <w:rFonts w:ascii="Times New Roman" w:eastAsia="Times New Roman" w:hAnsi="Times New Roman" w:cs="Times New Roman"/>
            <w:bCs/>
            <w:iCs/>
            <w:sz w:val="28"/>
            <w:szCs w:val="28"/>
          </w:rPr>
          <w:tab/>
          <w:t>Khi đã chọn đủ sản phẩm để mua, khách click vào chức năng giỏ hàng, danh sách tên các sản phẩm cùng số lượng, đơn giá sẽ được trình bày chi tiết. Tại đây khách hàng có thể thay đổi số lượng, thêm bớt hoặc xóa bỏ sản phẩm. Khi đồng ý mua khách hàng click vào ô “thanh toán”. Một hóa đơn hàng hóa, chi tiết về tên sản phẩm, số lượng, đơn giá, thành tiền và tổng tiền trên hóa đơn sẽ được hiển thị. Bằng cách điền đẩy đủ các thông tin liên hệ của khách hàng tạo phần thông tin khách hàng như tên khách hàng, địa chỉ nhận hàng, số điện thoại liên hệ… thì khách hàng mới có thể thanh toán, đơn hàng sẽ được gửi đến địa chỉ nhận hàng. Nếu khách hàng</w:t>
        </w:r>
      </w:ins>
      <w:r w:rsidRPr="00081AF8">
        <w:rPr>
          <w:rFonts w:ascii="Times New Roman" w:eastAsia="Times New Roman" w:hAnsi="Times New Roman" w:cs="Times New Roman"/>
          <w:bCs/>
          <w:iCs/>
          <w:sz w:val="28"/>
          <w:szCs w:val="28"/>
        </w:rPr>
        <w:t xml:space="preserve"> </w:t>
      </w:r>
      <w:ins w:id="251" w:author="admin" w:date="2022-12-12T09:28:00Z">
        <w:r w:rsidRPr="00081AF8">
          <w:rPr>
            <w:rFonts w:ascii="Times New Roman" w:eastAsia="Times New Roman" w:hAnsi="Times New Roman" w:cs="Times New Roman"/>
            <w:bCs/>
            <w:iCs/>
            <w:sz w:val="28"/>
            <w:szCs w:val="28"/>
          </w:rPr>
          <w:t>chưa đăng nhập tài khoản thì sẽ không thể thực hiện thanh toán.</w:t>
        </w:r>
      </w:ins>
    </w:p>
    <w:p w14:paraId="4B934D57" w14:textId="77777777" w:rsidR="00D40B91" w:rsidRPr="00081AF8" w:rsidRDefault="00D40B91" w:rsidP="00081AF8">
      <w:pPr>
        <w:spacing w:line="360" w:lineRule="auto"/>
        <w:ind w:right="4"/>
        <w:jc w:val="both"/>
        <w:rPr>
          <w:ins w:id="252" w:author="admin" w:date="2022-12-12T09:28:00Z"/>
          <w:rFonts w:ascii="Times New Roman" w:eastAsia="Times New Roman" w:hAnsi="Times New Roman" w:cs="Times New Roman"/>
          <w:bCs/>
          <w:iCs/>
          <w:sz w:val="28"/>
          <w:szCs w:val="28"/>
        </w:rPr>
      </w:pPr>
      <w:ins w:id="253" w:author="admin" w:date="2022-12-12T09:28:00Z">
        <w:r w:rsidRPr="00081AF8">
          <w:rPr>
            <w:rFonts w:ascii="Times New Roman" w:eastAsia="Times New Roman" w:hAnsi="Times New Roman" w:cs="Times New Roman"/>
            <w:bCs/>
            <w:iCs/>
            <w:sz w:val="28"/>
            <w:szCs w:val="28"/>
          </w:rPr>
          <w:tab/>
          <w:t>Tại công ty, bộ phận kinh doanh có trách nhiệm kiểm tra các đơn đặt hàng, xác minh tính đúng đắn khi có 1 đơn hàng mới gửi đến công ty. Việc xác minh này được thực hiện qua điện thoại.</w:t>
        </w:r>
      </w:ins>
    </w:p>
    <w:p w14:paraId="6D0AD699" w14:textId="77777777" w:rsidR="00D40B91" w:rsidRPr="00081AF8" w:rsidRDefault="00D40B91" w:rsidP="00081AF8">
      <w:pPr>
        <w:spacing w:line="360" w:lineRule="auto"/>
        <w:ind w:right="4"/>
        <w:jc w:val="both"/>
        <w:rPr>
          <w:ins w:id="254" w:author="admin" w:date="2022-12-12T09:28:00Z"/>
          <w:rFonts w:ascii="Times New Roman" w:eastAsia="Times New Roman" w:hAnsi="Times New Roman" w:cs="Times New Roman"/>
          <w:bCs/>
          <w:iCs/>
          <w:sz w:val="28"/>
          <w:szCs w:val="28"/>
        </w:rPr>
      </w:pPr>
      <w:ins w:id="255" w:author="admin" w:date="2022-12-12T09:28:00Z">
        <w:r w:rsidRPr="00081AF8">
          <w:rPr>
            <w:rFonts w:ascii="Times New Roman" w:eastAsia="Times New Roman" w:hAnsi="Times New Roman" w:cs="Times New Roman"/>
            <w:bCs/>
            <w:iCs/>
            <w:sz w:val="28"/>
            <w:szCs w:val="28"/>
          </w:rPr>
          <w:tab/>
          <w:t>Khi đơn hàng được xác minh là chính xác, bộ phận kinh doanh sẽ xuất hóa đơn và phiếu xuất kho đến bộ phận kho. Theo thông tin trên hóa đơn và phiếu xuất kho nhận được bộ phận kho sẽ xuất hàng và vận chuyển đến địa chỉ của khách hàng.</w:t>
        </w:r>
      </w:ins>
    </w:p>
    <w:p w14:paraId="53D79D2C" w14:textId="77777777" w:rsidR="00D40B91" w:rsidRPr="00081AF8" w:rsidRDefault="00D40B91" w:rsidP="00081AF8">
      <w:pPr>
        <w:spacing w:line="360" w:lineRule="auto"/>
        <w:ind w:right="4"/>
        <w:jc w:val="both"/>
        <w:rPr>
          <w:ins w:id="256" w:author="admin" w:date="2022-12-12T09:28:00Z"/>
          <w:rFonts w:ascii="Times New Roman" w:eastAsia="Times New Roman" w:hAnsi="Times New Roman" w:cs="Times New Roman"/>
          <w:bCs/>
          <w:iCs/>
          <w:sz w:val="28"/>
          <w:szCs w:val="28"/>
        </w:rPr>
      </w:pPr>
      <w:ins w:id="257" w:author="admin" w:date="2022-12-12T09:28:00Z">
        <w:r w:rsidRPr="00081AF8">
          <w:rPr>
            <w:rFonts w:ascii="Times New Roman" w:eastAsia="Times New Roman" w:hAnsi="Times New Roman" w:cs="Times New Roman"/>
            <w:bCs/>
            <w:iCs/>
            <w:sz w:val="28"/>
            <w:szCs w:val="28"/>
          </w:rPr>
          <w:tab/>
          <w:t>Khi hoàn thành đơn hàng, bộ phận kinh doanh sẽ cập nhật trạng thái đã hoàn thành cho đơn hàng đó.</w:t>
        </w:r>
      </w:ins>
    </w:p>
    <w:p w14:paraId="11B588EA" w14:textId="4CA44A71" w:rsidR="00D40B91" w:rsidRDefault="00D40B91" w:rsidP="00081AF8">
      <w:pPr>
        <w:spacing w:line="360" w:lineRule="auto"/>
        <w:ind w:right="4"/>
        <w:jc w:val="both"/>
        <w:rPr>
          <w:rFonts w:ascii="Times New Roman" w:eastAsia="Times New Roman" w:hAnsi="Times New Roman" w:cs="Times New Roman"/>
          <w:bCs/>
          <w:iCs/>
          <w:sz w:val="28"/>
          <w:szCs w:val="28"/>
        </w:rPr>
      </w:pPr>
      <w:ins w:id="258" w:author="admin" w:date="2022-12-12T09:28:00Z">
        <w:r w:rsidRPr="00081AF8">
          <w:rPr>
            <w:rFonts w:ascii="Times New Roman" w:eastAsia="Times New Roman" w:hAnsi="Times New Roman" w:cs="Times New Roman"/>
            <w:bCs/>
            <w:iCs/>
            <w:sz w:val="28"/>
            <w:szCs w:val="28"/>
          </w:rPr>
          <w:t>Nếu việc xác minh đơn hàng ko thành công thì tiến hành xóa bỏ đơn hàng đó khỏi hệ thống. Yêu cầu xác minh kỹ trước khi tiến hành xóa bỏ.</w:t>
        </w:r>
      </w:ins>
    </w:p>
    <w:p w14:paraId="55C8A5B8" w14:textId="77777777" w:rsidR="00081AF8" w:rsidRPr="00081AF8" w:rsidRDefault="00081AF8" w:rsidP="00081AF8">
      <w:pPr>
        <w:spacing w:line="360" w:lineRule="auto"/>
        <w:ind w:right="4"/>
        <w:jc w:val="both"/>
        <w:rPr>
          <w:ins w:id="259" w:author="admin" w:date="2022-12-12T09:28:00Z"/>
          <w:rFonts w:ascii="Times New Roman" w:eastAsia="Times New Roman" w:hAnsi="Times New Roman" w:cs="Times New Roman"/>
          <w:bCs/>
          <w:iCs/>
          <w:sz w:val="28"/>
          <w:szCs w:val="28"/>
        </w:rPr>
      </w:pPr>
    </w:p>
    <w:p w14:paraId="7C522A02" w14:textId="77777777" w:rsidR="00D40B91" w:rsidRPr="00081AF8" w:rsidRDefault="00D40B91" w:rsidP="00081AF8">
      <w:pPr>
        <w:pStyle w:val="ListParagraph"/>
        <w:numPr>
          <w:ilvl w:val="0"/>
          <w:numId w:val="20"/>
        </w:numPr>
        <w:spacing w:after="0" w:line="360" w:lineRule="auto"/>
        <w:ind w:right="4"/>
        <w:jc w:val="both"/>
        <w:rPr>
          <w:ins w:id="260" w:author="admin" w:date="2022-12-12T09:28:00Z"/>
          <w:rFonts w:ascii="Times New Roman" w:eastAsia="Times New Roman" w:hAnsi="Times New Roman" w:cs="Times New Roman"/>
          <w:b/>
          <w:bCs/>
          <w:i/>
          <w:iCs/>
          <w:sz w:val="28"/>
          <w:szCs w:val="28"/>
        </w:rPr>
      </w:pPr>
      <w:ins w:id="261" w:author="admin" w:date="2022-12-12T09:28:00Z">
        <w:r w:rsidRPr="00081AF8">
          <w:rPr>
            <w:rFonts w:ascii="Times New Roman" w:eastAsia="Times New Roman" w:hAnsi="Times New Roman" w:cs="Times New Roman"/>
            <w:b/>
            <w:bCs/>
            <w:i/>
            <w:iCs/>
            <w:sz w:val="28"/>
            <w:szCs w:val="28"/>
          </w:rPr>
          <w:t>Đăng ký tài khoản khách hàng và đăng nhập</w:t>
        </w:r>
      </w:ins>
    </w:p>
    <w:p w14:paraId="772286FC" w14:textId="77777777" w:rsidR="00D40B91" w:rsidRPr="00081AF8" w:rsidRDefault="00D40B91" w:rsidP="00081AF8">
      <w:pPr>
        <w:spacing w:line="360" w:lineRule="auto"/>
        <w:ind w:right="4"/>
        <w:jc w:val="both"/>
        <w:rPr>
          <w:ins w:id="262" w:author="admin" w:date="2022-12-12T09:28:00Z"/>
          <w:rFonts w:ascii="Times New Roman" w:eastAsia="Times New Roman" w:hAnsi="Times New Roman" w:cs="Times New Roman"/>
          <w:bCs/>
          <w:iCs/>
          <w:sz w:val="28"/>
          <w:szCs w:val="28"/>
        </w:rPr>
      </w:pPr>
      <w:ins w:id="263" w:author="admin" w:date="2022-12-12T09:28:00Z">
        <w:r w:rsidRPr="00081AF8">
          <w:rPr>
            <w:rFonts w:ascii="Times New Roman" w:eastAsia="Times New Roman" w:hAnsi="Times New Roman" w:cs="Times New Roman"/>
            <w:bCs/>
            <w:iCs/>
            <w:sz w:val="28"/>
            <w:szCs w:val="28"/>
          </w:rPr>
          <w:lastRenderedPageBreak/>
          <w:tab/>
          <w:t>Để thuận tiện cho quá trình mua bán sản phẩm và để sử dụng được một số tính năng nâng cao của hệ thống, khách hàng có thể tạo cho mình tài khoản riêng trên trang website khi tạo tài khoản trên hệ thống website xẽ nhận được những sự ưu tiên, khuyến mãi riêng của hệ thống Tài khoản này sẽ được sử dụng khi hệ thống yêu cầu.</w:t>
        </w:r>
      </w:ins>
      <w:r w:rsidRPr="00081AF8">
        <w:rPr>
          <w:rFonts w:ascii="Times New Roman" w:eastAsia="Times New Roman" w:hAnsi="Times New Roman" w:cs="Times New Roman"/>
          <w:bCs/>
          <w:iCs/>
          <w:sz w:val="28"/>
          <w:szCs w:val="28"/>
        </w:rPr>
        <w:t xml:space="preserve"> </w:t>
      </w:r>
      <w:ins w:id="264" w:author="admin" w:date="2022-12-12T09:28:00Z">
        <w:r w:rsidRPr="00081AF8">
          <w:rPr>
            <w:rFonts w:ascii="Times New Roman" w:eastAsia="Times New Roman" w:hAnsi="Times New Roman" w:cs="Times New Roman"/>
            <w:bCs/>
            <w:iCs/>
            <w:sz w:val="28"/>
            <w:szCs w:val="28"/>
          </w:rPr>
          <w:t>Một tài khoản do khách hàng đăng ký sẽ lưu trữ các thông tin cá nhân của khách hàng và lịch sử giao dịch với Website. Để tạo tài khoản, khách hàng cần cung cấp cho hệ thống địa chỉ email chính xác đang dùng, tên đăng nhập, mật khẩu, họ tên, địa chỉ, số điện thoại… Mỗi một thư điện tử chỉ được tạo 1 tài khoản. Ngay sau khi đăng ký hệ thống sẽ gửi thông báo yêu cầu kích hoạt đến địa chỉ email của khách hàng. Khách hàng truy cập vào hòm thư để kích hoạt tài khoản theo hướng dẫn.</w:t>
        </w:r>
      </w:ins>
    </w:p>
    <w:p w14:paraId="02A15FEC" w14:textId="77777777" w:rsidR="00D40B91" w:rsidRPr="00081AF8" w:rsidRDefault="00D40B91" w:rsidP="00081AF8">
      <w:pPr>
        <w:spacing w:line="360" w:lineRule="auto"/>
        <w:ind w:right="4"/>
        <w:jc w:val="both"/>
        <w:rPr>
          <w:ins w:id="265" w:author="admin" w:date="2022-12-12T09:28:00Z"/>
          <w:rFonts w:ascii="Times New Roman" w:eastAsia="Times New Roman" w:hAnsi="Times New Roman" w:cs="Times New Roman"/>
          <w:bCs/>
          <w:iCs/>
          <w:sz w:val="28"/>
          <w:szCs w:val="28"/>
        </w:rPr>
      </w:pPr>
      <w:ins w:id="266" w:author="admin" w:date="2022-12-12T09:28:00Z">
        <w:r w:rsidRPr="00081AF8">
          <w:rPr>
            <w:rFonts w:ascii="Times New Roman" w:eastAsia="Times New Roman" w:hAnsi="Times New Roman" w:cs="Times New Roman"/>
            <w:bCs/>
            <w:iCs/>
            <w:sz w:val="28"/>
            <w:szCs w:val="28"/>
          </w:rPr>
          <w:tab/>
          <w:t>Khi đã có tài khoản, khách hàng có thể truy cập hệ thống để mua sản phẩm, xem các thông tin về lược sử mua bán của mình và sử dụng các tính năng nâng cao khác của hệ thống. Khi khách hàng truy cập website thì các chương trình khuyến mại được hiển thị với các thông tin cụ thể cũng như điều kiện nhận khuyến mại mà công ty đang áp dụng.</w:t>
        </w:r>
      </w:ins>
    </w:p>
    <w:p w14:paraId="03E98348" w14:textId="77777777" w:rsidR="00D40B91" w:rsidRPr="00081AF8" w:rsidRDefault="00D40B91" w:rsidP="00081AF8">
      <w:pPr>
        <w:pStyle w:val="ListParagraph"/>
        <w:numPr>
          <w:ilvl w:val="0"/>
          <w:numId w:val="20"/>
        </w:numPr>
        <w:spacing w:after="0" w:line="360" w:lineRule="auto"/>
        <w:ind w:right="4"/>
        <w:jc w:val="both"/>
        <w:rPr>
          <w:ins w:id="267" w:author="admin" w:date="2022-12-12T09:28:00Z"/>
          <w:rFonts w:ascii="Times New Roman" w:eastAsia="Times New Roman" w:hAnsi="Times New Roman" w:cs="Times New Roman"/>
          <w:b/>
          <w:bCs/>
          <w:i/>
          <w:iCs/>
          <w:sz w:val="28"/>
          <w:szCs w:val="28"/>
        </w:rPr>
      </w:pPr>
      <w:ins w:id="268" w:author="admin" w:date="2022-12-12T09:28:00Z">
        <w:r w:rsidRPr="00081AF8">
          <w:rPr>
            <w:rFonts w:ascii="Times New Roman" w:eastAsia="Times New Roman" w:hAnsi="Times New Roman" w:cs="Times New Roman"/>
            <w:b/>
            <w:bCs/>
            <w:i/>
            <w:iCs/>
            <w:sz w:val="28"/>
            <w:szCs w:val="28"/>
          </w:rPr>
          <w:t>Đối với bộ phận quản trị hệ thống</w:t>
        </w:r>
      </w:ins>
    </w:p>
    <w:p w14:paraId="305E0A85" w14:textId="77777777" w:rsidR="00D40B91" w:rsidRPr="00081AF8" w:rsidRDefault="00D40B91" w:rsidP="00081AF8">
      <w:pPr>
        <w:spacing w:line="360" w:lineRule="auto"/>
        <w:ind w:right="4"/>
        <w:jc w:val="both"/>
        <w:rPr>
          <w:ins w:id="269" w:author="admin" w:date="2022-12-12T09:28:00Z"/>
          <w:rFonts w:ascii="Times New Roman" w:eastAsia="Times New Roman" w:hAnsi="Times New Roman" w:cs="Times New Roman"/>
          <w:bCs/>
          <w:iCs/>
          <w:sz w:val="28"/>
          <w:szCs w:val="28"/>
        </w:rPr>
      </w:pPr>
      <w:ins w:id="270" w:author="admin" w:date="2022-12-12T09:28:00Z">
        <w:r w:rsidRPr="00081AF8">
          <w:rPr>
            <w:rFonts w:ascii="Times New Roman" w:eastAsia="Times New Roman" w:hAnsi="Times New Roman" w:cs="Times New Roman"/>
            <w:bCs/>
            <w:iCs/>
            <w:sz w:val="28"/>
            <w:szCs w:val="28"/>
          </w:rPr>
          <w:tab/>
          <w:t>Bộ phận quản trị hệ thống có trách nhiệm đảm bảo an toàn dữ liệu, đảm bảo hệ thống vận hành tốt và hiệu quả.</w:t>
        </w:r>
      </w:ins>
    </w:p>
    <w:p w14:paraId="22C664FA" w14:textId="77777777" w:rsidR="00D40B91" w:rsidRPr="00081AF8" w:rsidRDefault="00D40B91" w:rsidP="00081AF8">
      <w:pPr>
        <w:spacing w:line="360" w:lineRule="auto"/>
        <w:ind w:right="4"/>
        <w:jc w:val="both"/>
        <w:rPr>
          <w:ins w:id="271" w:author="admin" w:date="2022-12-12T09:28:00Z"/>
          <w:rFonts w:ascii="Times New Roman" w:eastAsia="Times New Roman" w:hAnsi="Times New Roman" w:cs="Times New Roman"/>
          <w:bCs/>
          <w:iCs/>
          <w:sz w:val="28"/>
          <w:szCs w:val="28"/>
        </w:rPr>
      </w:pPr>
      <w:ins w:id="272" w:author="admin" w:date="2022-12-12T09:28:00Z">
        <w:r w:rsidRPr="00081AF8">
          <w:rPr>
            <w:rFonts w:ascii="Times New Roman" w:eastAsia="Times New Roman" w:hAnsi="Times New Roman" w:cs="Times New Roman"/>
            <w:bCs/>
            <w:iCs/>
            <w:sz w:val="28"/>
            <w:szCs w:val="28"/>
          </w:rPr>
          <w:t>Khi có nhu cầu mở rộng tính năng cho hệ thống, bộ phận quản trị có trách nhiệm xây dựng thêm các ứng dụng, và cài đặt vào hệ thống.</w:t>
        </w:r>
      </w:ins>
      <w:r w:rsidRPr="00081AF8">
        <w:rPr>
          <w:rFonts w:ascii="Times New Roman" w:eastAsia="Times New Roman" w:hAnsi="Times New Roman" w:cs="Times New Roman"/>
          <w:bCs/>
          <w:iCs/>
          <w:sz w:val="28"/>
          <w:szCs w:val="28"/>
        </w:rPr>
        <w:t xml:space="preserve"> </w:t>
      </w:r>
      <w:ins w:id="273" w:author="admin" w:date="2022-12-12T09:28:00Z">
        <w:r w:rsidRPr="00081AF8">
          <w:rPr>
            <w:rFonts w:ascii="Times New Roman" w:eastAsia="Times New Roman" w:hAnsi="Times New Roman" w:cs="Times New Roman"/>
            <w:bCs/>
            <w:iCs/>
            <w:sz w:val="28"/>
            <w:szCs w:val="28"/>
          </w:rPr>
          <w:t>Bộ phận này cũng quản lý các tài khoản của khách hàng và nhân viên của công ty, không đươc thay đổi truy cập thông tin các nhân trái phép.</w:t>
        </w:r>
      </w:ins>
    </w:p>
    <w:p w14:paraId="301C9F27" w14:textId="77777777" w:rsidR="00D40B91" w:rsidRPr="00081AF8" w:rsidRDefault="00D40B91" w:rsidP="00081AF8">
      <w:pPr>
        <w:spacing w:line="360" w:lineRule="auto"/>
        <w:ind w:right="4"/>
        <w:jc w:val="both"/>
        <w:rPr>
          <w:ins w:id="274" w:author="admin" w:date="2022-12-12T09:28:00Z"/>
          <w:rFonts w:ascii="Times New Roman" w:eastAsia="Times New Roman" w:hAnsi="Times New Roman" w:cs="Times New Roman"/>
          <w:bCs/>
          <w:iCs/>
          <w:sz w:val="28"/>
          <w:szCs w:val="28"/>
        </w:rPr>
      </w:pPr>
      <w:ins w:id="275" w:author="admin" w:date="2022-12-12T09:28:00Z">
        <w:r w:rsidRPr="00081AF8">
          <w:rPr>
            <w:rFonts w:ascii="Times New Roman" w:eastAsia="Times New Roman" w:hAnsi="Times New Roman" w:cs="Times New Roman"/>
            <w:bCs/>
            <w:iCs/>
            <w:sz w:val="28"/>
            <w:szCs w:val="28"/>
          </w:rPr>
          <w:tab/>
          <w:t>Khi có nhân viên mới, bộ phận này sẽ cung cấp 1 tài khoản phù hợp với quyền hạn của nhân viên để người đó sử dụng hệ thống. Không được cấp tài khoản đã sử dụng cho bất kỳ ai. Nêu phát hiện khách hàng vi phạm điều lệ của hệ thống, quản trị viên tiến hành khóa tạm thời hoặc vĩnh viễn tài khảon đó mà ko cần thông báo.</w:t>
        </w:r>
      </w:ins>
    </w:p>
    <w:p w14:paraId="55127292" w14:textId="77777777" w:rsidR="00D40B91" w:rsidRPr="00081AF8" w:rsidRDefault="00D40B91" w:rsidP="00081AF8">
      <w:pPr>
        <w:pStyle w:val="ListParagraph"/>
        <w:numPr>
          <w:ilvl w:val="0"/>
          <w:numId w:val="20"/>
        </w:numPr>
        <w:spacing w:after="0" w:line="360" w:lineRule="auto"/>
        <w:ind w:right="4"/>
        <w:jc w:val="both"/>
        <w:rPr>
          <w:ins w:id="276" w:author="admin" w:date="2022-12-12T09:28:00Z"/>
          <w:rFonts w:ascii="Times New Roman" w:eastAsia="Times New Roman" w:hAnsi="Times New Roman" w:cs="Times New Roman"/>
          <w:b/>
          <w:bCs/>
          <w:i/>
          <w:iCs/>
          <w:sz w:val="28"/>
          <w:szCs w:val="28"/>
        </w:rPr>
      </w:pPr>
      <w:ins w:id="277" w:author="admin" w:date="2022-12-12T09:28:00Z">
        <w:r w:rsidRPr="00081AF8">
          <w:rPr>
            <w:rFonts w:ascii="Times New Roman" w:eastAsia="Times New Roman" w:hAnsi="Times New Roman" w:cs="Times New Roman"/>
            <w:b/>
            <w:bCs/>
            <w:i/>
            <w:iCs/>
            <w:sz w:val="28"/>
            <w:szCs w:val="28"/>
          </w:rPr>
          <w:lastRenderedPageBreak/>
          <w:t>Cập nhật thông tin nhà sản xuất và sản phẩm</w:t>
        </w:r>
      </w:ins>
    </w:p>
    <w:p w14:paraId="3FC2339A" w14:textId="77777777" w:rsidR="00D40B91" w:rsidRPr="00081AF8" w:rsidRDefault="00D40B91" w:rsidP="00081AF8">
      <w:pPr>
        <w:spacing w:line="360" w:lineRule="auto"/>
        <w:ind w:right="4"/>
        <w:jc w:val="both"/>
        <w:rPr>
          <w:ins w:id="278" w:author="admin" w:date="2022-12-12T09:28:00Z"/>
          <w:rFonts w:ascii="Times New Roman" w:eastAsia="Times New Roman" w:hAnsi="Times New Roman" w:cs="Times New Roman"/>
          <w:bCs/>
          <w:iCs/>
          <w:sz w:val="28"/>
          <w:szCs w:val="28"/>
        </w:rPr>
      </w:pPr>
      <w:ins w:id="279" w:author="admin" w:date="2022-12-12T09:28:00Z">
        <w:r w:rsidRPr="00081AF8">
          <w:rPr>
            <w:rFonts w:ascii="Times New Roman" w:eastAsia="Times New Roman" w:hAnsi="Times New Roman" w:cs="Times New Roman"/>
            <w:bCs/>
            <w:iCs/>
            <w:sz w:val="28"/>
            <w:szCs w:val="28"/>
          </w:rPr>
          <w:tab/>
          <w:t>Danh sách nhà sản xuất và sản phẩm được lưu trữ và cập nhật mỗi khi có thay đổi hoặc bổ sung.</w:t>
        </w:r>
      </w:ins>
    </w:p>
    <w:p w14:paraId="184273F6" w14:textId="77777777" w:rsidR="00D40B91" w:rsidRPr="00081AF8" w:rsidRDefault="00D40B91" w:rsidP="00081AF8">
      <w:pPr>
        <w:spacing w:line="360" w:lineRule="auto"/>
        <w:ind w:right="4"/>
        <w:jc w:val="both"/>
        <w:rPr>
          <w:ins w:id="280" w:author="admin" w:date="2022-12-12T09:28:00Z"/>
          <w:rFonts w:ascii="Times New Roman" w:eastAsia="Times New Roman" w:hAnsi="Times New Roman" w:cs="Times New Roman"/>
          <w:bCs/>
          <w:iCs/>
          <w:sz w:val="28"/>
          <w:szCs w:val="28"/>
        </w:rPr>
      </w:pPr>
      <w:ins w:id="281" w:author="admin" w:date="2022-12-12T09:28:00Z">
        <w:r w:rsidRPr="00081AF8">
          <w:rPr>
            <w:rFonts w:ascii="Times New Roman" w:eastAsia="Times New Roman" w:hAnsi="Times New Roman" w:cs="Times New Roman"/>
            <w:bCs/>
            <w:iCs/>
            <w:sz w:val="28"/>
            <w:szCs w:val="28"/>
          </w:rPr>
          <w:t xml:space="preserve">Sau khi mỗi sản phẩm được bán hệ thống tự động cập nhật lại số lượng sản phẩm tương ứng trong bảng sản phẩm. Số lượng bằng 0 có nghĩa trong kho đã hết sản phẩm. Không được phép lập hóa đơn bán hàng mà sản phẩm trong kho có số lượng ít hơn số lượng của sản phẩm tương ứng trên hóa đơn. </w:t>
        </w:r>
      </w:ins>
    </w:p>
    <w:p w14:paraId="4867761D" w14:textId="77777777" w:rsidR="00D40B91" w:rsidRPr="00081AF8" w:rsidRDefault="00D40B91" w:rsidP="00081AF8">
      <w:pPr>
        <w:pStyle w:val="ListParagraph"/>
        <w:numPr>
          <w:ilvl w:val="0"/>
          <w:numId w:val="20"/>
        </w:numPr>
        <w:spacing w:after="0" w:line="360" w:lineRule="auto"/>
        <w:ind w:right="4"/>
        <w:jc w:val="both"/>
        <w:rPr>
          <w:ins w:id="282" w:author="admin" w:date="2022-12-12T09:28:00Z"/>
          <w:rFonts w:ascii="Times New Roman" w:eastAsia="Times New Roman" w:hAnsi="Times New Roman" w:cs="Times New Roman"/>
          <w:b/>
          <w:bCs/>
          <w:i/>
          <w:iCs/>
          <w:sz w:val="28"/>
          <w:szCs w:val="28"/>
        </w:rPr>
      </w:pPr>
      <w:ins w:id="283" w:author="admin" w:date="2022-12-12T09:28:00Z">
        <w:r w:rsidRPr="00081AF8">
          <w:rPr>
            <w:rFonts w:ascii="Times New Roman" w:eastAsia="Times New Roman" w:hAnsi="Times New Roman" w:cs="Times New Roman"/>
            <w:b/>
            <w:bCs/>
            <w:i/>
            <w:iCs/>
            <w:sz w:val="28"/>
            <w:szCs w:val="28"/>
          </w:rPr>
          <w:t>Chăm sóc khách hàng</w:t>
        </w:r>
      </w:ins>
    </w:p>
    <w:p w14:paraId="442B16E5" w14:textId="77777777" w:rsidR="00D40B91" w:rsidRPr="00081AF8" w:rsidRDefault="00D40B91" w:rsidP="00081AF8">
      <w:pPr>
        <w:spacing w:line="360" w:lineRule="auto"/>
        <w:ind w:right="4"/>
        <w:jc w:val="both"/>
        <w:rPr>
          <w:ins w:id="284" w:author="admin" w:date="2022-12-12T09:28:00Z"/>
          <w:rFonts w:ascii="Times New Roman" w:eastAsia="Times New Roman" w:hAnsi="Times New Roman" w:cs="Times New Roman"/>
          <w:bCs/>
          <w:iCs/>
          <w:sz w:val="28"/>
          <w:szCs w:val="28"/>
        </w:rPr>
      </w:pPr>
      <w:ins w:id="285" w:author="admin" w:date="2022-12-12T09:28:00Z">
        <w:r w:rsidRPr="00081AF8">
          <w:rPr>
            <w:rFonts w:ascii="Times New Roman" w:eastAsia="Times New Roman" w:hAnsi="Times New Roman" w:cs="Times New Roman"/>
            <w:bCs/>
            <w:iCs/>
            <w:sz w:val="28"/>
            <w:szCs w:val="28"/>
          </w:rPr>
          <w:tab/>
          <w:t>Trong thời gian làm việc khách hàng nếu có thắc mắc cỏ thể gọi điện hoặc liên hệ qua email của nhân viên chăm sóc khách hàng để được giải đáp các thắc mắc về sản phẩm, cũng như các chế độ dịch vụ của công ty một cách chính xác.</w:t>
        </w:r>
      </w:ins>
    </w:p>
    <w:p w14:paraId="441A194C" w14:textId="77777777" w:rsidR="00D40B91" w:rsidRPr="00081AF8" w:rsidRDefault="00D40B91" w:rsidP="00081AF8">
      <w:pPr>
        <w:pStyle w:val="ListParagraph"/>
        <w:numPr>
          <w:ilvl w:val="0"/>
          <w:numId w:val="20"/>
        </w:numPr>
        <w:spacing w:after="0" w:line="360" w:lineRule="auto"/>
        <w:ind w:right="4"/>
        <w:jc w:val="both"/>
        <w:rPr>
          <w:ins w:id="286" w:author="admin" w:date="2022-12-12T09:28:00Z"/>
          <w:rFonts w:ascii="Times New Roman" w:eastAsia="Times New Roman" w:hAnsi="Times New Roman" w:cs="Times New Roman"/>
          <w:b/>
          <w:bCs/>
          <w:i/>
          <w:iCs/>
          <w:sz w:val="28"/>
          <w:szCs w:val="28"/>
        </w:rPr>
      </w:pPr>
      <w:ins w:id="287" w:author="admin" w:date="2022-12-12T09:28:00Z">
        <w:r w:rsidRPr="00081AF8">
          <w:rPr>
            <w:rFonts w:ascii="Times New Roman" w:eastAsia="Times New Roman" w:hAnsi="Times New Roman" w:cs="Times New Roman"/>
            <w:b/>
            <w:bCs/>
            <w:i/>
            <w:iCs/>
            <w:sz w:val="28"/>
            <w:szCs w:val="28"/>
          </w:rPr>
          <w:t>Quản lý đơn hàng, báo giá</w:t>
        </w:r>
      </w:ins>
    </w:p>
    <w:p w14:paraId="384944BD" w14:textId="77777777" w:rsidR="00D40B91" w:rsidRPr="00081AF8" w:rsidRDefault="00D40B91" w:rsidP="00081AF8">
      <w:pPr>
        <w:spacing w:line="360" w:lineRule="auto"/>
        <w:ind w:right="4"/>
        <w:jc w:val="both"/>
        <w:rPr>
          <w:ins w:id="288" w:author="admin" w:date="2022-12-12T09:28:00Z"/>
          <w:rFonts w:ascii="Times New Roman" w:eastAsia="Times New Roman" w:hAnsi="Times New Roman" w:cs="Times New Roman"/>
          <w:bCs/>
          <w:iCs/>
          <w:sz w:val="28"/>
          <w:szCs w:val="28"/>
        </w:rPr>
      </w:pPr>
      <w:ins w:id="289" w:author="admin" w:date="2022-12-12T09:28:00Z">
        <w:r w:rsidRPr="00081AF8">
          <w:rPr>
            <w:rFonts w:ascii="Times New Roman" w:eastAsia="Times New Roman" w:hAnsi="Times New Roman" w:cs="Times New Roman"/>
            <w:bCs/>
            <w:iCs/>
            <w:sz w:val="28"/>
            <w:szCs w:val="28"/>
          </w:rPr>
          <w:tab/>
          <w:t>Tất cả các đơn hàng sẽ được đưa đến trực tiếp tới người quản trị thông qua chức năng quản lí đơn hàng.</w:t>
        </w:r>
      </w:ins>
      <w:r w:rsidRPr="00081AF8">
        <w:rPr>
          <w:rFonts w:ascii="Times New Roman" w:eastAsia="Times New Roman" w:hAnsi="Times New Roman" w:cs="Times New Roman"/>
          <w:bCs/>
          <w:iCs/>
          <w:sz w:val="28"/>
          <w:szCs w:val="28"/>
        </w:rPr>
        <w:t xml:space="preserve"> </w:t>
      </w:r>
      <w:ins w:id="290" w:author="admin" w:date="2022-12-12T09:28:00Z">
        <w:r w:rsidRPr="00081AF8">
          <w:rPr>
            <w:rFonts w:ascii="Times New Roman" w:eastAsia="Times New Roman" w:hAnsi="Times New Roman" w:cs="Times New Roman"/>
            <w:bCs/>
            <w:iCs/>
            <w:sz w:val="28"/>
            <w:szCs w:val="28"/>
          </w:rPr>
          <w:t>Các đơn hàng sẽ được lưu lại với đầy đủ thông tin giúp người quản trị dễ dàng quản lí.</w:t>
        </w:r>
      </w:ins>
      <w:r w:rsidRPr="00081AF8">
        <w:rPr>
          <w:rFonts w:ascii="Times New Roman" w:eastAsia="Times New Roman" w:hAnsi="Times New Roman" w:cs="Times New Roman"/>
          <w:bCs/>
          <w:iCs/>
          <w:sz w:val="28"/>
          <w:szCs w:val="28"/>
        </w:rPr>
        <w:t xml:space="preserve"> </w:t>
      </w:r>
      <w:ins w:id="291" w:author="admin" w:date="2022-12-12T09:28:00Z">
        <w:r w:rsidRPr="00081AF8">
          <w:rPr>
            <w:rFonts w:ascii="Times New Roman" w:eastAsia="Times New Roman" w:hAnsi="Times New Roman" w:cs="Times New Roman"/>
            <w:bCs/>
            <w:iCs/>
            <w:sz w:val="28"/>
            <w:szCs w:val="28"/>
          </w:rPr>
          <w:t>Các bản báo giá sẽ được cửa hàng cập nhập liên tục, nhanh chóng. Và được admin quản lí: thêm, sửa, xóa…</w:t>
        </w:r>
      </w:ins>
    </w:p>
    <w:p w14:paraId="6DDECF1D" w14:textId="77777777" w:rsidR="00D40B91" w:rsidRPr="00081AF8" w:rsidRDefault="00D40B91" w:rsidP="00081AF8">
      <w:pPr>
        <w:pStyle w:val="Heading2"/>
        <w:spacing w:line="360" w:lineRule="auto"/>
        <w:rPr>
          <w:ins w:id="292" w:author="admin" w:date="2022-12-12T09:28:00Z"/>
          <w:rFonts w:ascii="Times New Roman" w:eastAsia="Times New Roman" w:hAnsi="Times New Roman" w:cs="Times New Roman"/>
          <w:b/>
          <w:bCs/>
          <w:iCs/>
          <w:sz w:val="28"/>
          <w:szCs w:val="28"/>
        </w:rPr>
      </w:pPr>
      <w:bookmarkStart w:id="293" w:name="_Toc121810119"/>
      <w:bookmarkStart w:id="294" w:name="_Toc121836010"/>
      <w:ins w:id="295" w:author="admin" w:date="2022-12-12T09:28:00Z">
        <w:r w:rsidRPr="00081AF8">
          <w:rPr>
            <w:rFonts w:ascii="Times New Roman" w:eastAsia="Times New Roman" w:hAnsi="Times New Roman" w:cs="Times New Roman"/>
            <w:b/>
            <w:bCs/>
            <w:iCs/>
            <w:sz w:val="28"/>
            <w:szCs w:val="28"/>
          </w:rPr>
          <w:t>1.6 Mô hình tiến trình nghiệp vụ</w:t>
        </w:r>
        <w:bookmarkEnd w:id="293"/>
        <w:bookmarkEnd w:id="294"/>
      </w:ins>
    </w:p>
    <w:p w14:paraId="17BC7E2E" w14:textId="77777777" w:rsidR="00D40B91" w:rsidRPr="00081AF8" w:rsidRDefault="00D40B91" w:rsidP="00081AF8">
      <w:pPr>
        <w:pStyle w:val="Heading3"/>
        <w:spacing w:line="360" w:lineRule="auto"/>
        <w:rPr>
          <w:ins w:id="296" w:author="admin" w:date="2022-12-12T09:28:00Z"/>
          <w:rFonts w:ascii="Times New Roman" w:eastAsia="Times New Roman" w:hAnsi="Times New Roman" w:cs="Times New Roman"/>
          <w:b/>
          <w:bCs/>
          <w:iCs/>
          <w:color w:val="auto"/>
          <w:sz w:val="28"/>
          <w:szCs w:val="28"/>
        </w:rPr>
      </w:pPr>
      <w:bookmarkStart w:id="297" w:name="_Toc121810120"/>
      <w:bookmarkStart w:id="298" w:name="_Toc121836011"/>
      <w:ins w:id="299" w:author="admin" w:date="2022-12-12T09:28:00Z">
        <w:r w:rsidRPr="00081AF8">
          <w:rPr>
            <w:rFonts w:ascii="Times New Roman" w:eastAsia="Times New Roman" w:hAnsi="Times New Roman" w:cs="Times New Roman"/>
            <w:b/>
            <w:bCs/>
            <w:iCs/>
            <w:color w:val="auto"/>
            <w:sz w:val="28"/>
            <w:szCs w:val="28"/>
          </w:rPr>
          <w:t>1.6.1 Chi tiết các bộ phận</w:t>
        </w:r>
        <w:bookmarkEnd w:id="297"/>
        <w:bookmarkEnd w:id="298"/>
      </w:ins>
    </w:p>
    <w:p w14:paraId="35415AE4" w14:textId="77777777" w:rsidR="00D40B91" w:rsidRPr="00081AF8" w:rsidRDefault="00D40B91" w:rsidP="00081AF8">
      <w:pPr>
        <w:spacing w:line="360" w:lineRule="auto"/>
        <w:ind w:right="4"/>
        <w:jc w:val="both"/>
        <w:rPr>
          <w:ins w:id="300" w:author="admin" w:date="2022-12-12T09:28:00Z"/>
          <w:rFonts w:ascii="Times New Roman" w:eastAsia="Times New Roman" w:hAnsi="Times New Roman" w:cs="Times New Roman"/>
          <w:bCs/>
          <w:iCs/>
          <w:sz w:val="28"/>
          <w:szCs w:val="28"/>
        </w:rPr>
      </w:pPr>
      <w:ins w:id="301" w:author="admin" w:date="2022-12-12T09:28:00Z">
        <w:r w:rsidRPr="00081AF8">
          <w:rPr>
            <w:rFonts w:ascii="Times New Roman" w:eastAsia="Times New Roman" w:hAnsi="Times New Roman" w:cs="Times New Roman"/>
            <w:bCs/>
            <w:iCs/>
            <w:sz w:val="28"/>
            <w:szCs w:val="28"/>
          </w:rPr>
          <w:t xml:space="preserve">     Bộ phận kế toán:</w:t>
        </w:r>
      </w:ins>
    </w:p>
    <w:p w14:paraId="2748AECD" w14:textId="77777777" w:rsidR="00D40B91" w:rsidRPr="00081AF8" w:rsidRDefault="00D40B91" w:rsidP="00081AF8">
      <w:pPr>
        <w:pStyle w:val="ListParagraph"/>
        <w:numPr>
          <w:ilvl w:val="0"/>
          <w:numId w:val="20"/>
        </w:numPr>
        <w:spacing w:after="0" w:line="360" w:lineRule="auto"/>
        <w:ind w:right="4"/>
        <w:jc w:val="both"/>
        <w:rPr>
          <w:ins w:id="302" w:author="admin" w:date="2022-12-12T09:28:00Z"/>
          <w:rFonts w:ascii="Times New Roman" w:eastAsia="Times New Roman" w:hAnsi="Times New Roman" w:cs="Times New Roman"/>
          <w:bCs/>
          <w:iCs/>
          <w:sz w:val="28"/>
          <w:szCs w:val="28"/>
        </w:rPr>
      </w:pPr>
      <w:ins w:id="303" w:author="admin" w:date="2022-12-12T09:28:00Z">
        <w:r w:rsidRPr="00081AF8">
          <w:rPr>
            <w:rFonts w:ascii="Times New Roman" w:eastAsia="Times New Roman" w:hAnsi="Times New Roman" w:cs="Times New Roman"/>
            <w:bCs/>
            <w:iCs/>
            <w:sz w:val="28"/>
            <w:szCs w:val="28"/>
          </w:rPr>
          <w:t>Tiếp nhận thông tin hóa đơn và hóa đơn đặt hàng</w:t>
        </w:r>
      </w:ins>
    </w:p>
    <w:p w14:paraId="2A66BD60" w14:textId="77777777" w:rsidR="00D40B91" w:rsidRPr="00081AF8" w:rsidRDefault="00D40B91" w:rsidP="00081AF8">
      <w:pPr>
        <w:pStyle w:val="ListParagraph"/>
        <w:numPr>
          <w:ilvl w:val="0"/>
          <w:numId w:val="20"/>
        </w:numPr>
        <w:spacing w:after="0" w:line="360" w:lineRule="auto"/>
        <w:ind w:right="4"/>
        <w:jc w:val="both"/>
        <w:rPr>
          <w:ins w:id="304" w:author="admin" w:date="2022-12-12T09:28:00Z"/>
          <w:rFonts w:ascii="Times New Roman" w:eastAsia="Times New Roman" w:hAnsi="Times New Roman" w:cs="Times New Roman"/>
          <w:bCs/>
          <w:iCs/>
          <w:sz w:val="28"/>
          <w:szCs w:val="28"/>
        </w:rPr>
      </w:pPr>
      <w:ins w:id="305" w:author="admin" w:date="2022-12-12T09:28:00Z">
        <w:r w:rsidRPr="00081AF8">
          <w:rPr>
            <w:rFonts w:ascii="Times New Roman" w:eastAsia="Times New Roman" w:hAnsi="Times New Roman" w:cs="Times New Roman"/>
            <w:bCs/>
            <w:iCs/>
            <w:sz w:val="28"/>
            <w:szCs w:val="28"/>
          </w:rPr>
          <w:t>Kiểm tra hóa đơn</w:t>
        </w:r>
      </w:ins>
    </w:p>
    <w:p w14:paraId="427BC99E" w14:textId="77777777" w:rsidR="00D40B91" w:rsidRPr="00081AF8" w:rsidRDefault="00D40B91" w:rsidP="00081AF8">
      <w:pPr>
        <w:pStyle w:val="ListParagraph"/>
        <w:numPr>
          <w:ilvl w:val="0"/>
          <w:numId w:val="20"/>
        </w:numPr>
        <w:spacing w:after="0" w:line="360" w:lineRule="auto"/>
        <w:ind w:right="4"/>
        <w:jc w:val="both"/>
        <w:rPr>
          <w:ins w:id="306" w:author="admin" w:date="2022-12-12T09:28:00Z"/>
          <w:rFonts w:ascii="Times New Roman" w:eastAsia="Times New Roman" w:hAnsi="Times New Roman" w:cs="Times New Roman"/>
          <w:bCs/>
          <w:iCs/>
          <w:sz w:val="28"/>
          <w:szCs w:val="28"/>
        </w:rPr>
      </w:pPr>
      <w:ins w:id="307" w:author="admin" w:date="2022-12-12T09:28:00Z">
        <w:r w:rsidRPr="00081AF8">
          <w:rPr>
            <w:rFonts w:ascii="Times New Roman" w:eastAsia="Times New Roman" w:hAnsi="Times New Roman" w:cs="Times New Roman"/>
            <w:bCs/>
            <w:iCs/>
            <w:sz w:val="28"/>
            <w:szCs w:val="28"/>
          </w:rPr>
          <w:t>In hóa đơn thanh toán</w:t>
        </w:r>
      </w:ins>
    </w:p>
    <w:p w14:paraId="21F27FA7" w14:textId="77777777" w:rsidR="00D40B91" w:rsidRPr="00081AF8" w:rsidRDefault="00D40B91" w:rsidP="00081AF8">
      <w:pPr>
        <w:pStyle w:val="ListParagraph"/>
        <w:numPr>
          <w:ilvl w:val="0"/>
          <w:numId w:val="20"/>
        </w:numPr>
        <w:spacing w:after="0" w:line="360" w:lineRule="auto"/>
        <w:ind w:right="4"/>
        <w:jc w:val="both"/>
        <w:rPr>
          <w:ins w:id="308" w:author="admin" w:date="2022-12-12T09:28:00Z"/>
          <w:rFonts w:ascii="Times New Roman" w:eastAsia="Times New Roman" w:hAnsi="Times New Roman" w:cs="Times New Roman"/>
          <w:bCs/>
          <w:iCs/>
          <w:sz w:val="28"/>
          <w:szCs w:val="28"/>
        </w:rPr>
      </w:pPr>
      <w:ins w:id="309" w:author="admin" w:date="2022-12-12T09:28:00Z">
        <w:r w:rsidRPr="00081AF8">
          <w:rPr>
            <w:rFonts w:ascii="Times New Roman" w:eastAsia="Times New Roman" w:hAnsi="Times New Roman" w:cs="Times New Roman"/>
            <w:bCs/>
            <w:iCs/>
            <w:sz w:val="28"/>
            <w:szCs w:val="28"/>
          </w:rPr>
          <w:t>Lưu hóa đơn</w:t>
        </w:r>
      </w:ins>
    </w:p>
    <w:p w14:paraId="6F17E78E" w14:textId="77777777" w:rsidR="00D40B91" w:rsidRPr="00081AF8" w:rsidRDefault="00D40B91" w:rsidP="00081AF8">
      <w:pPr>
        <w:spacing w:line="360" w:lineRule="auto"/>
        <w:ind w:right="4"/>
        <w:jc w:val="both"/>
        <w:rPr>
          <w:ins w:id="310" w:author="admin" w:date="2022-12-12T09:28:00Z"/>
          <w:rFonts w:ascii="Times New Roman" w:eastAsia="Times New Roman" w:hAnsi="Times New Roman" w:cs="Times New Roman"/>
          <w:bCs/>
          <w:iCs/>
          <w:sz w:val="28"/>
          <w:szCs w:val="28"/>
        </w:rPr>
      </w:pPr>
      <w:ins w:id="311" w:author="admin" w:date="2022-12-12T09:28:00Z">
        <w:r w:rsidRPr="00081AF8">
          <w:rPr>
            <w:rFonts w:ascii="Times New Roman" w:eastAsia="Times New Roman" w:hAnsi="Times New Roman" w:cs="Times New Roman"/>
            <w:bCs/>
            <w:iCs/>
            <w:sz w:val="28"/>
            <w:szCs w:val="28"/>
          </w:rPr>
          <w:t xml:space="preserve">     Bộ phận bán hàng:</w:t>
        </w:r>
      </w:ins>
    </w:p>
    <w:p w14:paraId="031B3424" w14:textId="77777777" w:rsidR="00D40B91" w:rsidRPr="00081AF8" w:rsidRDefault="00D40B91" w:rsidP="00081AF8">
      <w:pPr>
        <w:pStyle w:val="ListParagraph"/>
        <w:numPr>
          <w:ilvl w:val="0"/>
          <w:numId w:val="20"/>
        </w:numPr>
        <w:spacing w:after="0" w:line="360" w:lineRule="auto"/>
        <w:ind w:right="4"/>
        <w:jc w:val="both"/>
        <w:rPr>
          <w:ins w:id="312" w:author="admin" w:date="2022-12-12T09:28:00Z"/>
          <w:rFonts w:ascii="Times New Roman" w:eastAsia="Times New Roman" w:hAnsi="Times New Roman" w:cs="Times New Roman"/>
          <w:bCs/>
          <w:iCs/>
          <w:sz w:val="28"/>
          <w:szCs w:val="28"/>
        </w:rPr>
      </w:pPr>
      <w:ins w:id="313" w:author="admin" w:date="2022-12-12T09:28:00Z">
        <w:r w:rsidRPr="00081AF8">
          <w:rPr>
            <w:rFonts w:ascii="Times New Roman" w:eastAsia="Times New Roman" w:hAnsi="Times New Roman" w:cs="Times New Roman"/>
            <w:bCs/>
            <w:iCs/>
            <w:sz w:val="28"/>
            <w:szCs w:val="28"/>
          </w:rPr>
          <w:t>Tư vấn cho khách hàng</w:t>
        </w:r>
      </w:ins>
    </w:p>
    <w:p w14:paraId="45ABFECD" w14:textId="77777777" w:rsidR="00D40B91" w:rsidRPr="00081AF8" w:rsidRDefault="00D40B91" w:rsidP="00081AF8">
      <w:pPr>
        <w:pStyle w:val="ListParagraph"/>
        <w:numPr>
          <w:ilvl w:val="0"/>
          <w:numId w:val="20"/>
        </w:numPr>
        <w:spacing w:after="0" w:line="360" w:lineRule="auto"/>
        <w:ind w:right="4"/>
        <w:jc w:val="both"/>
        <w:rPr>
          <w:ins w:id="314" w:author="admin" w:date="2022-12-12T09:28:00Z"/>
          <w:rFonts w:ascii="Times New Roman" w:eastAsia="Times New Roman" w:hAnsi="Times New Roman" w:cs="Times New Roman"/>
          <w:bCs/>
          <w:iCs/>
          <w:sz w:val="28"/>
          <w:szCs w:val="28"/>
        </w:rPr>
      </w:pPr>
      <w:ins w:id="315" w:author="admin" w:date="2022-12-12T09:28:00Z">
        <w:r w:rsidRPr="00081AF8">
          <w:rPr>
            <w:rFonts w:ascii="Times New Roman" w:eastAsia="Times New Roman" w:hAnsi="Times New Roman" w:cs="Times New Roman"/>
            <w:bCs/>
            <w:iCs/>
            <w:sz w:val="28"/>
            <w:szCs w:val="28"/>
          </w:rPr>
          <w:t>Lập đơn hàng mới</w:t>
        </w:r>
      </w:ins>
    </w:p>
    <w:p w14:paraId="725AE161" w14:textId="77777777" w:rsidR="00D40B91" w:rsidRPr="00081AF8" w:rsidRDefault="00D40B91" w:rsidP="00081AF8">
      <w:pPr>
        <w:pStyle w:val="ListParagraph"/>
        <w:numPr>
          <w:ilvl w:val="0"/>
          <w:numId w:val="20"/>
        </w:numPr>
        <w:spacing w:after="0" w:line="360" w:lineRule="auto"/>
        <w:ind w:right="4"/>
        <w:jc w:val="both"/>
        <w:rPr>
          <w:ins w:id="316" w:author="admin" w:date="2022-12-12T09:28:00Z"/>
          <w:rFonts w:ascii="Times New Roman" w:eastAsia="Times New Roman" w:hAnsi="Times New Roman" w:cs="Times New Roman"/>
          <w:bCs/>
          <w:iCs/>
          <w:sz w:val="28"/>
          <w:szCs w:val="28"/>
        </w:rPr>
      </w:pPr>
      <w:ins w:id="317" w:author="admin" w:date="2022-12-12T09:28:00Z">
        <w:r w:rsidRPr="00081AF8">
          <w:rPr>
            <w:rFonts w:ascii="Times New Roman" w:eastAsia="Times New Roman" w:hAnsi="Times New Roman" w:cs="Times New Roman"/>
            <w:bCs/>
            <w:iCs/>
            <w:sz w:val="28"/>
            <w:szCs w:val="28"/>
          </w:rPr>
          <w:t>Tiếp nhận đơn hàng</w:t>
        </w:r>
      </w:ins>
    </w:p>
    <w:p w14:paraId="23852E17" w14:textId="77777777" w:rsidR="00D40B91" w:rsidRPr="00081AF8" w:rsidRDefault="00D40B91" w:rsidP="00081AF8">
      <w:pPr>
        <w:pStyle w:val="ListParagraph"/>
        <w:numPr>
          <w:ilvl w:val="0"/>
          <w:numId w:val="20"/>
        </w:numPr>
        <w:spacing w:after="0" w:line="360" w:lineRule="auto"/>
        <w:ind w:right="4"/>
        <w:jc w:val="both"/>
        <w:rPr>
          <w:ins w:id="318" w:author="admin" w:date="2022-12-12T09:28:00Z"/>
          <w:rFonts w:ascii="Times New Roman" w:eastAsia="Times New Roman" w:hAnsi="Times New Roman" w:cs="Times New Roman"/>
          <w:bCs/>
          <w:iCs/>
          <w:sz w:val="28"/>
          <w:szCs w:val="28"/>
        </w:rPr>
      </w:pPr>
      <w:ins w:id="319" w:author="admin" w:date="2022-12-12T09:28:00Z">
        <w:r w:rsidRPr="00081AF8">
          <w:rPr>
            <w:rFonts w:ascii="Times New Roman" w:eastAsia="Times New Roman" w:hAnsi="Times New Roman" w:cs="Times New Roman"/>
            <w:bCs/>
            <w:iCs/>
            <w:sz w:val="28"/>
            <w:szCs w:val="28"/>
          </w:rPr>
          <w:lastRenderedPageBreak/>
          <w:t>Kiểm tra thông tin khách hàng</w:t>
        </w:r>
      </w:ins>
    </w:p>
    <w:p w14:paraId="4745F8E7" w14:textId="77777777" w:rsidR="00D40B91" w:rsidRPr="00081AF8" w:rsidRDefault="00D40B91" w:rsidP="00081AF8">
      <w:pPr>
        <w:pStyle w:val="ListParagraph"/>
        <w:numPr>
          <w:ilvl w:val="0"/>
          <w:numId w:val="20"/>
        </w:numPr>
        <w:spacing w:after="0" w:line="360" w:lineRule="auto"/>
        <w:ind w:right="4"/>
        <w:jc w:val="both"/>
        <w:rPr>
          <w:ins w:id="320" w:author="admin" w:date="2022-12-12T09:28:00Z"/>
          <w:rFonts w:ascii="Times New Roman" w:eastAsia="Times New Roman" w:hAnsi="Times New Roman" w:cs="Times New Roman"/>
          <w:bCs/>
          <w:iCs/>
          <w:sz w:val="28"/>
          <w:szCs w:val="28"/>
        </w:rPr>
      </w:pPr>
      <w:ins w:id="321" w:author="admin" w:date="2022-12-12T09:28:00Z">
        <w:r w:rsidRPr="00081AF8">
          <w:rPr>
            <w:rFonts w:ascii="Times New Roman" w:eastAsia="Times New Roman" w:hAnsi="Times New Roman" w:cs="Times New Roman"/>
            <w:bCs/>
            <w:iCs/>
            <w:sz w:val="28"/>
            <w:szCs w:val="28"/>
          </w:rPr>
          <w:t>Cập nhật hóa đơn hàng</w:t>
        </w:r>
      </w:ins>
    </w:p>
    <w:p w14:paraId="626A99DF" w14:textId="77777777" w:rsidR="00D40B91" w:rsidRPr="00081AF8" w:rsidRDefault="00D40B91" w:rsidP="00081AF8">
      <w:pPr>
        <w:pStyle w:val="ListParagraph"/>
        <w:numPr>
          <w:ilvl w:val="0"/>
          <w:numId w:val="20"/>
        </w:numPr>
        <w:spacing w:after="0" w:line="360" w:lineRule="auto"/>
        <w:ind w:right="4"/>
        <w:jc w:val="both"/>
        <w:rPr>
          <w:ins w:id="322" w:author="admin" w:date="2022-12-12T09:28:00Z"/>
          <w:rFonts w:ascii="Times New Roman" w:eastAsia="Times New Roman" w:hAnsi="Times New Roman" w:cs="Times New Roman"/>
          <w:bCs/>
          <w:iCs/>
          <w:sz w:val="28"/>
          <w:szCs w:val="28"/>
        </w:rPr>
      </w:pPr>
      <w:ins w:id="323" w:author="admin" w:date="2022-12-12T09:28:00Z">
        <w:r w:rsidRPr="00081AF8">
          <w:rPr>
            <w:rFonts w:ascii="Times New Roman" w:eastAsia="Times New Roman" w:hAnsi="Times New Roman" w:cs="Times New Roman"/>
            <w:bCs/>
            <w:iCs/>
            <w:sz w:val="28"/>
            <w:szCs w:val="28"/>
          </w:rPr>
          <w:t>Hiển thị hóa đơn</w:t>
        </w:r>
      </w:ins>
    </w:p>
    <w:p w14:paraId="2E9DE5B1" w14:textId="77777777" w:rsidR="00D40B91" w:rsidRPr="00081AF8" w:rsidRDefault="00D40B91" w:rsidP="00081AF8">
      <w:pPr>
        <w:spacing w:line="360" w:lineRule="auto"/>
        <w:ind w:right="4"/>
        <w:jc w:val="both"/>
        <w:rPr>
          <w:ins w:id="324" w:author="admin" w:date="2022-12-12T09:28:00Z"/>
          <w:rFonts w:ascii="Times New Roman" w:eastAsia="Times New Roman" w:hAnsi="Times New Roman" w:cs="Times New Roman"/>
          <w:bCs/>
          <w:iCs/>
          <w:sz w:val="28"/>
          <w:szCs w:val="28"/>
        </w:rPr>
      </w:pPr>
      <w:ins w:id="325" w:author="admin" w:date="2022-12-12T09:28:00Z">
        <w:r w:rsidRPr="00081AF8">
          <w:rPr>
            <w:rFonts w:ascii="Times New Roman" w:eastAsia="Times New Roman" w:hAnsi="Times New Roman" w:cs="Times New Roman"/>
            <w:bCs/>
            <w:iCs/>
            <w:sz w:val="28"/>
            <w:szCs w:val="28"/>
          </w:rPr>
          <w:t xml:space="preserve">    Bộ phận kho hàng:</w:t>
        </w:r>
      </w:ins>
    </w:p>
    <w:p w14:paraId="7A817D6E" w14:textId="77777777" w:rsidR="00D40B91" w:rsidRPr="00081AF8" w:rsidRDefault="00D40B91" w:rsidP="00081AF8">
      <w:pPr>
        <w:pStyle w:val="ListParagraph"/>
        <w:numPr>
          <w:ilvl w:val="0"/>
          <w:numId w:val="20"/>
        </w:numPr>
        <w:spacing w:after="0" w:line="360" w:lineRule="auto"/>
        <w:ind w:right="4"/>
        <w:jc w:val="both"/>
        <w:rPr>
          <w:ins w:id="326" w:author="admin" w:date="2022-12-12T09:28:00Z"/>
          <w:rFonts w:ascii="Times New Roman" w:eastAsia="Times New Roman" w:hAnsi="Times New Roman" w:cs="Times New Roman"/>
          <w:bCs/>
          <w:iCs/>
          <w:sz w:val="28"/>
          <w:szCs w:val="28"/>
        </w:rPr>
      </w:pPr>
      <w:ins w:id="327" w:author="admin" w:date="2022-12-12T09:28:00Z">
        <w:r w:rsidRPr="00081AF8">
          <w:rPr>
            <w:rFonts w:ascii="Times New Roman" w:eastAsia="Times New Roman" w:hAnsi="Times New Roman" w:cs="Times New Roman"/>
            <w:bCs/>
            <w:iCs/>
            <w:sz w:val="28"/>
            <w:szCs w:val="28"/>
          </w:rPr>
          <w:t>Thống kê kho</w:t>
        </w:r>
      </w:ins>
    </w:p>
    <w:p w14:paraId="54B5E5C3" w14:textId="77777777" w:rsidR="00D40B91" w:rsidRPr="00081AF8" w:rsidRDefault="00D40B91" w:rsidP="00081AF8">
      <w:pPr>
        <w:pStyle w:val="ListParagraph"/>
        <w:numPr>
          <w:ilvl w:val="0"/>
          <w:numId w:val="20"/>
        </w:numPr>
        <w:spacing w:after="0" w:line="360" w:lineRule="auto"/>
        <w:ind w:right="4"/>
        <w:jc w:val="both"/>
        <w:rPr>
          <w:ins w:id="328" w:author="admin" w:date="2022-12-12T09:28:00Z"/>
          <w:rFonts w:ascii="Times New Roman" w:eastAsia="Times New Roman" w:hAnsi="Times New Roman" w:cs="Times New Roman"/>
          <w:bCs/>
          <w:iCs/>
          <w:sz w:val="28"/>
          <w:szCs w:val="28"/>
        </w:rPr>
      </w:pPr>
      <w:ins w:id="329" w:author="admin" w:date="2022-12-12T09:28:00Z">
        <w:r w:rsidRPr="00081AF8">
          <w:rPr>
            <w:rFonts w:ascii="Times New Roman" w:eastAsia="Times New Roman" w:hAnsi="Times New Roman" w:cs="Times New Roman"/>
            <w:bCs/>
            <w:iCs/>
            <w:sz w:val="28"/>
            <w:szCs w:val="28"/>
          </w:rPr>
          <w:t>Lập phiếu nhập, xuất</w:t>
        </w:r>
      </w:ins>
    </w:p>
    <w:p w14:paraId="613C4CF8" w14:textId="77777777" w:rsidR="00D40B91" w:rsidRPr="00081AF8" w:rsidRDefault="00D40B91" w:rsidP="00081AF8">
      <w:pPr>
        <w:pStyle w:val="ListParagraph"/>
        <w:numPr>
          <w:ilvl w:val="0"/>
          <w:numId w:val="20"/>
        </w:numPr>
        <w:spacing w:after="0" w:line="360" w:lineRule="auto"/>
        <w:ind w:right="4"/>
        <w:jc w:val="both"/>
        <w:rPr>
          <w:ins w:id="330" w:author="admin" w:date="2022-12-12T09:28:00Z"/>
          <w:rFonts w:ascii="Times New Roman" w:eastAsia="Times New Roman" w:hAnsi="Times New Roman" w:cs="Times New Roman"/>
          <w:bCs/>
          <w:iCs/>
          <w:sz w:val="28"/>
          <w:szCs w:val="28"/>
        </w:rPr>
      </w:pPr>
      <w:ins w:id="331" w:author="admin" w:date="2022-12-12T09:28:00Z">
        <w:r w:rsidRPr="00081AF8">
          <w:rPr>
            <w:rFonts w:ascii="Times New Roman" w:eastAsia="Times New Roman" w:hAnsi="Times New Roman" w:cs="Times New Roman"/>
            <w:bCs/>
            <w:iCs/>
            <w:sz w:val="28"/>
            <w:szCs w:val="28"/>
          </w:rPr>
          <w:t>Kiểm tra sản phẩm</w:t>
        </w:r>
      </w:ins>
    </w:p>
    <w:p w14:paraId="6161ABD8" w14:textId="77777777" w:rsidR="00D40B91" w:rsidRPr="00081AF8" w:rsidRDefault="00D40B91" w:rsidP="00081AF8">
      <w:pPr>
        <w:pStyle w:val="ListParagraph"/>
        <w:numPr>
          <w:ilvl w:val="0"/>
          <w:numId w:val="20"/>
        </w:numPr>
        <w:spacing w:after="0" w:line="360" w:lineRule="auto"/>
        <w:ind w:right="4"/>
        <w:jc w:val="both"/>
        <w:rPr>
          <w:ins w:id="332" w:author="admin" w:date="2022-12-12T09:28:00Z"/>
          <w:rFonts w:ascii="Times New Roman" w:eastAsia="Times New Roman" w:hAnsi="Times New Roman" w:cs="Times New Roman"/>
          <w:bCs/>
          <w:iCs/>
          <w:sz w:val="28"/>
          <w:szCs w:val="28"/>
        </w:rPr>
      </w:pPr>
      <w:ins w:id="333" w:author="admin" w:date="2022-12-12T09:28:00Z">
        <w:r w:rsidRPr="00081AF8">
          <w:rPr>
            <w:rFonts w:ascii="Times New Roman" w:eastAsia="Times New Roman" w:hAnsi="Times New Roman" w:cs="Times New Roman"/>
            <w:bCs/>
            <w:iCs/>
            <w:sz w:val="28"/>
            <w:szCs w:val="28"/>
          </w:rPr>
          <w:t>Hoàn tất đơn hàng</w:t>
        </w:r>
      </w:ins>
    </w:p>
    <w:p w14:paraId="7B0A70EE" w14:textId="77777777" w:rsidR="00D40B91" w:rsidRPr="00081AF8" w:rsidRDefault="00D40B91" w:rsidP="00081AF8">
      <w:pPr>
        <w:pStyle w:val="ListParagraph"/>
        <w:numPr>
          <w:ilvl w:val="0"/>
          <w:numId w:val="20"/>
        </w:numPr>
        <w:spacing w:after="0" w:line="360" w:lineRule="auto"/>
        <w:ind w:right="4"/>
        <w:jc w:val="both"/>
        <w:rPr>
          <w:ins w:id="334" w:author="admin" w:date="2022-12-12T09:28:00Z"/>
          <w:rFonts w:ascii="Times New Roman" w:eastAsia="Times New Roman" w:hAnsi="Times New Roman" w:cs="Times New Roman"/>
          <w:bCs/>
          <w:iCs/>
          <w:sz w:val="28"/>
          <w:szCs w:val="28"/>
        </w:rPr>
      </w:pPr>
      <w:ins w:id="335" w:author="admin" w:date="2022-12-12T09:28:00Z">
        <w:r w:rsidRPr="00081AF8">
          <w:rPr>
            <w:rFonts w:ascii="Times New Roman" w:eastAsia="Times New Roman" w:hAnsi="Times New Roman" w:cs="Times New Roman"/>
            <w:bCs/>
            <w:iCs/>
            <w:sz w:val="28"/>
            <w:szCs w:val="28"/>
          </w:rPr>
          <w:t>Dán tem sản phẩm</w:t>
        </w:r>
      </w:ins>
    </w:p>
    <w:p w14:paraId="5A9B5724" w14:textId="77777777" w:rsidR="00D40B91" w:rsidRPr="00081AF8" w:rsidRDefault="00D40B91" w:rsidP="00081AF8">
      <w:pPr>
        <w:pStyle w:val="ListParagraph"/>
        <w:numPr>
          <w:ilvl w:val="0"/>
          <w:numId w:val="20"/>
        </w:numPr>
        <w:spacing w:after="0" w:line="360" w:lineRule="auto"/>
        <w:ind w:right="4"/>
        <w:jc w:val="both"/>
        <w:rPr>
          <w:ins w:id="336" w:author="admin" w:date="2022-12-12T09:28:00Z"/>
          <w:rFonts w:ascii="Times New Roman" w:eastAsia="Times New Roman" w:hAnsi="Times New Roman" w:cs="Times New Roman"/>
          <w:bCs/>
          <w:iCs/>
          <w:sz w:val="28"/>
          <w:szCs w:val="28"/>
        </w:rPr>
      </w:pPr>
      <w:ins w:id="337" w:author="admin" w:date="2022-12-12T09:28:00Z">
        <w:r w:rsidRPr="00081AF8">
          <w:rPr>
            <w:rFonts w:ascii="Times New Roman" w:eastAsia="Times New Roman" w:hAnsi="Times New Roman" w:cs="Times New Roman"/>
            <w:bCs/>
            <w:iCs/>
            <w:sz w:val="28"/>
            <w:szCs w:val="28"/>
          </w:rPr>
          <w:t>Vận chuyển hàng</w:t>
        </w:r>
      </w:ins>
    </w:p>
    <w:p w14:paraId="146AE383" w14:textId="77777777" w:rsidR="00D40B91" w:rsidRPr="00081AF8" w:rsidRDefault="00D40B91" w:rsidP="00081AF8">
      <w:pPr>
        <w:spacing w:line="360" w:lineRule="auto"/>
        <w:ind w:right="4"/>
        <w:jc w:val="both"/>
        <w:rPr>
          <w:ins w:id="338" w:author="admin" w:date="2022-12-12T09:28:00Z"/>
          <w:rFonts w:ascii="Times New Roman" w:eastAsia="Times New Roman" w:hAnsi="Times New Roman" w:cs="Times New Roman"/>
          <w:bCs/>
          <w:iCs/>
          <w:sz w:val="28"/>
          <w:szCs w:val="28"/>
        </w:rPr>
      </w:pPr>
      <w:ins w:id="339" w:author="admin" w:date="2022-12-12T09:28:00Z">
        <w:r w:rsidRPr="00081AF8">
          <w:rPr>
            <w:rFonts w:ascii="Times New Roman" w:eastAsia="Times New Roman" w:hAnsi="Times New Roman" w:cs="Times New Roman"/>
            <w:bCs/>
            <w:iCs/>
            <w:sz w:val="28"/>
            <w:szCs w:val="28"/>
          </w:rPr>
          <w:t xml:space="preserve">    Bộ phận quản trị:</w:t>
        </w:r>
      </w:ins>
    </w:p>
    <w:p w14:paraId="63A6CD7D" w14:textId="77777777" w:rsidR="00D40B91" w:rsidRPr="00081AF8" w:rsidRDefault="00D40B91" w:rsidP="00081AF8">
      <w:pPr>
        <w:pStyle w:val="ListParagraph"/>
        <w:numPr>
          <w:ilvl w:val="0"/>
          <w:numId w:val="20"/>
        </w:numPr>
        <w:spacing w:after="0" w:line="360" w:lineRule="auto"/>
        <w:ind w:right="4"/>
        <w:jc w:val="both"/>
        <w:rPr>
          <w:ins w:id="340" w:author="admin" w:date="2022-12-12T09:28:00Z"/>
          <w:rFonts w:ascii="Times New Roman" w:eastAsia="Times New Roman" w:hAnsi="Times New Roman" w:cs="Times New Roman"/>
          <w:bCs/>
          <w:iCs/>
          <w:sz w:val="28"/>
          <w:szCs w:val="28"/>
        </w:rPr>
      </w:pPr>
      <w:ins w:id="341" w:author="admin" w:date="2022-12-12T09:28:00Z">
        <w:r w:rsidRPr="00081AF8">
          <w:rPr>
            <w:rFonts w:ascii="Times New Roman" w:eastAsia="Times New Roman" w:hAnsi="Times New Roman" w:cs="Times New Roman"/>
            <w:bCs/>
            <w:iCs/>
            <w:sz w:val="28"/>
            <w:szCs w:val="28"/>
          </w:rPr>
          <w:t>Hiển thị thông tin sản phẩm</w:t>
        </w:r>
      </w:ins>
    </w:p>
    <w:p w14:paraId="11261765" w14:textId="77777777" w:rsidR="00D40B91" w:rsidRPr="00081AF8" w:rsidRDefault="00D40B91" w:rsidP="00081AF8">
      <w:pPr>
        <w:pStyle w:val="ListParagraph"/>
        <w:numPr>
          <w:ilvl w:val="0"/>
          <w:numId w:val="20"/>
        </w:numPr>
        <w:spacing w:after="0" w:line="360" w:lineRule="auto"/>
        <w:ind w:right="4"/>
        <w:jc w:val="both"/>
        <w:rPr>
          <w:ins w:id="342" w:author="admin" w:date="2022-12-12T09:28:00Z"/>
          <w:rFonts w:ascii="Times New Roman" w:eastAsia="Times New Roman" w:hAnsi="Times New Roman" w:cs="Times New Roman"/>
          <w:bCs/>
          <w:iCs/>
          <w:sz w:val="28"/>
          <w:szCs w:val="28"/>
        </w:rPr>
      </w:pPr>
      <w:ins w:id="343" w:author="admin" w:date="2022-12-12T09:28:00Z">
        <w:r w:rsidRPr="00081AF8">
          <w:rPr>
            <w:rFonts w:ascii="Times New Roman" w:eastAsia="Times New Roman" w:hAnsi="Times New Roman" w:cs="Times New Roman"/>
            <w:bCs/>
            <w:iCs/>
            <w:sz w:val="28"/>
            <w:szCs w:val="28"/>
          </w:rPr>
          <w:t>Tiếp nhận, kiểm tra thông tin khách hàng</w:t>
        </w:r>
      </w:ins>
    </w:p>
    <w:p w14:paraId="7D5C2F24" w14:textId="77777777" w:rsidR="00D40B91" w:rsidRPr="00081AF8" w:rsidRDefault="00D40B91" w:rsidP="00081AF8">
      <w:pPr>
        <w:pStyle w:val="ListParagraph"/>
        <w:numPr>
          <w:ilvl w:val="0"/>
          <w:numId w:val="20"/>
        </w:numPr>
        <w:spacing w:after="0" w:line="360" w:lineRule="auto"/>
        <w:ind w:right="4"/>
        <w:jc w:val="both"/>
        <w:rPr>
          <w:ins w:id="344" w:author="admin" w:date="2022-12-12T09:28:00Z"/>
          <w:rFonts w:ascii="Times New Roman" w:eastAsia="Times New Roman" w:hAnsi="Times New Roman" w:cs="Times New Roman"/>
          <w:bCs/>
          <w:iCs/>
          <w:sz w:val="28"/>
          <w:szCs w:val="28"/>
        </w:rPr>
      </w:pPr>
      <w:ins w:id="345" w:author="admin" w:date="2022-12-12T09:28:00Z">
        <w:r w:rsidRPr="00081AF8">
          <w:rPr>
            <w:rFonts w:ascii="Times New Roman" w:eastAsia="Times New Roman" w:hAnsi="Times New Roman" w:cs="Times New Roman"/>
            <w:bCs/>
            <w:iCs/>
            <w:sz w:val="28"/>
            <w:szCs w:val="28"/>
          </w:rPr>
          <w:t>Cập nhật hàng hóa</w:t>
        </w:r>
      </w:ins>
    </w:p>
    <w:p w14:paraId="548973C9" w14:textId="77777777" w:rsidR="00D40B91" w:rsidRPr="00081AF8" w:rsidRDefault="00D40B91" w:rsidP="00081AF8">
      <w:pPr>
        <w:pStyle w:val="ListParagraph"/>
        <w:numPr>
          <w:ilvl w:val="0"/>
          <w:numId w:val="20"/>
        </w:numPr>
        <w:spacing w:after="0" w:line="360" w:lineRule="auto"/>
        <w:ind w:right="4"/>
        <w:jc w:val="both"/>
        <w:rPr>
          <w:ins w:id="346" w:author="admin" w:date="2022-12-12T09:28:00Z"/>
          <w:rFonts w:ascii="Times New Roman" w:eastAsia="Times New Roman" w:hAnsi="Times New Roman" w:cs="Times New Roman"/>
          <w:bCs/>
          <w:iCs/>
          <w:sz w:val="28"/>
          <w:szCs w:val="28"/>
        </w:rPr>
      </w:pPr>
      <w:ins w:id="347" w:author="admin" w:date="2022-12-12T09:28:00Z">
        <w:r w:rsidRPr="00081AF8">
          <w:rPr>
            <w:rFonts w:ascii="Times New Roman" w:eastAsia="Times New Roman" w:hAnsi="Times New Roman" w:cs="Times New Roman"/>
            <w:bCs/>
            <w:iCs/>
            <w:sz w:val="28"/>
            <w:szCs w:val="28"/>
          </w:rPr>
          <w:t>Cập nhật tin tức</w:t>
        </w:r>
      </w:ins>
    </w:p>
    <w:p w14:paraId="382BBBAA" w14:textId="77777777" w:rsidR="00D40B91" w:rsidRPr="00081AF8" w:rsidRDefault="00D40B91" w:rsidP="00081AF8">
      <w:pPr>
        <w:pStyle w:val="Heading3"/>
        <w:spacing w:line="360" w:lineRule="auto"/>
        <w:rPr>
          <w:ins w:id="348" w:author="admin" w:date="2022-12-12T09:28:00Z"/>
          <w:rFonts w:ascii="Times New Roman" w:eastAsia="Times New Roman" w:hAnsi="Times New Roman" w:cs="Times New Roman"/>
          <w:b/>
          <w:bCs/>
          <w:iCs/>
          <w:color w:val="auto"/>
          <w:sz w:val="28"/>
          <w:szCs w:val="28"/>
        </w:rPr>
      </w:pPr>
      <w:bookmarkStart w:id="349" w:name="_Toc121810121"/>
      <w:bookmarkStart w:id="350" w:name="_Toc121836012"/>
      <w:ins w:id="351" w:author="admin" w:date="2022-12-12T09:28:00Z">
        <w:r w:rsidRPr="00081AF8">
          <w:rPr>
            <w:rFonts w:ascii="Times New Roman" w:eastAsia="Times New Roman" w:hAnsi="Times New Roman" w:cs="Times New Roman"/>
            <w:b/>
            <w:bCs/>
            <w:iCs/>
            <w:color w:val="auto"/>
            <w:sz w:val="28"/>
            <w:szCs w:val="28"/>
          </w:rPr>
          <w:t>1.6.2 Định nghĩa các ký hiệu</w:t>
        </w:r>
        <w:bookmarkEnd w:id="349"/>
        <w:bookmarkEnd w:id="350"/>
        <w:r w:rsidRPr="00081AF8">
          <w:rPr>
            <w:rFonts w:ascii="Times New Roman" w:eastAsia="Times New Roman" w:hAnsi="Times New Roman" w:cs="Times New Roman"/>
            <w:b/>
            <w:bCs/>
            <w:iCs/>
            <w:color w:val="auto"/>
            <w:sz w:val="28"/>
            <w:szCs w:val="28"/>
          </w:rPr>
          <w:t xml:space="preserve"> </w:t>
        </w:r>
      </w:ins>
    </w:p>
    <w:p w14:paraId="00CB33D7" w14:textId="77777777" w:rsidR="00D40B91" w:rsidRPr="00081AF8" w:rsidRDefault="00D40B91" w:rsidP="00081AF8">
      <w:pPr>
        <w:spacing w:line="360" w:lineRule="auto"/>
        <w:ind w:right="4"/>
        <w:jc w:val="both"/>
        <w:rPr>
          <w:ins w:id="352" w:author="admin" w:date="2022-12-12T09:28:00Z"/>
          <w:rFonts w:ascii="Times New Roman" w:eastAsia="Times New Roman" w:hAnsi="Times New Roman" w:cs="Times New Roman"/>
          <w:bCs/>
          <w:iCs/>
          <w:sz w:val="28"/>
          <w:szCs w:val="28"/>
        </w:rPr>
      </w:pPr>
      <w:ins w:id="353" w:author="admin" w:date="2022-12-12T09:28:00Z">
        <w:r w:rsidRPr="00081AF8">
          <w:rPr>
            <w:rFonts w:ascii="Times New Roman" w:eastAsia="Times New Roman" w:hAnsi="Times New Roman" w:cs="Times New Roman"/>
            <w:bCs/>
            <w:iCs/>
            <w:sz w:val="28"/>
            <w:szCs w:val="28"/>
          </w:rPr>
          <w:tab/>
          <w:t>Bộ phận: là các bộ phận chính của hệ thống.</w:t>
        </w:r>
      </w:ins>
    </w:p>
    <w:p w14:paraId="0E9072BC" w14:textId="77777777" w:rsidR="00D40B91" w:rsidRPr="00081AF8" w:rsidRDefault="00D40B91" w:rsidP="00081AF8">
      <w:pPr>
        <w:spacing w:line="360" w:lineRule="auto"/>
        <w:ind w:right="4"/>
        <w:jc w:val="both"/>
        <w:rPr>
          <w:ins w:id="354" w:author="admin" w:date="2022-12-12T09:28:00Z"/>
          <w:rFonts w:ascii="Times New Roman" w:eastAsia="Times New Roman" w:hAnsi="Times New Roman" w:cs="Times New Roman"/>
          <w:bCs/>
          <w:iCs/>
          <w:sz w:val="28"/>
          <w:szCs w:val="28"/>
        </w:rPr>
      </w:pPr>
      <w:ins w:id="355" w:author="admin" w:date="2022-12-12T09:28:00Z">
        <w:r w:rsidRPr="00081AF8">
          <w:rPr>
            <w:rFonts w:ascii="Times New Roman" w:hAnsi="Times New Roman" w:cs="Times New Roman"/>
            <w:sz w:val="28"/>
            <w:szCs w:val="28"/>
          </w:rPr>
          <w:object w:dxaOrig="2054" w:dyaOrig="2414" w14:anchorId="3E92D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120.75pt" o:ole="">
              <v:imagedata r:id="rId9" o:title=""/>
            </v:shape>
            <o:OLEObject Type="Embed" ProgID="Visio.Drawing.11" ShapeID="_x0000_i1025" DrawAspect="Content" ObjectID="_1732621307" r:id="rId10"/>
          </w:object>
        </w:r>
      </w:ins>
    </w:p>
    <w:p w14:paraId="568E4F8B" w14:textId="77777777" w:rsidR="00D40B91" w:rsidRPr="00081AF8" w:rsidRDefault="00D40B91" w:rsidP="00081AF8">
      <w:pPr>
        <w:spacing w:line="360" w:lineRule="auto"/>
        <w:ind w:right="4"/>
        <w:jc w:val="both"/>
        <w:rPr>
          <w:ins w:id="356" w:author="admin" w:date="2022-12-12T09:28:00Z"/>
          <w:rFonts w:ascii="Times New Roman" w:eastAsia="Times New Roman" w:hAnsi="Times New Roman" w:cs="Times New Roman"/>
          <w:bCs/>
          <w:iCs/>
          <w:sz w:val="28"/>
          <w:szCs w:val="28"/>
        </w:rPr>
      </w:pPr>
      <w:ins w:id="357" w:author="admin" w:date="2022-12-12T09:28:00Z">
        <w:r w:rsidRPr="00081AF8">
          <w:rPr>
            <w:rFonts w:ascii="Times New Roman" w:eastAsia="Times New Roman" w:hAnsi="Times New Roman" w:cs="Times New Roman"/>
            <w:bCs/>
            <w:iCs/>
            <w:sz w:val="28"/>
            <w:szCs w:val="28"/>
          </w:rPr>
          <w:tab/>
          <w:t>Tác nhân: là những tác động lên hệ thống, kích hoạt lên hệ thống, lấy thông tin từ hệ thống.</w:t>
        </w:r>
      </w:ins>
    </w:p>
    <w:p w14:paraId="2C8E6425" w14:textId="77777777" w:rsidR="00D40B91" w:rsidRPr="00081AF8" w:rsidRDefault="00D40B91" w:rsidP="00081AF8">
      <w:pPr>
        <w:spacing w:line="360" w:lineRule="auto"/>
        <w:ind w:right="4"/>
        <w:jc w:val="both"/>
        <w:rPr>
          <w:ins w:id="358" w:author="admin" w:date="2022-12-12T09:28:00Z"/>
          <w:rFonts w:ascii="Times New Roman" w:hAnsi="Times New Roman" w:cs="Times New Roman"/>
          <w:sz w:val="28"/>
          <w:szCs w:val="28"/>
        </w:rPr>
      </w:pPr>
      <w:ins w:id="359" w:author="admin" w:date="2022-12-12T09:28:00Z">
        <w:r w:rsidRPr="00081AF8">
          <w:rPr>
            <w:rFonts w:ascii="Times New Roman" w:hAnsi="Times New Roman" w:cs="Times New Roman"/>
            <w:sz w:val="28"/>
            <w:szCs w:val="28"/>
          </w:rPr>
          <w:object w:dxaOrig="2954" w:dyaOrig="1335" w14:anchorId="231DAFE3">
            <v:shape id="_x0000_i1026" type="#_x0000_t75" style="width:147.75pt;height:66pt" o:ole="">
              <v:imagedata r:id="rId11" o:title=""/>
            </v:shape>
            <o:OLEObject Type="Embed" ProgID="Visio.Drawing.11" ShapeID="_x0000_i1026" DrawAspect="Content" ObjectID="_1732621308" r:id="rId12"/>
          </w:object>
        </w:r>
      </w:ins>
    </w:p>
    <w:p w14:paraId="6DA4BD19" w14:textId="77777777" w:rsidR="00D40B91" w:rsidRPr="00081AF8" w:rsidRDefault="00D40B91" w:rsidP="00081AF8">
      <w:pPr>
        <w:spacing w:line="360" w:lineRule="auto"/>
        <w:ind w:right="4"/>
        <w:jc w:val="both"/>
        <w:rPr>
          <w:ins w:id="360" w:author="admin" w:date="2022-12-12T09:28:00Z"/>
          <w:rFonts w:ascii="Times New Roman" w:eastAsia="Times New Roman" w:hAnsi="Times New Roman" w:cs="Times New Roman"/>
          <w:bCs/>
          <w:iCs/>
          <w:sz w:val="28"/>
          <w:szCs w:val="28"/>
        </w:rPr>
      </w:pPr>
      <w:ins w:id="361" w:author="admin" w:date="2022-12-12T09:28:00Z">
        <w:r w:rsidRPr="00081AF8">
          <w:rPr>
            <w:rFonts w:ascii="Times New Roman" w:eastAsia="Times New Roman" w:hAnsi="Times New Roman" w:cs="Times New Roman"/>
            <w:bCs/>
            <w:iCs/>
            <w:sz w:val="28"/>
            <w:szCs w:val="28"/>
          </w:rPr>
          <w:lastRenderedPageBreak/>
          <w:tab/>
          <w:t>Luồng thông tin: thể hiện mẫu biểu, hồ sơ luân chuyển trong hệ thống</w:t>
        </w:r>
      </w:ins>
    </w:p>
    <w:p w14:paraId="63F76A3B" w14:textId="77777777" w:rsidR="00D40B91" w:rsidRPr="00081AF8" w:rsidRDefault="00D40B91" w:rsidP="00081AF8">
      <w:pPr>
        <w:spacing w:line="360" w:lineRule="auto"/>
        <w:ind w:right="4"/>
        <w:jc w:val="both"/>
        <w:rPr>
          <w:ins w:id="362" w:author="admin" w:date="2022-12-12T09:28:00Z"/>
          <w:rFonts w:ascii="Times New Roman" w:eastAsia="Times New Roman" w:hAnsi="Times New Roman" w:cs="Times New Roman"/>
          <w:bCs/>
          <w:iCs/>
          <w:sz w:val="28"/>
          <w:szCs w:val="28"/>
        </w:rPr>
      </w:pPr>
    </w:p>
    <w:p w14:paraId="25B346E8" w14:textId="43DD816B" w:rsidR="00D40B91" w:rsidRPr="00081AF8" w:rsidRDefault="00D40B91" w:rsidP="00081AF8">
      <w:pPr>
        <w:spacing w:line="360" w:lineRule="auto"/>
        <w:ind w:right="4"/>
        <w:jc w:val="both"/>
        <w:rPr>
          <w:ins w:id="363" w:author="admin" w:date="2022-12-12T09:28:00Z"/>
          <w:rFonts w:ascii="Times New Roman" w:eastAsia="Times New Roman" w:hAnsi="Times New Roman" w:cs="Times New Roman"/>
          <w:bCs/>
          <w:iCs/>
          <w:sz w:val="28"/>
          <w:szCs w:val="28"/>
        </w:rPr>
      </w:pPr>
      <w:ins w:id="364" w:author="admin" w:date="2022-12-12T09:28:00Z">
        <w:r w:rsidRPr="00081AF8">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702EF54D" wp14:editId="54856EDA">
                  <wp:simplePos x="0" y="0"/>
                  <wp:positionH relativeFrom="column">
                    <wp:posOffset>1838061</wp:posOffset>
                  </wp:positionH>
                  <wp:positionV relativeFrom="paragraph">
                    <wp:posOffset>217294</wp:posOffset>
                  </wp:positionV>
                  <wp:extent cx="1906270" cy="0"/>
                  <wp:effectExtent l="0" t="76200" r="17780" b="95250"/>
                  <wp:wrapNone/>
                  <wp:docPr id="8"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6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51F654CC" id="_x0000_t32" coordsize="21600,21600" o:spt="32" o:oned="t" path="m,l21600,21600e" filled="f">
                  <v:path arrowok="t" fillok="f" o:connecttype="none"/>
                  <o:lock v:ext="edit" shapetype="t"/>
                </v:shapetype>
                <v:shape id="AutoShape 51" o:spid="_x0000_s1026" type="#_x0000_t32" style="position:absolute;margin-left:144.75pt;margin-top:17.1pt;width:150.1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9CNAIAAF4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">
                  <v:stroke endarrow="block"/>
                </v:shape>
              </w:pict>
            </mc:Fallback>
          </mc:AlternateContent>
        </w:r>
        <w:r w:rsidRPr="00081AF8">
          <w:rPr>
            <w:rFonts w:ascii="Times New Roman" w:eastAsia="Times New Roman" w:hAnsi="Times New Roman" w:cs="Times New Roman"/>
            <w:bCs/>
            <w:iCs/>
            <w:sz w:val="28"/>
            <w:szCs w:val="28"/>
          </w:rPr>
          <w:tab/>
        </w:r>
        <w:r w:rsidRPr="00081AF8">
          <w:rPr>
            <w:rFonts w:ascii="Times New Roman" w:eastAsia="Times New Roman" w:hAnsi="Times New Roman" w:cs="Times New Roman"/>
            <w:bCs/>
            <w:iCs/>
            <w:sz w:val="28"/>
            <w:szCs w:val="28"/>
          </w:rPr>
          <w:tab/>
        </w:r>
        <w:r w:rsidRPr="00081AF8">
          <w:rPr>
            <w:rFonts w:ascii="Times New Roman" w:eastAsia="Times New Roman" w:hAnsi="Times New Roman" w:cs="Times New Roman"/>
            <w:bCs/>
            <w:iCs/>
            <w:sz w:val="28"/>
            <w:szCs w:val="28"/>
          </w:rPr>
          <w:tab/>
        </w:r>
        <w:r w:rsidRPr="00081AF8">
          <w:rPr>
            <w:rFonts w:ascii="Times New Roman" w:eastAsia="Times New Roman" w:hAnsi="Times New Roman" w:cs="Times New Roman"/>
            <w:bCs/>
            <w:iCs/>
            <w:sz w:val="28"/>
            <w:szCs w:val="28"/>
          </w:rPr>
          <w:tab/>
        </w:r>
        <w:r w:rsidRPr="00081AF8">
          <w:rPr>
            <w:rFonts w:ascii="Times New Roman" w:eastAsia="Times New Roman" w:hAnsi="Times New Roman" w:cs="Times New Roman"/>
            <w:bCs/>
            <w:iCs/>
            <w:sz w:val="28"/>
            <w:szCs w:val="28"/>
          </w:rPr>
          <w:tab/>
          <w:t>Luồng dữ liệu</w:t>
        </w:r>
      </w:ins>
    </w:p>
    <w:p w14:paraId="69B3F437" w14:textId="77777777" w:rsidR="00D40B91" w:rsidRPr="00081AF8" w:rsidRDefault="00D40B91" w:rsidP="00081AF8">
      <w:pPr>
        <w:spacing w:line="360" w:lineRule="auto"/>
        <w:ind w:right="4"/>
        <w:jc w:val="both"/>
        <w:rPr>
          <w:ins w:id="365" w:author="admin" w:date="2022-12-12T09:28:00Z"/>
          <w:rFonts w:ascii="Times New Roman" w:eastAsia="Times New Roman" w:hAnsi="Times New Roman" w:cs="Times New Roman"/>
          <w:bCs/>
          <w:iCs/>
          <w:sz w:val="28"/>
          <w:szCs w:val="28"/>
        </w:rPr>
      </w:pPr>
    </w:p>
    <w:p w14:paraId="37ACDC30" w14:textId="030F664B" w:rsidR="00D40B91" w:rsidRPr="00081AF8" w:rsidRDefault="00D40B91" w:rsidP="00081AF8">
      <w:pPr>
        <w:pStyle w:val="Heading3"/>
        <w:spacing w:line="360" w:lineRule="auto"/>
        <w:rPr>
          <w:ins w:id="366" w:author="admin" w:date="2022-12-12T09:28:00Z"/>
          <w:rFonts w:ascii="Times New Roman" w:eastAsia="Times New Roman" w:hAnsi="Times New Roman" w:cs="Times New Roman"/>
          <w:b/>
          <w:bCs/>
          <w:iCs/>
          <w:color w:val="auto"/>
          <w:sz w:val="28"/>
          <w:szCs w:val="28"/>
        </w:rPr>
      </w:pPr>
      <w:bookmarkStart w:id="367" w:name="_Toc121810122"/>
      <w:bookmarkStart w:id="368" w:name="_Toc121836013"/>
      <w:ins w:id="369" w:author="admin" w:date="2022-12-12T09:28:00Z">
        <w:r w:rsidRPr="00081AF8">
          <w:rPr>
            <w:rFonts w:ascii="Times New Roman" w:eastAsia="Times New Roman" w:hAnsi="Times New Roman" w:cs="Times New Roman"/>
            <w:b/>
            <w:bCs/>
            <w:iCs/>
            <w:color w:val="auto"/>
            <w:sz w:val="28"/>
            <w:szCs w:val="28"/>
          </w:rPr>
          <w:t>1.6.3 Mô hình tiến trình nghiệp vụ</w:t>
        </w:r>
        <w:bookmarkEnd w:id="367"/>
        <w:bookmarkEnd w:id="368"/>
      </w:ins>
    </w:p>
    <w:p w14:paraId="7D880117" w14:textId="77777777" w:rsidR="00D40B91" w:rsidRPr="00081AF8" w:rsidRDefault="00D40B91" w:rsidP="00081AF8">
      <w:pPr>
        <w:pStyle w:val="ListParagraph"/>
        <w:spacing w:line="360" w:lineRule="auto"/>
        <w:ind w:left="450"/>
        <w:jc w:val="both"/>
        <w:rPr>
          <w:ins w:id="370" w:author="admin" w:date="2022-12-12T09:28:00Z"/>
          <w:rFonts w:ascii="Times New Roman" w:hAnsi="Times New Roman" w:cs="Times New Roman"/>
          <w:b/>
          <w:sz w:val="28"/>
          <w:szCs w:val="28"/>
        </w:rPr>
      </w:pPr>
      <w:ins w:id="371" w:author="admin" w:date="2022-12-12T09:28:00Z">
        <w:r w:rsidRPr="00081AF8">
          <w:rPr>
            <w:rFonts w:ascii="Times New Roman" w:hAnsi="Times New Roman" w:cs="Times New Roman"/>
            <w:noProof/>
            <w:sz w:val="28"/>
            <w:szCs w:val="28"/>
          </w:rPr>
          <w:drawing>
            <wp:inline distT="0" distB="0" distL="0" distR="0" wp14:anchorId="1DFA7FFB" wp14:editId="2E0C9168">
              <wp:extent cx="5971540" cy="5431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5431155"/>
                      </a:xfrm>
                      <a:prstGeom prst="rect">
                        <a:avLst/>
                      </a:prstGeom>
                    </pic:spPr>
                  </pic:pic>
                </a:graphicData>
              </a:graphic>
            </wp:inline>
          </w:drawing>
        </w:r>
      </w:ins>
    </w:p>
    <w:p w14:paraId="659EBF85" w14:textId="77777777" w:rsidR="00D40B91" w:rsidRPr="00081AF8" w:rsidRDefault="00D40B91" w:rsidP="00081AF8">
      <w:pPr>
        <w:pStyle w:val="Heading2"/>
        <w:spacing w:line="360" w:lineRule="auto"/>
        <w:rPr>
          <w:ins w:id="372" w:author="admin" w:date="2022-12-12T09:28:00Z"/>
          <w:rFonts w:ascii="Times New Roman" w:hAnsi="Times New Roman" w:cs="Times New Roman"/>
          <w:b/>
          <w:sz w:val="28"/>
          <w:szCs w:val="28"/>
        </w:rPr>
      </w:pPr>
      <w:bookmarkStart w:id="373" w:name="_Toc121810123"/>
      <w:bookmarkStart w:id="374" w:name="_Toc121836014"/>
      <w:ins w:id="375" w:author="admin" w:date="2022-12-12T09:28:00Z">
        <w:r w:rsidRPr="00081AF8">
          <w:rPr>
            <w:rFonts w:ascii="Times New Roman" w:hAnsi="Times New Roman" w:cs="Times New Roman"/>
            <w:b/>
            <w:sz w:val="28"/>
            <w:szCs w:val="28"/>
          </w:rPr>
          <w:t>1.7 Kết luận chương</w:t>
        </w:r>
        <w:bookmarkEnd w:id="373"/>
        <w:bookmarkEnd w:id="374"/>
      </w:ins>
    </w:p>
    <w:p w14:paraId="5699726B" w14:textId="6E88F0B3" w:rsidR="00D40B91" w:rsidRPr="002E656C" w:rsidRDefault="00D40B91" w:rsidP="002E656C">
      <w:pPr>
        <w:spacing w:line="360" w:lineRule="auto"/>
        <w:jc w:val="both"/>
        <w:rPr>
          <w:ins w:id="376" w:author="admin" w:date="2022-12-12T09:28:00Z"/>
          <w:rFonts w:ascii="Times New Roman" w:hAnsi="Times New Roman" w:cs="Times New Roman"/>
          <w:b/>
          <w:sz w:val="28"/>
          <w:szCs w:val="28"/>
        </w:rPr>
      </w:pPr>
      <w:ins w:id="377" w:author="admin" w:date="2022-12-12T09:28:00Z">
        <w:r w:rsidRPr="00081AF8">
          <w:rPr>
            <w:rFonts w:ascii="Times New Roman" w:hAnsi="Times New Roman" w:cs="Times New Roman"/>
            <w:sz w:val="28"/>
            <w:szCs w:val="28"/>
          </w:rPr>
          <w:t xml:space="preserve">Sau giai đoạn khảo sát chúng ta đã có khái niệm tổng quan về cơ cấu tổ chức và nghiệp vụ của hệ thống đòi hỏi, các nhân tố liên quan đến việc vận hành và quản lý thông tin nghiệp vụ của một website bán hàng trực tuyến. Trong quá trình khảo </w:t>
        </w:r>
        <w:r w:rsidRPr="00081AF8">
          <w:rPr>
            <w:rFonts w:ascii="Times New Roman" w:hAnsi="Times New Roman" w:cs="Times New Roman"/>
            <w:sz w:val="28"/>
            <w:szCs w:val="28"/>
          </w:rPr>
          <w:lastRenderedPageBreak/>
          <w:t>sát, em đã thu thập được thông tin cơ bản khi vận hành một website bán hàng. Trên cơ sở đó, đưa ra được các nội dụng, yêu cầu cần xử lý, dự trù cũng như kế hoạch triển khai thực tế, m</w:t>
        </w:r>
        <w:r w:rsidRPr="00081AF8">
          <w:rPr>
            <w:rFonts w:ascii="Times New Roman" w:hAnsi="Times New Roman" w:cs="Times New Roman"/>
            <w:color w:val="000000"/>
            <w:sz w:val="28"/>
            <w:szCs w:val="28"/>
          </w:rPr>
          <w:t>ô tả các nghiệp vụ cơ bản, cơ cấu tổ chức các nghiệp vụ, quy trình xử lý các nghiệp vụ đó.</w:t>
        </w:r>
        <w:r w:rsidRPr="00081AF8">
          <w:rPr>
            <w:rFonts w:ascii="Times New Roman" w:hAnsi="Times New Roman" w:cs="Times New Roman"/>
            <w:b/>
            <w:sz w:val="28"/>
            <w:szCs w:val="28"/>
          </w:rPr>
          <w:tab/>
        </w:r>
      </w:ins>
    </w:p>
    <w:p w14:paraId="57C75FE4" w14:textId="14B8CDBC" w:rsidR="00627946" w:rsidRPr="00081AF8" w:rsidRDefault="00627946" w:rsidP="00081AF8">
      <w:pPr>
        <w:spacing w:line="360" w:lineRule="auto"/>
        <w:rPr>
          <w:rFonts w:ascii="Times New Roman" w:eastAsia="Times New Roman" w:hAnsi="Times New Roman" w:cs="Times New Roman"/>
          <w:b/>
          <w:sz w:val="28"/>
          <w:szCs w:val="28"/>
        </w:rPr>
      </w:pPr>
      <w:bookmarkStart w:id="378" w:name="_Toc121810124"/>
    </w:p>
    <w:p w14:paraId="752609C7" w14:textId="77777777" w:rsidR="00D40B91" w:rsidRPr="00081AF8" w:rsidRDefault="00D40B91" w:rsidP="00081AF8">
      <w:pPr>
        <w:pStyle w:val="Heading1"/>
        <w:tabs>
          <w:tab w:val="left" w:pos="0"/>
        </w:tabs>
        <w:spacing w:before="0" w:after="0" w:line="360" w:lineRule="auto"/>
        <w:ind w:left="851"/>
        <w:jc w:val="center"/>
        <w:rPr>
          <w:ins w:id="379" w:author="admin" w:date="2022-12-12T09:28:00Z"/>
          <w:rFonts w:ascii="Times New Roman" w:eastAsia="Times New Roman" w:hAnsi="Times New Roman" w:cs="Times New Roman"/>
          <w:b/>
          <w:sz w:val="28"/>
          <w:szCs w:val="28"/>
        </w:rPr>
      </w:pPr>
      <w:bookmarkStart w:id="380" w:name="_Toc121836015"/>
      <w:ins w:id="381" w:author="admin" w:date="2022-12-12T09:28:00Z">
        <w:r w:rsidRPr="00081AF8">
          <w:rPr>
            <w:rFonts w:ascii="Times New Roman" w:eastAsia="Times New Roman" w:hAnsi="Times New Roman" w:cs="Times New Roman"/>
            <w:b/>
            <w:sz w:val="28"/>
            <w:szCs w:val="28"/>
          </w:rPr>
          <w:t>CHƯƠNG 2</w:t>
        </w:r>
        <w:bookmarkEnd w:id="378"/>
        <w:bookmarkEnd w:id="380"/>
      </w:ins>
    </w:p>
    <w:p w14:paraId="4F521F10" w14:textId="77777777" w:rsidR="00D40B91" w:rsidRPr="00081AF8" w:rsidRDefault="00D40B91" w:rsidP="00081AF8">
      <w:pPr>
        <w:pStyle w:val="Heading1"/>
        <w:tabs>
          <w:tab w:val="left" w:pos="0"/>
        </w:tabs>
        <w:spacing w:before="0" w:after="0" w:line="360" w:lineRule="auto"/>
        <w:ind w:left="851"/>
        <w:jc w:val="center"/>
        <w:rPr>
          <w:ins w:id="382" w:author="admin" w:date="2022-12-12T09:28:00Z"/>
          <w:rFonts w:ascii="Times New Roman" w:eastAsia="Times New Roman" w:hAnsi="Times New Roman" w:cs="Times New Roman"/>
          <w:b/>
          <w:sz w:val="28"/>
          <w:szCs w:val="28"/>
        </w:rPr>
      </w:pPr>
      <w:bookmarkStart w:id="383" w:name="_Toc121810125"/>
      <w:bookmarkStart w:id="384" w:name="_Toc121836016"/>
      <w:ins w:id="385" w:author="admin" w:date="2022-12-12T09:28:00Z">
        <w:r w:rsidRPr="00081AF8">
          <w:rPr>
            <w:rFonts w:ascii="Times New Roman" w:eastAsia="Times New Roman" w:hAnsi="Times New Roman" w:cs="Times New Roman"/>
            <w:b/>
            <w:sz w:val="28"/>
            <w:szCs w:val="28"/>
          </w:rPr>
          <w:t>PHÂN TÍCH HỆ THỐNG</w:t>
        </w:r>
        <w:bookmarkEnd w:id="383"/>
        <w:bookmarkEnd w:id="384"/>
      </w:ins>
    </w:p>
    <w:p w14:paraId="1C7E87C0" w14:textId="77777777" w:rsidR="00D40B91" w:rsidRPr="00081AF8" w:rsidRDefault="00D40B91" w:rsidP="00081AF8">
      <w:pPr>
        <w:pStyle w:val="Heading2"/>
        <w:spacing w:line="360" w:lineRule="auto"/>
        <w:rPr>
          <w:ins w:id="386" w:author="admin" w:date="2022-12-12T09:28:00Z"/>
          <w:rFonts w:ascii="Times New Roman" w:hAnsi="Times New Roman" w:cs="Times New Roman"/>
          <w:b/>
          <w:sz w:val="28"/>
          <w:szCs w:val="28"/>
        </w:rPr>
      </w:pPr>
      <w:bookmarkStart w:id="387" w:name="_Toc121810126"/>
      <w:bookmarkStart w:id="388" w:name="_Toc121836017"/>
      <w:ins w:id="389" w:author="admin" w:date="2022-12-12T09:28:00Z">
        <w:r w:rsidRPr="00081AF8">
          <w:rPr>
            <w:rFonts w:ascii="Times New Roman" w:hAnsi="Times New Roman" w:cs="Times New Roman"/>
            <w:b/>
            <w:sz w:val="28"/>
            <w:szCs w:val="28"/>
          </w:rPr>
          <w:t>2.1 Phân tích hệ thống về mặt chức năng</w:t>
        </w:r>
        <w:bookmarkEnd w:id="387"/>
        <w:bookmarkEnd w:id="388"/>
      </w:ins>
    </w:p>
    <w:p w14:paraId="3D2A898C" w14:textId="77777777" w:rsidR="00D40B91" w:rsidRPr="00081AF8" w:rsidRDefault="00D40B91" w:rsidP="00081AF8">
      <w:pPr>
        <w:spacing w:line="360" w:lineRule="auto"/>
        <w:ind w:firstLine="720"/>
        <w:jc w:val="both"/>
        <w:rPr>
          <w:ins w:id="390" w:author="admin" w:date="2022-12-12T09:28:00Z"/>
          <w:rFonts w:ascii="Times New Roman" w:eastAsia="Calibri" w:hAnsi="Times New Roman" w:cs="Times New Roman"/>
          <w:sz w:val="28"/>
          <w:szCs w:val="28"/>
          <w:lang w:val="vi-VN" w:eastAsia="vi-VN"/>
        </w:rPr>
      </w:pPr>
      <w:ins w:id="391" w:author="admin" w:date="2022-12-12T09:28:00Z">
        <w:r w:rsidRPr="00081AF8">
          <w:rPr>
            <w:rFonts w:ascii="Times New Roman" w:eastAsia="Calibri" w:hAnsi="Times New Roman" w:cs="Times New Roman"/>
            <w:sz w:val="28"/>
            <w:szCs w:val="28"/>
            <w:lang w:val="vi-VN" w:eastAsia="vi-VN"/>
          </w:rPr>
          <w:t>Biểu đồ phân cấp chức năng là công cụ khởi đầu để mô tả hệ thống qua chức năng, là một trong những mô hình tương đối đơn giản, dễ hiểu, thân thiện với người sử dụng mà kỹ thuật mô hình hoá lại không quá phức tạp, nó rất có ích cho các giai đoạn sau. Một khâu rất quan trọng trong khi xây dựng biểu đồ phân cấp chức năng là xác định các chức năng.</w:t>
        </w:r>
      </w:ins>
    </w:p>
    <w:p w14:paraId="23EB8D90" w14:textId="77777777" w:rsidR="00D40B91" w:rsidRPr="00081AF8" w:rsidRDefault="00D40B91" w:rsidP="00081AF8">
      <w:pPr>
        <w:spacing w:before="120" w:line="360" w:lineRule="auto"/>
        <w:ind w:firstLine="720"/>
        <w:jc w:val="both"/>
        <w:rPr>
          <w:ins w:id="392" w:author="admin" w:date="2022-12-12T09:28:00Z"/>
          <w:rFonts w:ascii="Times New Roman" w:eastAsia="Calibri" w:hAnsi="Times New Roman" w:cs="Times New Roman"/>
          <w:sz w:val="28"/>
          <w:szCs w:val="28"/>
          <w:lang w:eastAsia="vi-VN"/>
        </w:rPr>
      </w:pPr>
      <w:commentRangeStart w:id="393"/>
      <w:ins w:id="394" w:author="admin" w:date="2022-12-12T09:28:00Z">
        <w:r w:rsidRPr="00081AF8">
          <w:rPr>
            <w:rFonts w:ascii="Times New Roman" w:eastAsia="Calibri" w:hAnsi="Times New Roman" w:cs="Times New Roman"/>
            <w:iCs/>
            <w:sz w:val="28"/>
            <w:szCs w:val="28"/>
            <w:lang w:val="vi-VN" w:eastAsia="vi-VN"/>
          </w:rPr>
          <w:t>Chức năng:</w:t>
        </w:r>
        <w:r w:rsidRPr="00081AF8">
          <w:rPr>
            <w:rFonts w:ascii="Times New Roman" w:eastAsia="Calibri" w:hAnsi="Times New Roman" w:cs="Times New Roman"/>
            <w:sz w:val="28"/>
            <w:szCs w:val="28"/>
            <w:lang w:val="vi-VN" w:eastAsia="vi-VN"/>
          </w:rPr>
          <w:t xml:space="preserve"> là khái niệm dùng để mô tả công việc cần thiết sao cho công tác nghiệp vụ được thực hiện. Trong chức năng không cần thiết nêu ra rằng nghiệp vụ đó được thực hiện ở đâu? như thế nào?</w:t>
        </w:r>
      </w:ins>
      <w:r w:rsidRPr="00081AF8">
        <w:rPr>
          <w:rFonts w:ascii="Times New Roman" w:eastAsia="Calibri" w:hAnsi="Times New Roman" w:cs="Times New Roman"/>
          <w:sz w:val="28"/>
          <w:szCs w:val="28"/>
          <w:lang w:eastAsia="vi-VN"/>
        </w:rPr>
        <w:t xml:space="preserve"> </w:t>
      </w:r>
      <w:ins w:id="395" w:author="admin" w:date="2022-12-12T09:28:00Z">
        <w:r w:rsidRPr="00081AF8">
          <w:rPr>
            <w:rFonts w:ascii="Times New Roman" w:eastAsia="Calibri" w:hAnsi="Times New Roman" w:cs="Times New Roman"/>
            <w:sz w:val="28"/>
            <w:szCs w:val="28"/>
            <w:lang w:val="vi-VN" w:eastAsia="vi-VN"/>
          </w:rPr>
          <w:t>bởi ai? có nghĩa là nó không quan tâm đến các yếu tố vật lý của vấn đề mà chỉ quan tâm tới khía cạnh hình thức, logic của vấn đề.</w:t>
        </w:r>
      </w:ins>
      <w:commentRangeEnd w:id="393"/>
      <w:r w:rsidRPr="00081AF8">
        <w:rPr>
          <w:rStyle w:val="CommentReference"/>
          <w:rFonts w:ascii="Times New Roman" w:hAnsi="Times New Roman" w:cs="Times New Roman"/>
          <w:sz w:val="28"/>
          <w:szCs w:val="28"/>
        </w:rPr>
        <w:commentReference w:id="393"/>
      </w:r>
    </w:p>
    <w:p w14:paraId="1EA28EA7" w14:textId="77777777" w:rsidR="00D40B91" w:rsidRPr="00081AF8" w:rsidRDefault="00D40B91" w:rsidP="00081AF8">
      <w:pPr>
        <w:pStyle w:val="Heading3"/>
        <w:spacing w:line="360" w:lineRule="auto"/>
        <w:rPr>
          <w:ins w:id="396" w:author="admin" w:date="2022-12-12T09:28:00Z"/>
          <w:rFonts w:ascii="Times New Roman" w:hAnsi="Times New Roman" w:cs="Times New Roman"/>
          <w:b/>
          <w:color w:val="auto"/>
          <w:sz w:val="28"/>
          <w:szCs w:val="28"/>
        </w:rPr>
      </w:pPr>
      <w:bookmarkStart w:id="397" w:name="_Toc121810127"/>
      <w:bookmarkStart w:id="398" w:name="_Toc121836018"/>
      <w:ins w:id="399" w:author="admin" w:date="2022-12-12T09:28:00Z">
        <w:r w:rsidRPr="00081AF8">
          <w:rPr>
            <w:rFonts w:ascii="Times New Roman" w:hAnsi="Times New Roman" w:cs="Times New Roman"/>
            <w:b/>
            <w:color w:val="auto"/>
            <w:sz w:val="28"/>
            <w:szCs w:val="28"/>
          </w:rPr>
          <w:t>2.1.1 Biểu đồ phân cấp chức năng</w:t>
        </w:r>
        <w:bookmarkEnd w:id="397"/>
        <w:bookmarkEnd w:id="398"/>
      </w:ins>
    </w:p>
    <w:p w14:paraId="5D475F21" w14:textId="77777777" w:rsidR="00D40B91" w:rsidRPr="00081AF8" w:rsidRDefault="00D40B91" w:rsidP="00081AF8">
      <w:pPr>
        <w:spacing w:line="360" w:lineRule="auto"/>
        <w:ind w:left="450" w:firstLine="270"/>
        <w:contextualSpacing/>
        <w:jc w:val="both"/>
        <w:rPr>
          <w:ins w:id="400" w:author="admin" w:date="2022-12-12T09:28:00Z"/>
          <w:rFonts w:ascii="Times New Roman" w:hAnsi="Times New Roman" w:cs="Times New Roman"/>
          <w:sz w:val="28"/>
          <w:szCs w:val="28"/>
        </w:rPr>
      </w:pPr>
      <w:ins w:id="401" w:author="admin" w:date="2022-12-12T09:28:00Z">
        <w:r w:rsidRPr="00081AF8">
          <w:rPr>
            <w:rFonts w:ascii="Times New Roman" w:hAnsi="Times New Roman" w:cs="Times New Roman"/>
            <w:sz w:val="28"/>
            <w:szCs w:val="28"/>
          </w:rPr>
          <w:t>2.1.1.1. Các ký hiệu sử dụng</w:t>
        </w:r>
      </w:ins>
    </w:p>
    <w:p w14:paraId="16195340" w14:textId="77777777" w:rsidR="00D40B91" w:rsidRPr="00081AF8" w:rsidRDefault="00D40B91" w:rsidP="00081AF8">
      <w:pPr>
        <w:numPr>
          <w:ilvl w:val="0"/>
          <w:numId w:val="20"/>
        </w:numPr>
        <w:spacing w:after="200" w:line="360" w:lineRule="auto"/>
        <w:contextualSpacing/>
        <w:jc w:val="both"/>
        <w:rPr>
          <w:ins w:id="402" w:author="admin" w:date="2022-12-12T09:28:00Z"/>
          <w:rFonts w:ascii="Times New Roman" w:hAnsi="Times New Roman" w:cs="Times New Roman"/>
          <w:sz w:val="28"/>
          <w:szCs w:val="28"/>
        </w:rPr>
      </w:pPr>
      <w:ins w:id="403" w:author="admin" w:date="2022-12-12T09:28:00Z">
        <w:r w:rsidRPr="00081AF8">
          <w:rPr>
            <w:rFonts w:ascii="Times New Roman" w:hAnsi="Times New Roman" w:cs="Times New Roman"/>
            <w:sz w:val="28"/>
            <w:szCs w:val="28"/>
          </w:rPr>
          <w:t>Chức năng:</w:t>
        </w:r>
      </w:ins>
    </w:p>
    <w:p w14:paraId="649B850E" w14:textId="77777777" w:rsidR="00D40B91" w:rsidRPr="00081AF8" w:rsidRDefault="00D40B91" w:rsidP="00081AF8">
      <w:pPr>
        <w:numPr>
          <w:ilvl w:val="1"/>
          <w:numId w:val="20"/>
        </w:numPr>
        <w:spacing w:after="200" w:line="360" w:lineRule="auto"/>
        <w:contextualSpacing/>
        <w:jc w:val="both"/>
        <w:rPr>
          <w:ins w:id="404" w:author="admin" w:date="2022-12-12T09:28:00Z"/>
          <w:rFonts w:ascii="Times New Roman" w:hAnsi="Times New Roman" w:cs="Times New Roman"/>
          <w:sz w:val="28"/>
          <w:szCs w:val="28"/>
        </w:rPr>
      </w:pPr>
      <w:ins w:id="405" w:author="admin" w:date="2022-12-12T09:28:00Z">
        <w:r w:rsidRPr="00081AF8">
          <w:rPr>
            <w:rFonts w:ascii="Times New Roman" w:hAnsi="Times New Roman" w:cs="Times New Roman"/>
            <w:sz w:val="28"/>
            <w:szCs w:val="28"/>
          </w:rPr>
          <w:t>Tên chức năng: mỗi chức năng có một tên duy nhất.</w:t>
        </w:r>
      </w:ins>
    </w:p>
    <w:p w14:paraId="3D4C5CE0" w14:textId="77777777" w:rsidR="00D40B91" w:rsidRPr="00081AF8" w:rsidRDefault="00D40B91" w:rsidP="00081AF8">
      <w:pPr>
        <w:numPr>
          <w:ilvl w:val="1"/>
          <w:numId w:val="20"/>
        </w:numPr>
        <w:spacing w:after="200" w:line="360" w:lineRule="auto"/>
        <w:contextualSpacing/>
        <w:jc w:val="both"/>
        <w:rPr>
          <w:ins w:id="406" w:author="admin" w:date="2022-12-12T09:28:00Z"/>
          <w:rFonts w:ascii="Times New Roman" w:hAnsi="Times New Roman" w:cs="Times New Roman"/>
          <w:sz w:val="28"/>
          <w:szCs w:val="28"/>
        </w:rPr>
      </w:pPr>
      <w:ins w:id="407" w:author="admin" w:date="2022-12-12T09:28:00Z">
        <w:r w:rsidRPr="00081AF8">
          <w:rPr>
            <w:rFonts w:ascii="Times New Roman" w:hAnsi="Times New Roman" w:cs="Times New Roman"/>
            <w:sz w:val="28"/>
            <w:szCs w:val="28"/>
          </w:rPr>
          <w:t>Ký hiệu: chức năng được ký hiệu bằng hình chữ nhật bên trong có tên chức năng.</w:t>
        </w:r>
      </w:ins>
    </w:p>
    <w:p w14:paraId="3593E1B4" w14:textId="77777777" w:rsidR="00D40B91" w:rsidRPr="00081AF8" w:rsidRDefault="00D40B91" w:rsidP="00081AF8">
      <w:pPr>
        <w:spacing w:line="360" w:lineRule="auto"/>
        <w:ind w:left="1800"/>
        <w:contextualSpacing/>
        <w:jc w:val="both"/>
        <w:rPr>
          <w:ins w:id="408" w:author="admin" w:date="2022-12-12T09:28:00Z"/>
          <w:rFonts w:ascii="Times New Roman" w:hAnsi="Times New Roman" w:cs="Times New Roman"/>
          <w:sz w:val="28"/>
          <w:szCs w:val="28"/>
        </w:rPr>
      </w:pPr>
      <w:ins w:id="409" w:author="admin" w:date="2022-12-12T09:28:00Z">
        <w:r w:rsidRPr="00081AF8">
          <w:rPr>
            <w:rFonts w:ascii="Times New Roman" w:hAnsi="Times New Roman" w:cs="Times New Roman"/>
            <w:sz w:val="28"/>
            <w:szCs w:val="28"/>
          </w:rPr>
          <w:object w:dxaOrig="3457" w:dyaOrig="905" w14:anchorId="1D4285A5">
            <v:shape id="_x0000_i1027" type="#_x0000_t75" style="width:171.75pt;height:45pt" o:ole="">
              <v:imagedata r:id="rId16" o:title=""/>
            </v:shape>
            <o:OLEObject Type="Embed" ProgID="Visio.Drawing.11" ShapeID="_x0000_i1027" DrawAspect="Content" ObjectID="_1732621309" r:id="rId17"/>
          </w:object>
        </w:r>
      </w:ins>
    </w:p>
    <w:p w14:paraId="0546988D" w14:textId="77777777" w:rsidR="00D40B91" w:rsidRPr="00081AF8" w:rsidRDefault="00D40B91" w:rsidP="00081AF8">
      <w:pPr>
        <w:spacing w:line="360" w:lineRule="auto"/>
        <w:ind w:left="1800"/>
        <w:contextualSpacing/>
        <w:jc w:val="both"/>
        <w:rPr>
          <w:ins w:id="410" w:author="admin" w:date="2022-12-12T09:28:00Z"/>
          <w:rFonts w:ascii="Times New Roman" w:hAnsi="Times New Roman" w:cs="Times New Roman"/>
          <w:sz w:val="28"/>
          <w:szCs w:val="28"/>
        </w:rPr>
      </w:pPr>
    </w:p>
    <w:p w14:paraId="00570AC1" w14:textId="77777777" w:rsidR="00D40B91" w:rsidRPr="00081AF8" w:rsidRDefault="00D40B91" w:rsidP="00081AF8">
      <w:pPr>
        <w:numPr>
          <w:ilvl w:val="0"/>
          <w:numId w:val="20"/>
        </w:numPr>
        <w:spacing w:after="200" w:line="360" w:lineRule="auto"/>
        <w:contextualSpacing/>
        <w:jc w:val="both"/>
        <w:rPr>
          <w:ins w:id="411" w:author="admin" w:date="2022-12-12T09:28:00Z"/>
          <w:rFonts w:ascii="Times New Roman" w:hAnsi="Times New Roman" w:cs="Times New Roman"/>
          <w:sz w:val="28"/>
          <w:szCs w:val="28"/>
        </w:rPr>
      </w:pPr>
      <w:ins w:id="412" w:author="admin" w:date="2022-12-12T09:28:00Z">
        <w:r w:rsidRPr="00081AF8">
          <w:rPr>
            <w:rFonts w:ascii="Times New Roman" w:hAnsi="Times New Roman" w:cs="Times New Roman"/>
            <w:sz w:val="28"/>
            <w:szCs w:val="28"/>
          </w:rPr>
          <w:lastRenderedPageBreak/>
          <w:t>Kết nối: Kết nối giữa các chức năng mang tính chất phân cấp và được ký hiệu bằng đoạn thẳng nối chức năng cha với chức năng con.</w:t>
        </w:r>
      </w:ins>
    </w:p>
    <w:p w14:paraId="26444410" w14:textId="77777777" w:rsidR="00D40B91" w:rsidRPr="00081AF8" w:rsidRDefault="00D40B91" w:rsidP="00081AF8">
      <w:pPr>
        <w:spacing w:line="360" w:lineRule="auto"/>
        <w:ind w:left="1080"/>
        <w:contextualSpacing/>
        <w:jc w:val="both"/>
        <w:rPr>
          <w:ins w:id="413" w:author="admin" w:date="2022-12-12T09:28:00Z"/>
          <w:rFonts w:ascii="Times New Roman" w:hAnsi="Times New Roman" w:cs="Times New Roman"/>
          <w:sz w:val="28"/>
          <w:szCs w:val="28"/>
        </w:rPr>
      </w:pPr>
      <w:ins w:id="414" w:author="admin" w:date="2022-12-12T09:28:00Z">
        <w:r w:rsidRPr="00081AF8">
          <w:rPr>
            <w:rFonts w:ascii="Times New Roman" w:hAnsi="Times New Roman" w:cs="Times New Roman"/>
            <w:sz w:val="28"/>
            <w:szCs w:val="28"/>
          </w:rPr>
          <w:object w:dxaOrig="7180" w:dyaOrig="3608" w14:anchorId="1C0DC8C3">
            <v:shape id="_x0000_i1028" type="#_x0000_t75" style="width:359.25pt;height:180pt" o:ole="">
              <v:imagedata r:id="rId18" o:title=""/>
            </v:shape>
            <o:OLEObject Type="Embed" ProgID="Visio.Drawing.11" ShapeID="_x0000_i1028" DrawAspect="Content" ObjectID="_1732621310" r:id="rId19"/>
          </w:object>
        </w:r>
      </w:ins>
    </w:p>
    <w:p w14:paraId="23F3EB43" w14:textId="77777777" w:rsidR="00D40B91" w:rsidRPr="00081AF8" w:rsidRDefault="00D40B91" w:rsidP="00081AF8">
      <w:pPr>
        <w:spacing w:line="360" w:lineRule="auto"/>
        <w:jc w:val="both"/>
        <w:rPr>
          <w:ins w:id="415" w:author="admin" w:date="2022-12-12T09:28:00Z"/>
          <w:rFonts w:ascii="Times New Roman" w:hAnsi="Times New Roman" w:cs="Times New Roman"/>
          <w:sz w:val="28"/>
          <w:szCs w:val="28"/>
        </w:rPr>
      </w:pPr>
      <w:ins w:id="416"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sz w:val="28"/>
            <w:szCs w:val="28"/>
          </w:rPr>
          <w:tab/>
          <w:t>2.1.1.2 Xác định các chức năng chi tiết</w:t>
        </w:r>
      </w:ins>
    </w:p>
    <w:p w14:paraId="5F953C35" w14:textId="77777777" w:rsidR="00D40B91" w:rsidRPr="00081AF8" w:rsidRDefault="00D40B91" w:rsidP="00081AF8">
      <w:pPr>
        <w:numPr>
          <w:ilvl w:val="0"/>
          <w:numId w:val="20"/>
        </w:numPr>
        <w:spacing w:after="200" w:line="360" w:lineRule="auto"/>
        <w:contextualSpacing/>
        <w:jc w:val="both"/>
        <w:rPr>
          <w:ins w:id="417" w:author="admin" w:date="2022-12-12T09:28:00Z"/>
          <w:rFonts w:ascii="Times New Roman" w:hAnsi="Times New Roman" w:cs="Times New Roman"/>
          <w:sz w:val="28"/>
          <w:szCs w:val="28"/>
        </w:rPr>
      </w:pPr>
      <w:ins w:id="418" w:author="admin" w:date="2022-12-12T09:28:00Z">
        <w:r w:rsidRPr="00081AF8">
          <w:rPr>
            <w:rFonts w:ascii="Times New Roman" w:hAnsi="Times New Roman" w:cs="Times New Roman"/>
            <w:sz w:val="28"/>
            <w:szCs w:val="28"/>
          </w:rPr>
          <w:t>Xem sản phẩm, tin tức</w:t>
        </w:r>
      </w:ins>
    </w:p>
    <w:p w14:paraId="7B33B968" w14:textId="77777777" w:rsidR="00D40B91" w:rsidRPr="00081AF8" w:rsidRDefault="00D40B91" w:rsidP="00081AF8">
      <w:pPr>
        <w:numPr>
          <w:ilvl w:val="0"/>
          <w:numId w:val="20"/>
        </w:numPr>
        <w:spacing w:after="200" w:line="360" w:lineRule="auto"/>
        <w:contextualSpacing/>
        <w:jc w:val="both"/>
        <w:rPr>
          <w:ins w:id="419" w:author="admin" w:date="2022-12-12T09:28:00Z"/>
          <w:rFonts w:ascii="Times New Roman" w:hAnsi="Times New Roman" w:cs="Times New Roman"/>
          <w:sz w:val="28"/>
          <w:szCs w:val="28"/>
        </w:rPr>
      </w:pPr>
      <w:ins w:id="420" w:author="admin" w:date="2022-12-12T09:28:00Z">
        <w:r w:rsidRPr="00081AF8">
          <w:rPr>
            <w:rFonts w:ascii="Times New Roman" w:hAnsi="Times New Roman" w:cs="Times New Roman"/>
            <w:sz w:val="28"/>
            <w:szCs w:val="28"/>
          </w:rPr>
          <w:t>Đăng ký</w:t>
        </w:r>
      </w:ins>
    </w:p>
    <w:p w14:paraId="0A5CCA2A" w14:textId="77777777" w:rsidR="00D40B91" w:rsidRPr="00081AF8" w:rsidRDefault="00D40B91" w:rsidP="00081AF8">
      <w:pPr>
        <w:numPr>
          <w:ilvl w:val="0"/>
          <w:numId w:val="20"/>
        </w:numPr>
        <w:spacing w:after="200" w:line="360" w:lineRule="auto"/>
        <w:contextualSpacing/>
        <w:jc w:val="both"/>
        <w:rPr>
          <w:ins w:id="421" w:author="admin" w:date="2022-12-12T09:28:00Z"/>
          <w:rFonts w:ascii="Times New Roman" w:hAnsi="Times New Roman" w:cs="Times New Roman"/>
          <w:sz w:val="28"/>
          <w:szCs w:val="28"/>
        </w:rPr>
      </w:pPr>
      <w:ins w:id="422" w:author="admin" w:date="2022-12-12T09:28:00Z">
        <w:r w:rsidRPr="00081AF8">
          <w:rPr>
            <w:rFonts w:ascii="Times New Roman" w:hAnsi="Times New Roman" w:cs="Times New Roman"/>
            <w:sz w:val="28"/>
            <w:szCs w:val="28"/>
          </w:rPr>
          <w:t>Đăng nhập</w:t>
        </w:r>
      </w:ins>
    </w:p>
    <w:p w14:paraId="24C458A5" w14:textId="77777777" w:rsidR="00D40B91" w:rsidRPr="00081AF8" w:rsidRDefault="00D40B91" w:rsidP="00081AF8">
      <w:pPr>
        <w:numPr>
          <w:ilvl w:val="0"/>
          <w:numId w:val="20"/>
        </w:numPr>
        <w:spacing w:after="200" w:line="360" w:lineRule="auto"/>
        <w:contextualSpacing/>
        <w:jc w:val="both"/>
        <w:rPr>
          <w:ins w:id="423" w:author="admin" w:date="2022-12-12T09:28:00Z"/>
          <w:rFonts w:ascii="Times New Roman" w:hAnsi="Times New Roman" w:cs="Times New Roman"/>
          <w:sz w:val="28"/>
          <w:szCs w:val="28"/>
        </w:rPr>
      </w:pPr>
      <w:ins w:id="424" w:author="admin" w:date="2022-12-12T09:28:00Z">
        <w:r w:rsidRPr="00081AF8">
          <w:rPr>
            <w:rFonts w:ascii="Times New Roman" w:hAnsi="Times New Roman" w:cs="Times New Roman"/>
            <w:sz w:val="28"/>
            <w:szCs w:val="28"/>
          </w:rPr>
          <w:t>Thêm vào giỏ hàng</w:t>
        </w:r>
      </w:ins>
    </w:p>
    <w:p w14:paraId="1B896BF0" w14:textId="77777777" w:rsidR="00D40B91" w:rsidRPr="00081AF8" w:rsidRDefault="00D40B91" w:rsidP="00081AF8">
      <w:pPr>
        <w:numPr>
          <w:ilvl w:val="0"/>
          <w:numId w:val="20"/>
        </w:numPr>
        <w:spacing w:after="200" w:line="360" w:lineRule="auto"/>
        <w:contextualSpacing/>
        <w:jc w:val="both"/>
        <w:rPr>
          <w:ins w:id="425" w:author="admin" w:date="2022-12-12T09:28:00Z"/>
          <w:rFonts w:ascii="Times New Roman" w:hAnsi="Times New Roman" w:cs="Times New Roman"/>
          <w:sz w:val="28"/>
          <w:szCs w:val="28"/>
        </w:rPr>
      </w:pPr>
      <w:ins w:id="426" w:author="admin" w:date="2022-12-12T09:28:00Z">
        <w:r w:rsidRPr="00081AF8">
          <w:rPr>
            <w:rFonts w:ascii="Times New Roman" w:hAnsi="Times New Roman" w:cs="Times New Roman"/>
            <w:sz w:val="28"/>
            <w:szCs w:val="28"/>
          </w:rPr>
          <w:t>Cập nhật giỏ hàng</w:t>
        </w:r>
      </w:ins>
    </w:p>
    <w:p w14:paraId="01FEA04C" w14:textId="77777777" w:rsidR="00D40B91" w:rsidRPr="00081AF8" w:rsidRDefault="00D40B91" w:rsidP="00081AF8">
      <w:pPr>
        <w:numPr>
          <w:ilvl w:val="0"/>
          <w:numId w:val="20"/>
        </w:numPr>
        <w:spacing w:after="200" w:line="360" w:lineRule="auto"/>
        <w:contextualSpacing/>
        <w:jc w:val="both"/>
        <w:rPr>
          <w:ins w:id="427" w:author="admin" w:date="2022-12-12T09:28:00Z"/>
          <w:rFonts w:ascii="Times New Roman" w:hAnsi="Times New Roman" w:cs="Times New Roman"/>
          <w:sz w:val="28"/>
          <w:szCs w:val="28"/>
        </w:rPr>
      </w:pPr>
      <w:ins w:id="428" w:author="admin" w:date="2022-12-12T09:28:00Z">
        <w:r w:rsidRPr="00081AF8">
          <w:rPr>
            <w:rFonts w:ascii="Times New Roman" w:hAnsi="Times New Roman" w:cs="Times New Roman"/>
            <w:sz w:val="28"/>
            <w:szCs w:val="28"/>
          </w:rPr>
          <w:t>Gửi yêu cầu đặt hàng</w:t>
        </w:r>
      </w:ins>
    </w:p>
    <w:p w14:paraId="20582960" w14:textId="77777777" w:rsidR="00D40B91" w:rsidRPr="00081AF8" w:rsidRDefault="00D40B91" w:rsidP="00081AF8">
      <w:pPr>
        <w:numPr>
          <w:ilvl w:val="0"/>
          <w:numId w:val="20"/>
        </w:numPr>
        <w:spacing w:after="200" w:line="360" w:lineRule="auto"/>
        <w:contextualSpacing/>
        <w:jc w:val="both"/>
        <w:rPr>
          <w:ins w:id="429" w:author="admin" w:date="2022-12-12T09:28:00Z"/>
          <w:rFonts w:ascii="Times New Roman" w:hAnsi="Times New Roman" w:cs="Times New Roman"/>
          <w:sz w:val="28"/>
          <w:szCs w:val="28"/>
        </w:rPr>
      </w:pPr>
      <w:ins w:id="430" w:author="admin" w:date="2022-12-12T09:28:00Z">
        <w:r w:rsidRPr="00081AF8">
          <w:rPr>
            <w:rFonts w:ascii="Times New Roman" w:hAnsi="Times New Roman" w:cs="Times New Roman"/>
            <w:sz w:val="28"/>
            <w:szCs w:val="28"/>
          </w:rPr>
          <w:t>Cập nhập thông tin về sản phẩm, khuyến mãi</w:t>
        </w:r>
      </w:ins>
    </w:p>
    <w:p w14:paraId="71381055" w14:textId="77777777" w:rsidR="00D40B91" w:rsidRPr="00081AF8" w:rsidRDefault="00D40B91" w:rsidP="00081AF8">
      <w:pPr>
        <w:numPr>
          <w:ilvl w:val="0"/>
          <w:numId w:val="20"/>
        </w:numPr>
        <w:spacing w:after="200" w:line="360" w:lineRule="auto"/>
        <w:contextualSpacing/>
        <w:jc w:val="both"/>
        <w:rPr>
          <w:ins w:id="431" w:author="admin" w:date="2022-12-12T09:28:00Z"/>
          <w:rFonts w:ascii="Times New Roman" w:hAnsi="Times New Roman" w:cs="Times New Roman"/>
          <w:sz w:val="28"/>
          <w:szCs w:val="28"/>
        </w:rPr>
      </w:pPr>
      <w:ins w:id="432" w:author="admin" w:date="2022-12-12T09:28:00Z">
        <w:r w:rsidRPr="00081AF8">
          <w:rPr>
            <w:rFonts w:ascii="Times New Roman" w:hAnsi="Times New Roman" w:cs="Times New Roman"/>
            <w:sz w:val="28"/>
            <w:szCs w:val="28"/>
          </w:rPr>
          <w:t>Sửa đổi các thông tin về sản phẩm, khuyến mãi</w:t>
        </w:r>
      </w:ins>
    </w:p>
    <w:p w14:paraId="0ED7702A" w14:textId="77777777" w:rsidR="00D40B91" w:rsidRPr="00081AF8" w:rsidRDefault="00D40B91" w:rsidP="00081AF8">
      <w:pPr>
        <w:numPr>
          <w:ilvl w:val="0"/>
          <w:numId w:val="20"/>
        </w:numPr>
        <w:spacing w:after="200" w:line="360" w:lineRule="auto"/>
        <w:contextualSpacing/>
        <w:jc w:val="both"/>
        <w:rPr>
          <w:ins w:id="433" w:author="admin" w:date="2022-12-12T09:28:00Z"/>
          <w:rFonts w:ascii="Times New Roman" w:hAnsi="Times New Roman" w:cs="Times New Roman"/>
          <w:sz w:val="28"/>
          <w:szCs w:val="28"/>
        </w:rPr>
      </w:pPr>
      <w:ins w:id="434" w:author="admin" w:date="2022-12-12T09:28:00Z">
        <w:r w:rsidRPr="00081AF8">
          <w:rPr>
            <w:rFonts w:ascii="Times New Roman" w:hAnsi="Times New Roman" w:cs="Times New Roman"/>
            <w:sz w:val="28"/>
            <w:szCs w:val="28"/>
          </w:rPr>
          <w:t>Cập nhập các sản phẩm mới</w:t>
        </w:r>
      </w:ins>
    </w:p>
    <w:p w14:paraId="79F6A24B" w14:textId="77777777" w:rsidR="00D40B91" w:rsidRPr="00081AF8" w:rsidRDefault="00D40B91" w:rsidP="00081AF8">
      <w:pPr>
        <w:numPr>
          <w:ilvl w:val="0"/>
          <w:numId w:val="20"/>
        </w:numPr>
        <w:spacing w:after="200" w:line="360" w:lineRule="auto"/>
        <w:contextualSpacing/>
        <w:jc w:val="both"/>
        <w:rPr>
          <w:ins w:id="435" w:author="admin" w:date="2022-12-12T09:28:00Z"/>
          <w:rFonts w:ascii="Times New Roman" w:hAnsi="Times New Roman" w:cs="Times New Roman"/>
          <w:sz w:val="28"/>
          <w:szCs w:val="28"/>
        </w:rPr>
      </w:pPr>
      <w:ins w:id="436" w:author="admin" w:date="2022-12-12T09:28:00Z">
        <w:r w:rsidRPr="00081AF8">
          <w:rPr>
            <w:rFonts w:ascii="Times New Roman" w:hAnsi="Times New Roman" w:cs="Times New Roman"/>
            <w:sz w:val="28"/>
            <w:szCs w:val="28"/>
          </w:rPr>
          <w:t>Xác nhận đơn đặt hàng</w:t>
        </w:r>
      </w:ins>
    </w:p>
    <w:p w14:paraId="05BD0971" w14:textId="77777777" w:rsidR="00D40B91" w:rsidRPr="00081AF8" w:rsidRDefault="00D40B91" w:rsidP="00081AF8">
      <w:pPr>
        <w:numPr>
          <w:ilvl w:val="0"/>
          <w:numId w:val="20"/>
        </w:numPr>
        <w:spacing w:after="200" w:line="360" w:lineRule="auto"/>
        <w:contextualSpacing/>
        <w:jc w:val="both"/>
        <w:rPr>
          <w:ins w:id="437" w:author="admin" w:date="2022-12-12T09:28:00Z"/>
          <w:rFonts w:ascii="Times New Roman" w:hAnsi="Times New Roman" w:cs="Times New Roman"/>
          <w:sz w:val="28"/>
          <w:szCs w:val="28"/>
        </w:rPr>
      </w:pPr>
      <w:ins w:id="438" w:author="admin" w:date="2022-12-12T09:28:00Z">
        <w:r w:rsidRPr="00081AF8">
          <w:rPr>
            <w:rFonts w:ascii="Times New Roman" w:hAnsi="Times New Roman" w:cs="Times New Roman"/>
            <w:sz w:val="28"/>
            <w:szCs w:val="28"/>
          </w:rPr>
          <w:t>Hủy đơn đặt hàng</w:t>
        </w:r>
      </w:ins>
    </w:p>
    <w:p w14:paraId="401FE0A2" w14:textId="77777777" w:rsidR="00D40B91" w:rsidRPr="00081AF8" w:rsidRDefault="00D40B91" w:rsidP="00081AF8">
      <w:pPr>
        <w:numPr>
          <w:ilvl w:val="0"/>
          <w:numId w:val="20"/>
        </w:numPr>
        <w:spacing w:after="200" w:line="360" w:lineRule="auto"/>
        <w:contextualSpacing/>
        <w:jc w:val="both"/>
        <w:rPr>
          <w:ins w:id="439" w:author="admin" w:date="2022-12-12T09:28:00Z"/>
          <w:rFonts w:ascii="Times New Roman" w:hAnsi="Times New Roman" w:cs="Times New Roman"/>
          <w:sz w:val="28"/>
          <w:szCs w:val="28"/>
        </w:rPr>
      </w:pPr>
      <w:ins w:id="440" w:author="admin" w:date="2022-12-12T09:28:00Z">
        <w:r w:rsidRPr="00081AF8">
          <w:rPr>
            <w:rFonts w:ascii="Times New Roman" w:hAnsi="Times New Roman" w:cs="Times New Roman"/>
            <w:sz w:val="28"/>
            <w:szCs w:val="28"/>
          </w:rPr>
          <w:t>Xác nhận hình thức thanh toán và vận chuyển</w:t>
        </w:r>
      </w:ins>
    </w:p>
    <w:p w14:paraId="21F9839D" w14:textId="77777777" w:rsidR="00D40B91" w:rsidRPr="00081AF8" w:rsidRDefault="00D40B91" w:rsidP="00081AF8">
      <w:pPr>
        <w:numPr>
          <w:ilvl w:val="0"/>
          <w:numId w:val="20"/>
        </w:numPr>
        <w:spacing w:after="200" w:line="360" w:lineRule="auto"/>
        <w:contextualSpacing/>
        <w:jc w:val="both"/>
        <w:rPr>
          <w:ins w:id="441" w:author="admin" w:date="2022-12-12T09:28:00Z"/>
          <w:rFonts w:ascii="Times New Roman" w:hAnsi="Times New Roman" w:cs="Times New Roman"/>
          <w:sz w:val="28"/>
          <w:szCs w:val="28"/>
        </w:rPr>
      </w:pPr>
      <w:ins w:id="442" w:author="admin" w:date="2022-12-12T09:28:00Z">
        <w:r w:rsidRPr="00081AF8">
          <w:rPr>
            <w:rFonts w:ascii="Times New Roman" w:hAnsi="Times New Roman" w:cs="Times New Roman"/>
            <w:sz w:val="28"/>
            <w:szCs w:val="28"/>
          </w:rPr>
          <w:t>Gửi đơn hàng đến bộ phận bán hàng</w:t>
        </w:r>
      </w:ins>
    </w:p>
    <w:p w14:paraId="7C3AF2ED" w14:textId="77777777" w:rsidR="00D40B91" w:rsidRPr="00081AF8" w:rsidRDefault="00D40B91" w:rsidP="00081AF8">
      <w:pPr>
        <w:spacing w:line="360" w:lineRule="auto"/>
        <w:jc w:val="both"/>
        <w:rPr>
          <w:ins w:id="443" w:author="admin" w:date="2022-12-12T09:28:00Z"/>
          <w:rFonts w:ascii="Times New Roman" w:hAnsi="Times New Roman" w:cs="Times New Roman"/>
          <w:sz w:val="28"/>
          <w:szCs w:val="28"/>
        </w:rPr>
      </w:pPr>
      <w:ins w:id="444"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sz w:val="28"/>
            <w:szCs w:val="28"/>
          </w:rPr>
          <w:tab/>
          <w:t xml:space="preserve"> 2.1.1.3 Gom nhóm chức năng</w:t>
        </w:r>
      </w:ins>
    </w:p>
    <w:tbl>
      <w:tblPr>
        <w:tblW w:w="90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1"/>
        <w:gridCol w:w="2182"/>
        <w:gridCol w:w="1905"/>
      </w:tblGrid>
      <w:tr w:rsidR="00D40B91" w:rsidRPr="00081AF8" w14:paraId="2E4BF87E" w14:textId="77777777" w:rsidTr="00E305A5">
        <w:trPr>
          <w:trHeight w:val="2763"/>
          <w:ins w:id="445" w:author="admin" w:date="2022-12-12T09:28:00Z"/>
        </w:trPr>
        <w:tc>
          <w:tcPr>
            <w:tcW w:w="4951" w:type="dxa"/>
          </w:tcPr>
          <w:p w14:paraId="7C866694" w14:textId="77777777" w:rsidR="00D40B91" w:rsidRPr="00081AF8" w:rsidRDefault="00D40B91" w:rsidP="00081AF8">
            <w:pPr>
              <w:spacing w:line="360" w:lineRule="auto"/>
              <w:ind w:right="4"/>
              <w:jc w:val="both"/>
              <w:rPr>
                <w:ins w:id="446" w:author="admin" w:date="2022-12-12T09:28:00Z"/>
                <w:rFonts w:ascii="Times New Roman" w:eastAsia="Times New Roman" w:hAnsi="Times New Roman" w:cs="Times New Roman"/>
                <w:sz w:val="28"/>
                <w:szCs w:val="28"/>
              </w:rPr>
            </w:pPr>
            <w:ins w:id="447" w:author="admin" w:date="2022-12-12T09:28:00Z">
              <w:r w:rsidRPr="00081AF8">
                <w:rPr>
                  <w:rFonts w:ascii="Times New Roman" w:eastAsia="Times New Roman" w:hAnsi="Times New Roman" w:cs="Times New Roman"/>
                  <w:sz w:val="28"/>
                  <w:szCs w:val="28"/>
                </w:rPr>
                <w:lastRenderedPageBreak/>
                <w:t>- Xem sản phẩm, tin tức</w:t>
              </w:r>
            </w:ins>
          </w:p>
          <w:p w14:paraId="4B1A3EF7" w14:textId="77777777" w:rsidR="00D40B91" w:rsidRPr="00081AF8" w:rsidRDefault="00D40B91" w:rsidP="00081AF8">
            <w:pPr>
              <w:spacing w:line="360" w:lineRule="auto"/>
              <w:ind w:right="4"/>
              <w:jc w:val="both"/>
              <w:rPr>
                <w:ins w:id="448" w:author="admin" w:date="2022-12-12T09:28:00Z"/>
                <w:rFonts w:ascii="Times New Roman" w:eastAsia="Times New Roman" w:hAnsi="Times New Roman" w:cs="Times New Roman"/>
                <w:sz w:val="28"/>
                <w:szCs w:val="28"/>
              </w:rPr>
            </w:pPr>
            <w:ins w:id="449" w:author="admin" w:date="2022-12-12T09:28:00Z">
              <w:r w:rsidRPr="00081AF8">
                <w:rPr>
                  <w:rFonts w:ascii="Times New Roman" w:eastAsia="Times New Roman" w:hAnsi="Times New Roman" w:cs="Times New Roman"/>
                  <w:sz w:val="28"/>
                  <w:szCs w:val="28"/>
                </w:rPr>
                <w:t>- Đăng ký</w:t>
              </w:r>
            </w:ins>
          </w:p>
          <w:p w14:paraId="48EE65AB" w14:textId="77777777" w:rsidR="00D40B91" w:rsidRPr="00081AF8" w:rsidRDefault="00D40B91" w:rsidP="00081AF8">
            <w:pPr>
              <w:spacing w:line="360" w:lineRule="auto"/>
              <w:ind w:right="4"/>
              <w:jc w:val="both"/>
              <w:rPr>
                <w:ins w:id="450" w:author="admin" w:date="2022-12-12T09:28:00Z"/>
                <w:rFonts w:ascii="Times New Roman" w:eastAsia="Times New Roman" w:hAnsi="Times New Roman" w:cs="Times New Roman"/>
                <w:sz w:val="28"/>
                <w:szCs w:val="28"/>
              </w:rPr>
            </w:pPr>
            <w:ins w:id="451" w:author="admin" w:date="2022-12-12T09:28:00Z">
              <w:r w:rsidRPr="00081AF8">
                <w:rPr>
                  <w:rFonts w:ascii="Times New Roman" w:eastAsia="Times New Roman" w:hAnsi="Times New Roman" w:cs="Times New Roman"/>
                  <w:sz w:val="28"/>
                  <w:szCs w:val="28"/>
                </w:rPr>
                <w:t>- Đăng nhập</w:t>
              </w:r>
            </w:ins>
          </w:p>
          <w:p w14:paraId="7CBF2616" w14:textId="77777777" w:rsidR="00D40B91" w:rsidRPr="00081AF8" w:rsidRDefault="00D40B91" w:rsidP="00081AF8">
            <w:pPr>
              <w:spacing w:line="360" w:lineRule="auto"/>
              <w:ind w:right="4"/>
              <w:jc w:val="both"/>
              <w:rPr>
                <w:ins w:id="452" w:author="admin" w:date="2022-12-12T09:28:00Z"/>
                <w:rFonts w:ascii="Times New Roman" w:eastAsia="Times New Roman" w:hAnsi="Times New Roman" w:cs="Times New Roman"/>
                <w:sz w:val="28"/>
                <w:szCs w:val="28"/>
              </w:rPr>
            </w:pPr>
            <w:ins w:id="453" w:author="admin" w:date="2022-12-12T09:28:00Z">
              <w:r w:rsidRPr="00081AF8">
                <w:rPr>
                  <w:rFonts w:ascii="Times New Roman" w:eastAsia="Times New Roman" w:hAnsi="Times New Roman" w:cs="Times New Roman"/>
                  <w:sz w:val="28"/>
                  <w:szCs w:val="28"/>
                </w:rPr>
                <w:t>- Thêm vào giỏ hàng</w:t>
              </w:r>
            </w:ins>
          </w:p>
          <w:p w14:paraId="4C251972" w14:textId="77777777" w:rsidR="00D40B91" w:rsidRPr="00081AF8" w:rsidRDefault="00D40B91" w:rsidP="00081AF8">
            <w:pPr>
              <w:spacing w:line="360" w:lineRule="auto"/>
              <w:ind w:right="4"/>
              <w:jc w:val="both"/>
              <w:rPr>
                <w:ins w:id="454" w:author="admin" w:date="2022-12-12T09:28:00Z"/>
                <w:rFonts w:ascii="Times New Roman" w:eastAsia="Times New Roman" w:hAnsi="Times New Roman" w:cs="Times New Roman"/>
                <w:sz w:val="28"/>
                <w:szCs w:val="28"/>
              </w:rPr>
            </w:pPr>
            <w:ins w:id="455" w:author="admin" w:date="2022-12-12T09:28:00Z">
              <w:r w:rsidRPr="00081AF8">
                <w:rPr>
                  <w:rFonts w:ascii="Times New Roman" w:eastAsia="Times New Roman" w:hAnsi="Times New Roman" w:cs="Times New Roman"/>
                  <w:sz w:val="28"/>
                  <w:szCs w:val="28"/>
                </w:rPr>
                <w:t>- Điều chỉnh giỏ hàng</w:t>
              </w:r>
            </w:ins>
          </w:p>
          <w:p w14:paraId="464E0334" w14:textId="77777777" w:rsidR="00D40B91" w:rsidRPr="00081AF8" w:rsidRDefault="00D40B91" w:rsidP="00081AF8">
            <w:pPr>
              <w:spacing w:line="360" w:lineRule="auto"/>
              <w:ind w:right="4"/>
              <w:jc w:val="both"/>
              <w:rPr>
                <w:ins w:id="456" w:author="admin" w:date="2022-12-12T09:28:00Z"/>
                <w:rFonts w:ascii="Times New Roman" w:eastAsia="Times New Roman" w:hAnsi="Times New Roman" w:cs="Times New Roman"/>
                <w:sz w:val="28"/>
                <w:szCs w:val="28"/>
              </w:rPr>
            </w:pPr>
            <w:ins w:id="457" w:author="admin" w:date="2022-12-12T09:28:00Z">
              <w:r w:rsidRPr="00081AF8">
                <w:rPr>
                  <w:rFonts w:ascii="Times New Roman" w:eastAsia="Times New Roman" w:hAnsi="Times New Roman" w:cs="Times New Roman"/>
                  <w:sz w:val="28"/>
                  <w:szCs w:val="28"/>
                </w:rPr>
                <w:t>- Gửi yêu cầu đặt hàng</w:t>
              </w:r>
            </w:ins>
          </w:p>
          <w:p w14:paraId="39DDC519" w14:textId="77777777" w:rsidR="00D40B91" w:rsidRPr="00081AF8" w:rsidRDefault="00D40B91" w:rsidP="00081AF8">
            <w:pPr>
              <w:spacing w:line="360" w:lineRule="auto"/>
              <w:ind w:right="4"/>
              <w:jc w:val="both"/>
              <w:rPr>
                <w:ins w:id="458" w:author="admin" w:date="2022-12-12T09:28:00Z"/>
                <w:rFonts w:ascii="Times New Roman" w:eastAsia="Times New Roman" w:hAnsi="Times New Roman" w:cs="Times New Roman"/>
                <w:sz w:val="28"/>
                <w:szCs w:val="28"/>
              </w:rPr>
            </w:pPr>
            <w:ins w:id="459" w:author="admin" w:date="2022-12-12T09:28:00Z">
              <w:r w:rsidRPr="00081AF8">
                <w:rPr>
                  <w:rFonts w:ascii="Times New Roman" w:eastAsia="Times New Roman" w:hAnsi="Times New Roman" w:cs="Times New Roman"/>
                  <w:sz w:val="28"/>
                  <w:szCs w:val="28"/>
                </w:rPr>
                <w:t>- Lựa chọn hình thức thanh toán &amp;vận chuyển</w:t>
              </w:r>
            </w:ins>
          </w:p>
          <w:p w14:paraId="0BDF1671" w14:textId="77777777" w:rsidR="00D40B91" w:rsidRPr="00081AF8" w:rsidRDefault="00D40B91" w:rsidP="00081AF8">
            <w:pPr>
              <w:spacing w:line="360" w:lineRule="auto"/>
              <w:ind w:right="4"/>
              <w:jc w:val="both"/>
              <w:rPr>
                <w:ins w:id="460" w:author="admin" w:date="2022-12-12T09:28:00Z"/>
                <w:rFonts w:ascii="Times New Roman" w:eastAsia="Times New Roman" w:hAnsi="Times New Roman" w:cs="Times New Roman"/>
                <w:sz w:val="28"/>
                <w:szCs w:val="28"/>
              </w:rPr>
            </w:pPr>
            <w:ins w:id="461" w:author="admin" w:date="2022-12-12T09:28:00Z">
              <w:r w:rsidRPr="00081AF8">
                <w:rPr>
                  <w:rFonts w:ascii="Times New Roman" w:eastAsia="Times New Roman" w:hAnsi="Times New Roman" w:cs="Times New Roman"/>
                  <w:sz w:val="28"/>
                  <w:szCs w:val="28"/>
                </w:rPr>
                <w:t>- Hủy đơn đặt hàng</w:t>
              </w:r>
            </w:ins>
          </w:p>
        </w:tc>
        <w:tc>
          <w:tcPr>
            <w:tcW w:w="2182" w:type="dxa"/>
            <w:vAlign w:val="center"/>
          </w:tcPr>
          <w:p w14:paraId="086CB609" w14:textId="77777777" w:rsidR="00D40B91" w:rsidRPr="00081AF8" w:rsidRDefault="00D40B91" w:rsidP="00081AF8">
            <w:pPr>
              <w:spacing w:line="360" w:lineRule="auto"/>
              <w:ind w:right="4"/>
              <w:jc w:val="both"/>
              <w:rPr>
                <w:ins w:id="462" w:author="admin" w:date="2022-12-12T09:28:00Z"/>
                <w:rFonts w:ascii="Times New Roman" w:eastAsia="Times New Roman" w:hAnsi="Times New Roman" w:cs="Times New Roman"/>
                <w:sz w:val="28"/>
                <w:szCs w:val="28"/>
              </w:rPr>
            </w:pPr>
            <w:ins w:id="463" w:author="admin" w:date="2022-12-12T09:28:00Z">
              <w:r w:rsidRPr="00081AF8">
                <w:rPr>
                  <w:rFonts w:ascii="Times New Roman" w:eastAsia="Times New Roman" w:hAnsi="Times New Roman" w:cs="Times New Roman"/>
                  <w:sz w:val="28"/>
                  <w:szCs w:val="28"/>
                </w:rPr>
                <w:t>Quản lý bán hàng</w:t>
              </w:r>
            </w:ins>
          </w:p>
        </w:tc>
        <w:tc>
          <w:tcPr>
            <w:tcW w:w="1905" w:type="dxa"/>
            <w:vMerge w:val="restart"/>
            <w:vAlign w:val="center"/>
          </w:tcPr>
          <w:p w14:paraId="4D902799" w14:textId="77777777" w:rsidR="00D40B91" w:rsidRPr="00081AF8" w:rsidRDefault="00D40B91" w:rsidP="00081AF8">
            <w:pPr>
              <w:spacing w:line="360" w:lineRule="auto"/>
              <w:ind w:right="4"/>
              <w:jc w:val="both"/>
              <w:rPr>
                <w:ins w:id="464" w:author="admin" w:date="2022-12-12T09:28:00Z"/>
                <w:rFonts w:ascii="Times New Roman" w:eastAsia="Times New Roman" w:hAnsi="Times New Roman" w:cs="Times New Roman"/>
                <w:iCs/>
                <w:sz w:val="28"/>
                <w:szCs w:val="28"/>
              </w:rPr>
            </w:pPr>
            <w:ins w:id="465" w:author="admin" w:date="2022-12-12T09:28:00Z">
              <w:r w:rsidRPr="00081AF8">
                <w:rPr>
                  <w:rFonts w:ascii="Times New Roman" w:eastAsia="Times New Roman" w:hAnsi="Times New Roman" w:cs="Times New Roman"/>
                  <w:iCs/>
                  <w:sz w:val="28"/>
                  <w:szCs w:val="28"/>
                </w:rPr>
                <w:t>Hệ Thống  Website bán điện thoại</w:t>
              </w:r>
            </w:ins>
          </w:p>
        </w:tc>
      </w:tr>
      <w:tr w:rsidR="00D40B91" w:rsidRPr="00081AF8" w14:paraId="59E2414D" w14:textId="77777777" w:rsidTr="00E305A5">
        <w:trPr>
          <w:trHeight w:val="696"/>
          <w:ins w:id="466" w:author="admin" w:date="2022-12-12T09:28:00Z"/>
        </w:trPr>
        <w:tc>
          <w:tcPr>
            <w:tcW w:w="4951" w:type="dxa"/>
          </w:tcPr>
          <w:p w14:paraId="3388C06F" w14:textId="77777777" w:rsidR="00D40B91" w:rsidRPr="00081AF8" w:rsidRDefault="00D40B91" w:rsidP="00081AF8">
            <w:pPr>
              <w:spacing w:line="360" w:lineRule="auto"/>
              <w:ind w:right="4"/>
              <w:jc w:val="both"/>
              <w:rPr>
                <w:ins w:id="467" w:author="admin" w:date="2022-12-12T09:28:00Z"/>
                <w:rFonts w:ascii="Times New Roman" w:eastAsia="Times New Roman" w:hAnsi="Times New Roman" w:cs="Times New Roman"/>
                <w:sz w:val="28"/>
                <w:szCs w:val="28"/>
              </w:rPr>
            </w:pPr>
            <w:ins w:id="468" w:author="admin" w:date="2022-12-12T09:28:00Z">
              <w:r w:rsidRPr="00081AF8">
                <w:rPr>
                  <w:rFonts w:ascii="Times New Roman" w:eastAsia="Times New Roman" w:hAnsi="Times New Roman" w:cs="Times New Roman"/>
                  <w:sz w:val="28"/>
                  <w:szCs w:val="28"/>
                </w:rPr>
                <w:t>- Cập nhật thông tin về sản phẩm, khuyến mãi, tin tức</w:t>
              </w:r>
            </w:ins>
          </w:p>
          <w:p w14:paraId="204B20D1" w14:textId="77777777" w:rsidR="00D40B91" w:rsidRPr="00081AF8" w:rsidRDefault="00D40B91" w:rsidP="00081AF8">
            <w:pPr>
              <w:spacing w:line="360" w:lineRule="auto"/>
              <w:ind w:right="4"/>
              <w:jc w:val="both"/>
              <w:rPr>
                <w:ins w:id="469" w:author="admin" w:date="2022-12-12T09:28:00Z"/>
                <w:rFonts w:ascii="Times New Roman" w:eastAsia="Times New Roman" w:hAnsi="Times New Roman" w:cs="Times New Roman"/>
                <w:sz w:val="28"/>
                <w:szCs w:val="28"/>
              </w:rPr>
            </w:pPr>
            <w:ins w:id="470" w:author="admin" w:date="2022-12-12T09:28:00Z">
              <w:r w:rsidRPr="00081AF8">
                <w:rPr>
                  <w:rFonts w:ascii="Times New Roman" w:eastAsia="Times New Roman" w:hAnsi="Times New Roman" w:cs="Times New Roman"/>
                  <w:sz w:val="28"/>
                  <w:szCs w:val="28"/>
                </w:rPr>
                <w:t>- Sửa đổi các thông tin về sản phẩm, khuyến mãi</w:t>
              </w:r>
            </w:ins>
          </w:p>
          <w:p w14:paraId="7D36B821" w14:textId="77777777" w:rsidR="00D40B91" w:rsidRPr="00081AF8" w:rsidRDefault="00D40B91" w:rsidP="00081AF8">
            <w:pPr>
              <w:spacing w:line="360" w:lineRule="auto"/>
              <w:ind w:right="4"/>
              <w:jc w:val="both"/>
              <w:rPr>
                <w:ins w:id="471" w:author="admin" w:date="2022-12-12T09:28:00Z"/>
                <w:rFonts w:ascii="Times New Roman" w:eastAsia="Times New Roman" w:hAnsi="Times New Roman" w:cs="Times New Roman"/>
                <w:sz w:val="28"/>
                <w:szCs w:val="28"/>
              </w:rPr>
            </w:pPr>
            <w:ins w:id="472" w:author="admin" w:date="2022-12-12T09:28:00Z">
              <w:r w:rsidRPr="00081AF8">
                <w:rPr>
                  <w:rFonts w:ascii="Times New Roman" w:eastAsia="Times New Roman" w:hAnsi="Times New Roman" w:cs="Times New Roman"/>
                  <w:sz w:val="28"/>
                  <w:szCs w:val="28"/>
                </w:rPr>
                <w:t>- Cập nhật  các sản phẩm mới</w:t>
              </w:r>
            </w:ins>
          </w:p>
        </w:tc>
        <w:tc>
          <w:tcPr>
            <w:tcW w:w="2182" w:type="dxa"/>
            <w:vAlign w:val="center"/>
          </w:tcPr>
          <w:p w14:paraId="3742D1C2" w14:textId="77777777" w:rsidR="00D40B91" w:rsidRPr="00081AF8" w:rsidRDefault="00D40B91" w:rsidP="00081AF8">
            <w:pPr>
              <w:spacing w:line="360" w:lineRule="auto"/>
              <w:ind w:right="4"/>
              <w:jc w:val="both"/>
              <w:rPr>
                <w:ins w:id="473" w:author="admin" w:date="2022-12-12T09:28:00Z"/>
                <w:rFonts w:ascii="Times New Roman" w:eastAsia="Times New Roman" w:hAnsi="Times New Roman" w:cs="Times New Roman"/>
                <w:sz w:val="28"/>
                <w:szCs w:val="28"/>
              </w:rPr>
            </w:pPr>
            <w:ins w:id="474" w:author="admin" w:date="2022-12-12T09:28:00Z">
              <w:r w:rsidRPr="00081AF8">
                <w:rPr>
                  <w:rFonts w:ascii="Times New Roman" w:eastAsia="Times New Roman" w:hAnsi="Times New Roman" w:cs="Times New Roman"/>
                  <w:sz w:val="28"/>
                  <w:szCs w:val="28"/>
                </w:rPr>
                <w:t>Quản lý sản phẩm</w:t>
              </w:r>
            </w:ins>
          </w:p>
        </w:tc>
        <w:tc>
          <w:tcPr>
            <w:tcW w:w="1905" w:type="dxa"/>
            <w:vMerge/>
          </w:tcPr>
          <w:p w14:paraId="1975DE6A" w14:textId="77777777" w:rsidR="00D40B91" w:rsidRPr="00081AF8" w:rsidRDefault="00D40B91" w:rsidP="00081AF8">
            <w:pPr>
              <w:spacing w:line="360" w:lineRule="auto"/>
              <w:ind w:right="4"/>
              <w:jc w:val="both"/>
              <w:rPr>
                <w:ins w:id="475" w:author="admin" w:date="2022-12-12T09:28:00Z"/>
                <w:rFonts w:ascii="Times New Roman" w:eastAsia="Times New Roman" w:hAnsi="Times New Roman" w:cs="Times New Roman"/>
                <w:sz w:val="28"/>
                <w:szCs w:val="28"/>
              </w:rPr>
            </w:pPr>
          </w:p>
        </w:tc>
      </w:tr>
      <w:tr w:rsidR="00D40B91" w:rsidRPr="00081AF8" w14:paraId="033183E9" w14:textId="77777777" w:rsidTr="00E305A5">
        <w:trPr>
          <w:trHeight w:val="2819"/>
          <w:ins w:id="476" w:author="admin" w:date="2022-12-12T09:28:00Z"/>
        </w:trPr>
        <w:tc>
          <w:tcPr>
            <w:tcW w:w="4951" w:type="dxa"/>
          </w:tcPr>
          <w:p w14:paraId="57F01B09" w14:textId="77777777" w:rsidR="00D40B91" w:rsidRPr="00081AF8" w:rsidRDefault="00D40B91" w:rsidP="00081AF8">
            <w:pPr>
              <w:spacing w:line="360" w:lineRule="auto"/>
              <w:ind w:right="4"/>
              <w:jc w:val="both"/>
              <w:rPr>
                <w:ins w:id="477" w:author="admin" w:date="2022-12-12T09:28:00Z"/>
                <w:rFonts w:ascii="Times New Roman" w:eastAsia="Times New Roman" w:hAnsi="Times New Roman" w:cs="Times New Roman"/>
                <w:sz w:val="28"/>
                <w:szCs w:val="28"/>
              </w:rPr>
            </w:pPr>
            <w:ins w:id="478" w:author="admin" w:date="2022-12-12T09:28:00Z">
              <w:r w:rsidRPr="00081AF8">
                <w:rPr>
                  <w:rFonts w:ascii="Times New Roman" w:eastAsia="Times New Roman" w:hAnsi="Times New Roman" w:cs="Times New Roman"/>
                  <w:sz w:val="28"/>
                  <w:szCs w:val="28"/>
                </w:rPr>
                <w:t>- Xác nhận đơn đặt hàng</w:t>
              </w:r>
            </w:ins>
          </w:p>
          <w:p w14:paraId="314A0FF9" w14:textId="77777777" w:rsidR="00D40B91" w:rsidRPr="00081AF8" w:rsidRDefault="00D40B91" w:rsidP="00081AF8">
            <w:pPr>
              <w:spacing w:line="360" w:lineRule="auto"/>
              <w:ind w:right="4"/>
              <w:jc w:val="both"/>
              <w:rPr>
                <w:ins w:id="479" w:author="admin" w:date="2022-12-12T09:28:00Z"/>
                <w:rFonts w:ascii="Times New Roman" w:eastAsia="Times New Roman" w:hAnsi="Times New Roman" w:cs="Times New Roman"/>
                <w:sz w:val="28"/>
                <w:szCs w:val="28"/>
              </w:rPr>
            </w:pPr>
            <w:ins w:id="480" w:author="admin" w:date="2022-12-12T09:28:00Z">
              <w:r w:rsidRPr="00081AF8">
                <w:rPr>
                  <w:rFonts w:ascii="Times New Roman" w:eastAsia="Times New Roman" w:hAnsi="Times New Roman" w:cs="Times New Roman"/>
                  <w:sz w:val="28"/>
                  <w:szCs w:val="28"/>
                </w:rPr>
                <w:t>- Gửi đơn hàng đã xác nhận</w:t>
              </w:r>
            </w:ins>
          </w:p>
          <w:p w14:paraId="015385EC" w14:textId="77777777" w:rsidR="00D40B91" w:rsidRPr="00081AF8" w:rsidRDefault="00D40B91" w:rsidP="00081AF8">
            <w:pPr>
              <w:spacing w:line="360" w:lineRule="auto"/>
              <w:ind w:right="4"/>
              <w:jc w:val="both"/>
              <w:rPr>
                <w:ins w:id="481" w:author="admin" w:date="2022-12-12T09:28:00Z"/>
                <w:rFonts w:ascii="Times New Roman" w:eastAsia="Times New Roman" w:hAnsi="Times New Roman" w:cs="Times New Roman"/>
                <w:sz w:val="28"/>
                <w:szCs w:val="28"/>
              </w:rPr>
            </w:pPr>
            <w:ins w:id="482" w:author="admin" w:date="2022-12-12T09:28:00Z">
              <w:r w:rsidRPr="00081AF8">
                <w:rPr>
                  <w:rFonts w:ascii="Times New Roman" w:eastAsia="Times New Roman" w:hAnsi="Times New Roman" w:cs="Times New Roman"/>
                  <w:sz w:val="28"/>
                  <w:szCs w:val="28"/>
                </w:rPr>
                <w:t>-Hủy bỏ đơn hàng</w:t>
              </w:r>
            </w:ins>
          </w:p>
          <w:p w14:paraId="7C4566A1" w14:textId="77777777" w:rsidR="00D40B91" w:rsidRPr="00081AF8" w:rsidRDefault="00D40B91" w:rsidP="00081AF8">
            <w:pPr>
              <w:spacing w:line="360" w:lineRule="auto"/>
              <w:ind w:right="4"/>
              <w:jc w:val="both"/>
              <w:rPr>
                <w:ins w:id="483" w:author="admin" w:date="2022-12-12T09:28:00Z"/>
                <w:rFonts w:ascii="Times New Roman" w:eastAsia="Times New Roman" w:hAnsi="Times New Roman" w:cs="Times New Roman"/>
                <w:sz w:val="28"/>
                <w:szCs w:val="28"/>
              </w:rPr>
            </w:pPr>
            <w:ins w:id="484" w:author="admin" w:date="2022-12-12T09:28:00Z">
              <w:r w:rsidRPr="00081AF8">
                <w:rPr>
                  <w:rFonts w:ascii="Times New Roman" w:eastAsia="Times New Roman" w:hAnsi="Times New Roman" w:cs="Times New Roman"/>
                  <w:sz w:val="28"/>
                  <w:szCs w:val="28"/>
                </w:rPr>
                <w:t>- Xác nhận hình thức thanh toán và vận chuyển</w:t>
              </w:r>
            </w:ins>
          </w:p>
          <w:p w14:paraId="0D7F1BAA" w14:textId="77777777" w:rsidR="00D40B91" w:rsidRPr="00081AF8" w:rsidRDefault="00D40B91" w:rsidP="00081AF8">
            <w:pPr>
              <w:spacing w:line="360" w:lineRule="auto"/>
              <w:ind w:right="4"/>
              <w:jc w:val="both"/>
              <w:rPr>
                <w:ins w:id="485" w:author="admin" w:date="2022-12-12T09:28:00Z"/>
                <w:rFonts w:ascii="Times New Roman" w:eastAsia="Times New Roman" w:hAnsi="Times New Roman" w:cs="Times New Roman"/>
                <w:sz w:val="28"/>
                <w:szCs w:val="28"/>
              </w:rPr>
            </w:pPr>
            <w:ins w:id="486" w:author="admin" w:date="2022-12-12T09:28:00Z">
              <w:r w:rsidRPr="00081AF8">
                <w:rPr>
                  <w:rFonts w:ascii="Times New Roman" w:eastAsia="Times New Roman" w:hAnsi="Times New Roman" w:cs="Times New Roman"/>
                  <w:sz w:val="28"/>
                  <w:szCs w:val="28"/>
                </w:rPr>
                <w:t>- Gửi đơn hàng đến bộ phận bán hàng</w:t>
              </w:r>
            </w:ins>
          </w:p>
          <w:p w14:paraId="6054FA6F" w14:textId="77777777" w:rsidR="00D40B91" w:rsidRPr="00081AF8" w:rsidRDefault="00D40B91" w:rsidP="00081AF8">
            <w:pPr>
              <w:spacing w:line="360" w:lineRule="auto"/>
              <w:ind w:right="4"/>
              <w:jc w:val="both"/>
              <w:rPr>
                <w:ins w:id="487" w:author="admin" w:date="2022-12-12T09:28:00Z"/>
                <w:rFonts w:ascii="Times New Roman" w:eastAsia="Times New Roman" w:hAnsi="Times New Roman" w:cs="Times New Roman"/>
                <w:sz w:val="28"/>
                <w:szCs w:val="28"/>
              </w:rPr>
            </w:pPr>
            <w:ins w:id="488" w:author="admin" w:date="2022-12-12T09:28:00Z">
              <w:r w:rsidRPr="00081AF8">
                <w:rPr>
                  <w:rFonts w:ascii="Times New Roman" w:eastAsia="Times New Roman" w:hAnsi="Times New Roman" w:cs="Times New Roman"/>
                  <w:sz w:val="28"/>
                  <w:szCs w:val="28"/>
                </w:rPr>
                <w:t>- Giao dịch với khách hàng</w:t>
              </w:r>
            </w:ins>
          </w:p>
        </w:tc>
        <w:tc>
          <w:tcPr>
            <w:tcW w:w="2182" w:type="dxa"/>
            <w:vAlign w:val="center"/>
          </w:tcPr>
          <w:p w14:paraId="37185E93" w14:textId="77777777" w:rsidR="00D40B91" w:rsidRPr="00081AF8" w:rsidRDefault="00D40B91" w:rsidP="00081AF8">
            <w:pPr>
              <w:spacing w:line="360" w:lineRule="auto"/>
              <w:ind w:right="4"/>
              <w:jc w:val="both"/>
              <w:rPr>
                <w:ins w:id="489" w:author="admin" w:date="2022-12-12T09:28:00Z"/>
                <w:rFonts w:ascii="Times New Roman" w:eastAsia="Times New Roman" w:hAnsi="Times New Roman" w:cs="Times New Roman"/>
                <w:sz w:val="28"/>
                <w:szCs w:val="28"/>
              </w:rPr>
            </w:pPr>
            <w:ins w:id="490" w:author="admin" w:date="2022-12-12T09:28:00Z">
              <w:r w:rsidRPr="00081AF8">
                <w:rPr>
                  <w:rFonts w:ascii="Times New Roman" w:eastAsia="Times New Roman" w:hAnsi="Times New Roman" w:cs="Times New Roman"/>
                  <w:sz w:val="28"/>
                  <w:szCs w:val="28"/>
                </w:rPr>
                <w:t>Quản lý hóa đơn đặt hàng</w:t>
              </w:r>
            </w:ins>
          </w:p>
        </w:tc>
        <w:tc>
          <w:tcPr>
            <w:tcW w:w="1905" w:type="dxa"/>
            <w:vMerge/>
          </w:tcPr>
          <w:p w14:paraId="3CF0F69C" w14:textId="77777777" w:rsidR="00D40B91" w:rsidRPr="00081AF8" w:rsidRDefault="00D40B91" w:rsidP="00081AF8">
            <w:pPr>
              <w:spacing w:line="360" w:lineRule="auto"/>
              <w:ind w:right="4"/>
              <w:jc w:val="both"/>
              <w:rPr>
                <w:ins w:id="491" w:author="admin" w:date="2022-12-12T09:28:00Z"/>
                <w:rFonts w:ascii="Times New Roman" w:eastAsia="Times New Roman" w:hAnsi="Times New Roman" w:cs="Times New Roman"/>
                <w:sz w:val="28"/>
                <w:szCs w:val="28"/>
              </w:rPr>
            </w:pPr>
          </w:p>
        </w:tc>
      </w:tr>
    </w:tbl>
    <w:p w14:paraId="0CC20D8B" w14:textId="77777777" w:rsidR="002E656C" w:rsidRDefault="00D40B91" w:rsidP="00081AF8">
      <w:pPr>
        <w:spacing w:line="360" w:lineRule="auto"/>
        <w:jc w:val="both"/>
        <w:rPr>
          <w:rFonts w:ascii="Times New Roman" w:hAnsi="Times New Roman" w:cs="Times New Roman"/>
          <w:sz w:val="28"/>
          <w:szCs w:val="28"/>
        </w:rPr>
      </w:pPr>
      <w:ins w:id="492"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sz w:val="28"/>
            <w:szCs w:val="28"/>
          </w:rPr>
          <w:tab/>
        </w:r>
      </w:ins>
    </w:p>
    <w:p w14:paraId="1D9E2ED4" w14:textId="1E85C422" w:rsidR="00D40B91" w:rsidRPr="00081AF8" w:rsidRDefault="00D40B91" w:rsidP="00081AF8">
      <w:pPr>
        <w:spacing w:line="360" w:lineRule="auto"/>
        <w:jc w:val="both"/>
        <w:rPr>
          <w:ins w:id="493" w:author="admin" w:date="2022-12-12T09:28:00Z"/>
          <w:rFonts w:ascii="Times New Roman" w:hAnsi="Times New Roman" w:cs="Times New Roman"/>
          <w:sz w:val="28"/>
          <w:szCs w:val="28"/>
        </w:rPr>
      </w:pPr>
      <w:ins w:id="494" w:author="admin" w:date="2022-12-12T09:28:00Z">
        <w:r w:rsidRPr="00081AF8">
          <w:rPr>
            <w:rFonts w:ascii="Times New Roman" w:hAnsi="Times New Roman" w:cs="Times New Roman"/>
            <w:sz w:val="28"/>
            <w:szCs w:val="28"/>
          </w:rPr>
          <w:t>2.1.1.4 Sơ đồ chức năng hệ thống</w:t>
        </w:r>
      </w:ins>
    </w:p>
    <w:p w14:paraId="587742CC" w14:textId="77777777" w:rsidR="00D40B91" w:rsidRPr="00081AF8" w:rsidRDefault="00D40B91" w:rsidP="00081AF8">
      <w:pPr>
        <w:spacing w:line="360" w:lineRule="auto"/>
        <w:ind w:left="450"/>
        <w:contextualSpacing/>
        <w:jc w:val="both"/>
        <w:rPr>
          <w:ins w:id="495" w:author="admin" w:date="2022-12-12T09:28:00Z"/>
          <w:rFonts w:ascii="Times New Roman" w:hAnsi="Times New Roman" w:cs="Times New Roman"/>
          <w:sz w:val="28"/>
          <w:szCs w:val="28"/>
        </w:rPr>
      </w:pPr>
      <w:r w:rsidRPr="00081AF8">
        <w:rPr>
          <w:rFonts w:ascii="Times New Roman" w:hAnsi="Times New Roman" w:cs="Times New Roman"/>
          <w:noProof/>
          <w:sz w:val="28"/>
          <w:szCs w:val="28"/>
        </w:rPr>
        <w:lastRenderedPageBreak/>
        <w:drawing>
          <wp:inline distT="0" distB="0" distL="0" distR="0" wp14:anchorId="546AE666" wp14:editId="2415B82A">
            <wp:extent cx="5943600" cy="32727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2790"/>
                    </a:xfrm>
                    <a:prstGeom prst="rect">
                      <a:avLst/>
                    </a:prstGeom>
                  </pic:spPr>
                </pic:pic>
              </a:graphicData>
            </a:graphic>
          </wp:inline>
        </w:drawing>
      </w:r>
    </w:p>
    <w:p w14:paraId="724A7D66" w14:textId="2CC1BAEA" w:rsidR="00D40B91" w:rsidRPr="00081AF8" w:rsidRDefault="00D40B91" w:rsidP="00081AF8">
      <w:pPr>
        <w:spacing w:line="360" w:lineRule="auto"/>
        <w:jc w:val="center"/>
        <w:rPr>
          <w:ins w:id="496" w:author="admin" w:date="2022-12-12T09:28:00Z"/>
          <w:rFonts w:ascii="Times New Roman" w:hAnsi="Times New Roman" w:cs="Times New Roman"/>
          <w:bCs/>
          <w:i/>
          <w:sz w:val="28"/>
          <w:szCs w:val="28"/>
        </w:rPr>
      </w:pPr>
      <w:ins w:id="497" w:author="admin" w:date="2022-12-12T09:28:00Z">
        <w:r w:rsidRPr="00081AF8">
          <w:rPr>
            <w:rFonts w:ascii="Times New Roman" w:hAnsi="Times New Roman" w:cs="Times New Roman"/>
            <w:bCs/>
            <w:i/>
            <w:sz w:val="28"/>
            <w:szCs w:val="28"/>
          </w:rPr>
          <w:t>Hình 2.</w:t>
        </w:r>
        <w:r w:rsidRPr="00081AF8">
          <w:rPr>
            <w:rFonts w:ascii="Times New Roman" w:hAnsi="Times New Roman" w:cs="Times New Roman"/>
            <w:bCs/>
            <w:i/>
            <w:sz w:val="28"/>
            <w:szCs w:val="28"/>
          </w:rPr>
          <w:fldChar w:fldCharType="begin"/>
        </w:r>
        <w:r w:rsidRPr="00081AF8">
          <w:rPr>
            <w:rFonts w:ascii="Times New Roman" w:hAnsi="Times New Roman" w:cs="Times New Roman"/>
            <w:bCs/>
            <w:i/>
            <w:sz w:val="28"/>
            <w:szCs w:val="28"/>
          </w:rPr>
          <w:instrText xml:space="preserve"> SEQ Hình \* ARABIC \s 1 </w:instrText>
        </w:r>
        <w:r w:rsidRPr="00081AF8">
          <w:rPr>
            <w:rFonts w:ascii="Times New Roman" w:hAnsi="Times New Roman" w:cs="Times New Roman"/>
            <w:bCs/>
            <w:i/>
            <w:sz w:val="28"/>
            <w:szCs w:val="28"/>
          </w:rPr>
          <w:fldChar w:fldCharType="separate"/>
        </w:r>
      </w:ins>
      <w:r w:rsidR="001F2763">
        <w:rPr>
          <w:rFonts w:ascii="Times New Roman" w:hAnsi="Times New Roman" w:cs="Times New Roman"/>
          <w:bCs/>
          <w:i/>
          <w:noProof/>
          <w:sz w:val="28"/>
          <w:szCs w:val="28"/>
        </w:rPr>
        <w:t>1</w:t>
      </w:r>
      <w:ins w:id="498" w:author="admin" w:date="2022-12-12T09:28:00Z">
        <w:r w:rsidRPr="00081AF8">
          <w:rPr>
            <w:rFonts w:ascii="Times New Roman" w:hAnsi="Times New Roman" w:cs="Times New Roman"/>
            <w:bCs/>
            <w:i/>
            <w:noProof/>
            <w:sz w:val="28"/>
            <w:szCs w:val="28"/>
          </w:rPr>
          <w:fldChar w:fldCharType="end"/>
        </w:r>
        <w:r w:rsidRPr="00081AF8">
          <w:rPr>
            <w:rFonts w:ascii="Times New Roman" w:hAnsi="Times New Roman" w:cs="Times New Roman"/>
            <w:bCs/>
            <w:i/>
            <w:sz w:val="28"/>
            <w:szCs w:val="28"/>
          </w:rPr>
          <w:t xml:space="preserve"> biểu đồ phân cấp chức năng</w:t>
        </w:r>
      </w:ins>
    </w:p>
    <w:p w14:paraId="2EB9A479" w14:textId="77777777" w:rsidR="00D40B91" w:rsidRPr="00081AF8" w:rsidRDefault="00D40B91" w:rsidP="00081AF8">
      <w:pPr>
        <w:pStyle w:val="Heading3"/>
        <w:spacing w:line="360" w:lineRule="auto"/>
        <w:rPr>
          <w:ins w:id="499" w:author="admin" w:date="2022-12-12T09:28:00Z"/>
          <w:rFonts w:ascii="Times New Roman" w:hAnsi="Times New Roman" w:cs="Times New Roman"/>
          <w:b/>
          <w:color w:val="auto"/>
          <w:sz w:val="28"/>
          <w:szCs w:val="28"/>
        </w:rPr>
      </w:pPr>
      <w:bookmarkStart w:id="500" w:name="_Toc121810128"/>
      <w:bookmarkStart w:id="501" w:name="_Toc121836019"/>
      <w:ins w:id="502" w:author="admin" w:date="2022-12-12T09:28:00Z">
        <w:r w:rsidRPr="00081AF8">
          <w:rPr>
            <w:rFonts w:ascii="Times New Roman" w:hAnsi="Times New Roman" w:cs="Times New Roman"/>
            <w:b/>
            <w:color w:val="auto"/>
            <w:sz w:val="28"/>
            <w:szCs w:val="28"/>
          </w:rPr>
          <w:t>2.1.2 Mô tả chức năng</w:t>
        </w:r>
        <w:bookmarkEnd w:id="500"/>
        <w:bookmarkEnd w:id="501"/>
      </w:ins>
    </w:p>
    <w:p w14:paraId="22E77785" w14:textId="77777777" w:rsidR="00D40B91" w:rsidRPr="00081AF8" w:rsidRDefault="00D40B91" w:rsidP="00081AF8">
      <w:pPr>
        <w:numPr>
          <w:ilvl w:val="0"/>
          <w:numId w:val="21"/>
        </w:numPr>
        <w:spacing w:after="200" w:line="360" w:lineRule="auto"/>
        <w:contextualSpacing/>
        <w:jc w:val="both"/>
        <w:rPr>
          <w:ins w:id="503" w:author="admin" w:date="2022-12-12T09:28:00Z"/>
          <w:rFonts w:ascii="Times New Roman" w:hAnsi="Times New Roman" w:cs="Times New Roman"/>
          <w:sz w:val="28"/>
          <w:szCs w:val="28"/>
        </w:rPr>
      </w:pPr>
      <w:ins w:id="504" w:author="admin" w:date="2022-12-12T09:28:00Z">
        <w:r w:rsidRPr="00081AF8">
          <w:rPr>
            <w:rFonts w:ascii="Times New Roman" w:hAnsi="Times New Roman" w:cs="Times New Roman"/>
            <w:sz w:val="28"/>
            <w:szCs w:val="28"/>
          </w:rPr>
          <w:t xml:space="preserve">Chức năng </w:t>
        </w:r>
        <w:r w:rsidRPr="00081AF8">
          <w:rPr>
            <w:rFonts w:ascii="Times New Roman" w:hAnsi="Times New Roman" w:cs="Times New Roman"/>
            <w:b/>
            <w:i/>
            <w:sz w:val="28"/>
            <w:szCs w:val="28"/>
          </w:rPr>
          <w:t xml:space="preserve">Quản trị hệ thống: </w:t>
        </w:r>
        <w:r w:rsidRPr="00081AF8">
          <w:rPr>
            <w:rFonts w:ascii="Times New Roman" w:hAnsi="Times New Roman" w:cs="Times New Roman"/>
            <w:sz w:val="28"/>
            <w:szCs w:val="28"/>
          </w:rPr>
          <w:t>Giúp cho người quản trị Admin quản lý tốt các thông tin sản phẩm, khuyến mại, thông tin các hãng sản xuất, thông tin đơn hàng,</w:t>
        </w:r>
      </w:ins>
      <w:r w:rsidRPr="00081AF8">
        <w:rPr>
          <w:rFonts w:ascii="Times New Roman" w:hAnsi="Times New Roman" w:cs="Times New Roman"/>
          <w:sz w:val="28"/>
          <w:szCs w:val="28"/>
        </w:rPr>
        <w:t xml:space="preserve"> </w:t>
      </w:r>
      <w:ins w:id="505" w:author="admin" w:date="2022-12-12T09:28:00Z">
        <w:r w:rsidRPr="00081AF8">
          <w:rPr>
            <w:rFonts w:ascii="Times New Roman" w:hAnsi="Times New Roman" w:cs="Times New Roman"/>
            <w:sz w:val="28"/>
            <w:szCs w:val="28"/>
          </w:rPr>
          <w:t>thông tin khách hàng.</w:t>
        </w:r>
      </w:ins>
    </w:p>
    <w:p w14:paraId="24E100AF" w14:textId="77777777" w:rsidR="00D40B91" w:rsidRPr="00081AF8" w:rsidRDefault="00D40B91" w:rsidP="00081AF8">
      <w:pPr>
        <w:numPr>
          <w:ilvl w:val="0"/>
          <w:numId w:val="21"/>
        </w:numPr>
        <w:spacing w:after="200" w:line="360" w:lineRule="auto"/>
        <w:contextualSpacing/>
        <w:jc w:val="both"/>
        <w:rPr>
          <w:ins w:id="506" w:author="admin" w:date="2022-12-12T09:28:00Z"/>
          <w:rFonts w:ascii="Times New Roman" w:hAnsi="Times New Roman" w:cs="Times New Roman"/>
          <w:sz w:val="28"/>
          <w:szCs w:val="28"/>
        </w:rPr>
      </w:pPr>
      <w:ins w:id="507" w:author="admin" w:date="2022-12-12T09:28:00Z">
        <w:r w:rsidRPr="00081AF8">
          <w:rPr>
            <w:rFonts w:ascii="Times New Roman" w:hAnsi="Times New Roman" w:cs="Times New Roman"/>
            <w:sz w:val="28"/>
            <w:szCs w:val="28"/>
          </w:rPr>
          <w:t xml:space="preserve">Chức năng </w:t>
        </w:r>
        <w:r w:rsidRPr="00081AF8">
          <w:rPr>
            <w:rFonts w:ascii="Times New Roman" w:hAnsi="Times New Roman" w:cs="Times New Roman"/>
            <w:b/>
            <w:i/>
            <w:sz w:val="28"/>
            <w:szCs w:val="28"/>
          </w:rPr>
          <w:t>Quản lý đơn hàng</w:t>
        </w:r>
        <w:r w:rsidRPr="00081AF8">
          <w:rPr>
            <w:rFonts w:ascii="Times New Roman" w:hAnsi="Times New Roman" w:cs="Times New Roman"/>
            <w:sz w:val="28"/>
            <w:szCs w:val="28"/>
          </w:rPr>
          <w:t>: Bao gồm các chức năng như: thêm sản phẩm vào giỏ hàng, kiểm tra khách hàng, hình thức thanh toán và xác nhận đơn hàng và gửi đơn hàng.</w:t>
        </w:r>
      </w:ins>
    </w:p>
    <w:p w14:paraId="66E40B78" w14:textId="77777777" w:rsidR="00D40B91" w:rsidRPr="00081AF8" w:rsidRDefault="00D40B91" w:rsidP="00081AF8">
      <w:pPr>
        <w:numPr>
          <w:ilvl w:val="0"/>
          <w:numId w:val="21"/>
        </w:numPr>
        <w:spacing w:after="200" w:line="360" w:lineRule="auto"/>
        <w:contextualSpacing/>
        <w:jc w:val="both"/>
        <w:rPr>
          <w:ins w:id="508" w:author="admin" w:date="2022-12-12T09:28:00Z"/>
          <w:rFonts w:ascii="Times New Roman" w:hAnsi="Times New Roman" w:cs="Times New Roman"/>
          <w:sz w:val="28"/>
          <w:szCs w:val="28"/>
        </w:rPr>
      </w:pPr>
      <w:ins w:id="509" w:author="admin" w:date="2022-12-12T09:28:00Z">
        <w:r w:rsidRPr="00081AF8">
          <w:rPr>
            <w:rFonts w:ascii="Times New Roman" w:hAnsi="Times New Roman" w:cs="Times New Roman"/>
            <w:sz w:val="28"/>
            <w:szCs w:val="28"/>
          </w:rPr>
          <w:t xml:space="preserve">Chức năng </w:t>
        </w:r>
        <w:r w:rsidRPr="00081AF8">
          <w:rPr>
            <w:rFonts w:ascii="Times New Roman" w:hAnsi="Times New Roman" w:cs="Times New Roman"/>
            <w:b/>
            <w:i/>
            <w:sz w:val="28"/>
            <w:szCs w:val="28"/>
          </w:rPr>
          <w:t>Tìm kiếm</w:t>
        </w:r>
        <w:r w:rsidRPr="00081AF8">
          <w:rPr>
            <w:rFonts w:ascii="Times New Roman" w:hAnsi="Times New Roman" w:cs="Times New Roman"/>
            <w:sz w:val="28"/>
            <w:szCs w:val="28"/>
          </w:rPr>
          <w:t xml:space="preserve">: Cho phép nhà quản lý và khách hàng tìm kiếm sản phẩm một cách nhanh nhất theo một số các tiêu chí sau: tìm kiếm theo tên sản phẩm </w:t>
        </w:r>
      </w:ins>
    </w:p>
    <w:p w14:paraId="5598E8E3" w14:textId="77777777" w:rsidR="00D40B91" w:rsidRPr="00081AF8" w:rsidRDefault="00D40B91" w:rsidP="00081AF8">
      <w:pPr>
        <w:spacing w:line="360" w:lineRule="auto"/>
        <w:ind w:left="1170"/>
        <w:contextualSpacing/>
        <w:jc w:val="both"/>
        <w:rPr>
          <w:ins w:id="510" w:author="admin" w:date="2022-12-12T09:28:00Z"/>
          <w:rFonts w:ascii="Times New Roman" w:hAnsi="Times New Roman" w:cs="Times New Roman"/>
          <w:sz w:val="28"/>
          <w:szCs w:val="28"/>
        </w:rPr>
      </w:pPr>
    </w:p>
    <w:p w14:paraId="662B34B0" w14:textId="77777777" w:rsidR="00D40B91" w:rsidRPr="00081AF8" w:rsidRDefault="00D40B91" w:rsidP="00081AF8">
      <w:pPr>
        <w:pStyle w:val="Heading3"/>
        <w:spacing w:line="360" w:lineRule="auto"/>
        <w:rPr>
          <w:ins w:id="511" w:author="admin" w:date="2022-12-12T09:28:00Z"/>
          <w:rFonts w:ascii="Times New Roman" w:hAnsi="Times New Roman" w:cs="Times New Roman"/>
          <w:b/>
          <w:color w:val="auto"/>
          <w:sz w:val="28"/>
          <w:szCs w:val="28"/>
        </w:rPr>
      </w:pPr>
      <w:bookmarkStart w:id="512" w:name="_Toc121810129"/>
      <w:bookmarkStart w:id="513" w:name="_Toc121836020"/>
      <w:ins w:id="514" w:author="admin" w:date="2022-12-12T09:28:00Z">
        <w:r w:rsidRPr="00081AF8">
          <w:rPr>
            <w:rFonts w:ascii="Times New Roman" w:hAnsi="Times New Roman" w:cs="Times New Roman"/>
            <w:b/>
            <w:color w:val="auto"/>
            <w:sz w:val="28"/>
            <w:szCs w:val="28"/>
          </w:rPr>
          <w:t>2.1.3 Biểu đồ luồng dữ liệu</w:t>
        </w:r>
        <w:bookmarkEnd w:id="512"/>
        <w:bookmarkEnd w:id="513"/>
      </w:ins>
    </w:p>
    <w:p w14:paraId="2291372E" w14:textId="77777777" w:rsidR="00D40B91" w:rsidRPr="00081AF8" w:rsidRDefault="00D40B91" w:rsidP="00081AF8">
      <w:pPr>
        <w:spacing w:line="360" w:lineRule="auto"/>
        <w:ind w:left="450" w:firstLine="270"/>
        <w:contextualSpacing/>
        <w:jc w:val="both"/>
        <w:rPr>
          <w:ins w:id="515" w:author="admin" w:date="2022-12-12T09:28:00Z"/>
          <w:rFonts w:ascii="Times New Roman" w:hAnsi="Times New Roman" w:cs="Times New Roman"/>
          <w:b/>
          <w:sz w:val="28"/>
          <w:szCs w:val="28"/>
        </w:rPr>
      </w:pPr>
      <w:ins w:id="516" w:author="admin" w:date="2022-12-12T09:28:00Z">
        <w:r w:rsidRPr="00081AF8">
          <w:rPr>
            <w:rFonts w:ascii="Times New Roman" w:hAnsi="Times New Roman" w:cs="Times New Roman"/>
            <w:b/>
            <w:sz w:val="28"/>
            <w:szCs w:val="28"/>
          </w:rPr>
          <w:t>2.1.3.1. Các ký hiệu sử dụng</w:t>
        </w:r>
      </w:ins>
    </w:p>
    <w:p w14:paraId="37FEA120" w14:textId="77777777" w:rsidR="00D40B91" w:rsidRPr="00081AF8" w:rsidRDefault="00D40B91" w:rsidP="00081AF8">
      <w:pPr>
        <w:numPr>
          <w:ilvl w:val="0"/>
          <w:numId w:val="25"/>
        </w:numPr>
        <w:spacing w:after="200" w:line="360" w:lineRule="auto"/>
        <w:contextualSpacing/>
        <w:jc w:val="both"/>
        <w:rPr>
          <w:ins w:id="517" w:author="admin" w:date="2022-12-12T09:28:00Z"/>
          <w:rFonts w:ascii="Times New Roman" w:hAnsi="Times New Roman" w:cs="Times New Roman"/>
          <w:sz w:val="28"/>
          <w:szCs w:val="28"/>
        </w:rPr>
      </w:pPr>
      <w:ins w:id="518" w:author="admin" w:date="2022-12-12T09:28:00Z">
        <w:r w:rsidRPr="00081AF8">
          <w:rPr>
            <w:rFonts w:ascii="Times New Roman" w:hAnsi="Times New Roman" w:cs="Times New Roman"/>
            <w:sz w:val="28"/>
            <w:szCs w:val="28"/>
          </w:rPr>
          <w:t>Biểu diễn hình elip:</w:t>
        </w:r>
      </w:ins>
    </w:p>
    <w:p w14:paraId="3E78120E" w14:textId="77777777" w:rsidR="00D40B91" w:rsidRPr="00081AF8" w:rsidRDefault="00D40B91" w:rsidP="00081AF8">
      <w:pPr>
        <w:spacing w:line="360" w:lineRule="auto"/>
        <w:jc w:val="center"/>
        <w:rPr>
          <w:ins w:id="519" w:author="admin" w:date="2022-12-12T09:28:00Z"/>
          <w:rFonts w:ascii="Times New Roman" w:hAnsi="Times New Roman" w:cs="Times New Roman"/>
          <w:sz w:val="28"/>
          <w:szCs w:val="28"/>
        </w:rPr>
      </w:pPr>
      <w:ins w:id="520" w:author="admin" w:date="2022-12-12T09:28:00Z">
        <w:r w:rsidRPr="00081AF8">
          <w:rPr>
            <w:rFonts w:ascii="Times New Roman" w:hAnsi="Times New Roman" w:cs="Times New Roman"/>
            <w:sz w:val="28"/>
            <w:szCs w:val="28"/>
          </w:rPr>
          <w:object w:dxaOrig="2606" w:dyaOrig="1472" w14:anchorId="5C89C7AC">
            <v:shape id="_x0000_i1029" type="#_x0000_t75" style="width:130.5pt;height:69.75pt" o:ole="">
              <v:imagedata r:id="rId21" o:title=""/>
            </v:shape>
            <o:OLEObject Type="Embed" ProgID="Visio.Drawing.11" ShapeID="_x0000_i1029" DrawAspect="Content" ObjectID="_1732621311" r:id="rId22"/>
          </w:object>
        </w:r>
      </w:ins>
    </w:p>
    <w:p w14:paraId="1F597D3A" w14:textId="77777777" w:rsidR="00D40B91" w:rsidRPr="00081AF8" w:rsidRDefault="00D40B91" w:rsidP="00081AF8">
      <w:pPr>
        <w:numPr>
          <w:ilvl w:val="0"/>
          <w:numId w:val="25"/>
        </w:numPr>
        <w:spacing w:after="200" w:line="360" w:lineRule="auto"/>
        <w:contextualSpacing/>
        <w:jc w:val="both"/>
        <w:rPr>
          <w:ins w:id="521" w:author="admin" w:date="2022-12-12T09:28:00Z"/>
          <w:rFonts w:ascii="Times New Roman" w:hAnsi="Times New Roman" w:cs="Times New Roman"/>
          <w:sz w:val="28"/>
          <w:szCs w:val="28"/>
        </w:rPr>
      </w:pPr>
      <w:ins w:id="522" w:author="admin" w:date="2022-12-12T09:28:00Z">
        <w:r w:rsidRPr="00081AF8">
          <w:rPr>
            <w:rFonts w:ascii="Times New Roman" w:hAnsi="Times New Roman" w:cs="Times New Roman"/>
            <w:sz w:val="28"/>
            <w:szCs w:val="28"/>
          </w:rPr>
          <w:lastRenderedPageBreak/>
          <w:t>Biểu diễn hình mũi tên</w:t>
        </w:r>
      </w:ins>
    </w:p>
    <w:p w14:paraId="4725E141" w14:textId="77777777" w:rsidR="00D40B91" w:rsidRPr="00081AF8" w:rsidRDefault="00D40B91" w:rsidP="00081AF8">
      <w:pPr>
        <w:spacing w:line="360" w:lineRule="auto"/>
        <w:jc w:val="center"/>
        <w:rPr>
          <w:ins w:id="523" w:author="admin" w:date="2022-12-12T09:28:00Z"/>
          <w:rFonts w:ascii="Times New Roman" w:hAnsi="Times New Roman" w:cs="Times New Roman"/>
          <w:sz w:val="28"/>
          <w:szCs w:val="28"/>
        </w:rPr>
      </w:pPr>
      <w:ins w:id="524" w:author="admin" w:date="2022-12-12T09:28:00Z">
        <w:r w:rsidRPr="00081AF8">
          <w:rPr>
            <w:rFonts w:ascii="Times New Roman" w:hAnsi="Times New Roman" w:cs="Times New Roman"/>
            <w:sz w:val="28"/>
            <w:szCs w:val="28"/>
          </w:rPr>
          <w:object w:dxaOrig="4484" w:dyaOrig="748" w14:anchorId="2CBDE9FA">
            <v:shape id="_x0000_i1030" type="#_x0000_t75" style="width:224.25pt;height:37.5pt" o:ole="">
              <v:imagedata r:id="rId23" o:title=""/>
            </v:shape>
            <o:OLEObject Type="Embed" ProgID="Visio.Drawing.11" ShapeID="_x0000_i1030" DrawAspect="Content" ObjectID="_1732621312" r:id="rId24"/>
          </w:object>
        </w:r>
      </w:ins>
    </w:p>
    <w:p w14:paraId="133F4386" w14:textId="77777777" w:rsidR="00D40B91" w:rsidRPr="00081AF8" w:rsidRDefault="00D40B91" w:rsidP="00081AF8">
      <w:pPr>
        <w:numPr>
          <w:ilvl w:val="0"/>
          <w:numId w:val="25"/>
        </w:numPr>
        <w:spacing w:after="200" w:line="360" w:lineRule="auto"/>
        <w:contextualSpacing/>
        <w:jc w:val="both"/>
        <w:rPr>
          <w:ins w:id="525" w:author="admin" w:date="2022-12-12T09:28:00Z"/>
          <w:rFonts w:ascii="Times New Roman" w:hAnsi="Times New Roman" w:cs="Times New Roman"/>
          <w:sz w:val="28"/>
          <w:szCs w:val="28"/>
        </w:rPr>
      </w:pPr>
      <w:ins w:id="526" w:author="admin" w:date="2022-12-12T09:28:00Z">
        <w:r w:rsidRPr="00081AF8">
          <w:rPr>
            <w:rFonts w:ascii="Times New Roman" w:hAnsi="Times New Roman" w:cs="Times New Roman"/>
            <w:sz w:val="28"/>
            <w:szCs w:val="28"/>
          </w:rPr>
          <w:t>Biểu diễn hình chữ nhật</w:t>
        </w:r>
      </w:ins>
    </w:p>
    <w:p w14:paraId="7D0E1509" w14:textId="77777777" w:rsidR="00D40B91" w:rsidRPr="00081AF8" w:rsidRDefault="00D40B91" w:rsidP="00081AF8">
      <w:pPr>
        <w:spacing w:line="360" w:lineRule="auto"/>
        <w:jc w:val="center"/>
        <w:rPr>
          <w:ins w:id="527" w:author="admin" w:date="2022-12-12T09:28:00Z"/>
          <w:rFonts w:ascii="Times New Roman" w:hAnsi="Times New Roman" w:cs="Times New Roman"/>
          <w:sz w:val="28"/>
          <w:szCs w:val="28"/>
        </w:rPr>
      </w:pPr>
      <w:ins w:id="528" w:author="admin" w:date="2022-12-12T09:28:00Z">
        <w:r w:rsidRPr="00081AF8">
          <w:rPr>
            <w:rFonts w:ascii="Times New Roman" w:hAnsi="Times New Roman" w:cs="Times New Roman"/>
            <w:sz w:val="28"/>
            <w:szCs w:val="28"/>
          </w:rPr>
          <w:object w:dxaOrig="3457" w:dyaOrig="2323" w14:anchorId="0CC5E328">
            <v:shape id="_x0000_i1031" type="#_x0000_t75" style="width:171.75pt;height:99.75pt" o:ole="">
              <v:imagedata r:id="rId25" o:title=""/>
            </v:shape>
            <o:OLEObject Type="Embed" ProgID="Visio.Drawing.11" ShapeID="_x0000_i1031" DrawAspect="Content" ObjectID="_1732621313" r:id="rId26"/>
          </w:object>
        </w:r>
      </w:ins>
    </w:p>
    <w:p w14:paraId="204A04AA" w14:textId="77777777" w:rsidR="00D40B91" w:rsidRPr="00081AF8" w:rsidRDefault="00D40B91" w:rsidP="00081AF8">
      <w:pPr>
        <w:numPr>
          <w:ilvl w:val="0"/>
          <w:numId w:val="25"/>
        </w:numPr>
        <w:spacing w:after="200" w:line="360" w:lineRule="auto"/>
        <w:contextualSpacing/>
        <w:jc w:val="both"/>
        <w:rPr>
          <w:ins w:id="529" w:author="admin" w:date="2022-12-12T09:28:00Z"/>
          <w:rFonts w:ascii="Times New Roman" w:hAnsi="Times New Roman" w:cs="Times New Roman"/>
          <w:sz w:val="28"/>
          <w:szCs w:val="28"/>
        </w:rPr>
      </w:pPr>
      <w:ins w:id="530" w:author="admin" w:date="2022-12-12T09:28:00Z">
        <w:r w:rsidRPr="00081AF8">
          <w:rPr>
            <w:rFonts w:ascii="Times New Roman" w:hAnsi="Times New Roman" w:cs="Times New Roman"/>
            <w:sz w:val="28"/>
            <w:szCs w:val="28"/>
          </w:rPr>
          <w:t>Biểu diễn cặp đường thẳng song song</w:t>
        </w:r>
      </w:ins>
    </w:p>
    <w:p w14:paraId="52A1B41D" w14:textId="77777777" w:rsidR="00D40B91" w:rsidRPr="00081AF8" w:rsidRDefault="00D40B91" w:rsidP="00081AF8">
      <w:pPr>
        <w:spacing w:line="360" w:lineRule="auto"/>
        <w:jc w:val="center"/>
        <w:rPr>
          <w:ins w:id="531" w:author="admin" w:date="2022-12-12T09:28:00Z"/>
          <w:rFonts w:ascii="Times New Roman" w:hAnsi="Times New Roman" w:cs="Times New Roman"/>
          <w:sz w:val="28"/>
          <w:szCs w:val="28"/>
        </w:rPr>
      </w:pPr>
      <w:ins w:id="532" w:author="admin" w:date="2022-12-12T09:28:00Z">
        <w:r w:rsidRPr="00081AF8">
          <w:rPr>
            <w:rFonts w:ascii="Times New Roman" w:hAnsi="Times New Roman" w:cs="Times New Roman"/>
            <w:sz w:val="28"/>
            <w:szCs w:val="28"/>
          </w:rPr>
          <w:object w:dxaOrig="3457" w:dyaOrig="905" w14:anchorId="1EA82603">
            <v:shape id="_x0000_i1032" type="#_x0000_t75" style="width:171.75pt;height:39pt" o:ole="">
              <v:imagedata r:id="rId27" o:title=""/>
            </v:shape>
            <o:OLEObject Type="Embed" ProgID="Visio.Drawing.11" ShapeID="_x0000_i1032" DrawAspect="Content" ObjectID="_1732621314" r:id="rId28"/>
          </w:object>
        </w:r>
      </w:ins>
    </w:p>
    <w:p w14:paraId="2087ABE1" w14:textId="77777777" w:rsidR="00D40B91" w:rsidRPr="00081AF8" w:rsidRDefault="00D40B91" w:rsidP="00081AF8">
      <w:pPr>
        <w:spacing w:line="360" w:lineRule="auto"/>
        <w:jc w:val="both"/>
        <w:rPr>
          <w:ins w:id="533" w:author="admin" w:date="2022-12-12T09:28:00Z"/>
          <w:rFonts w:ascii="Times New Roman" w:hAnsi="Times New Roman" w:cs="Times New Roman"/>
          <w:sz w:val="28"/>
          <w:szCs w:val="28"/>
        </w:rPr>
      </w:pPr>
      <w:ins w:id="534" w:author="admin" w:date="2022-12-12T09:28:00Z">
        <w:r w:rsidRPr="00081AF8">
          <w:rPr>
            <w:rFonts w:ascii="Times New Roman" w:hAnsi="Times New Roman" w:cs="Times New Roman"/>
            <w:sz w:val="28"/>
            <w:szCs w:val="28"/>
          </w:rPr>
          <w:object w:dxaOrig="8559" w:dyaOrig="2011" w14:anchorId="33C70893">
            <v:shape id="_x0000_i1033" type="#_x0000_t75" style="width:429pt;height:86.25pt" o:ole="">
              <v:imagedata r:id="rId29" o:title=""/>
            </v:shape>
            <o:OLEObject Type="Embed" ProgID="Visio.Drawing.11" ShapeID="_x0000_i1033" DrawAspect="Content" ObjectID="_1732621315" r:id="rId30"/>
          </w:object>
        </w:r>
      </w:ins>
    </w:p>
    <w:p w14:paraId="0FD9AD6F" w14:textId="77777777" w:rsidR="00D40B91" w:rsidRPr="00081AF8" w:rsidRDefault="00D40B91" w:rsidP="00081AF8">
      <w:pPr>
        <w:spacing w:line="360" w:lineRule="auto"/>
        <w:jc w:val="both"/>
        <w:rPr>
          <w:ins w:id="535" w:author="admin" w:date="2022-12-12T09:28:00Z"/>
          <w:rFonts w:ascii="Times New Roman" w:hAnsi="Times New Roman" w:cs="Times New Roman"/>
          <w:sz w:val="28"/>
          <w:szCs w:val="28"/>
        </w:rPr>
      </w:pPr>
    </w:p>
    <w:p w14:paraId="2CDF34DF" w14:textId="77777777" w:rsidR="00D40B91" w:rsidRPr="00081AF8" w:rsidRDefault="00D40B91" w:rsidP="00081AF8">
      <w:pPr>
        <w:spacing w:line="360" w:lineRule="auto"/>
        <w:jc w:val="both"/>
        <w:rPr>
          <w:ins w:id="536" w:author="admin" w:date="2022-12-12T09:28:00Z"/>
          <w:rFonts w:ascii="Times New Roman" w:hAnsi="Times New Roman" w:cs="Times New Roman"/>
          <w:sz w:val="28"/>
          <w:szCs w:val="28"/>
        </w:rPr>
      </w:pPr>
    </w:p>
    <w:p w14:paraId="09FC15AC" w14:textId="77777777" w:rsidR="00D40B91" w:rsidRPr="00081AF8" w:rsidRDefault="00D40B91" w:rsidP="00081AF8">
      <w:pPr>
        <w:spacing w:line="360" w:lineRule="auto"/>
        <w:jc w:val="both"/>
        <w:rPr>
          <w:ins w:id="537" w:author="admin" w:date="2022-12-12T09:28:00Z"/>
          <w:rFonts w:ascii="Times New Roman" w:hAnsi="Times New Roman" w:cs="Times New Roman"/>
          <w:sz w:val="28"/>
          <w:szCs w:val="28"/>
        </w:rPr>
      </w:pPr>
    </w:p>
    <w:p w14:paraId="26D825FA" w14:textId="77777777" w:rsidR="00D40B91" w:rsidRPr="00081AF8" w:rsidRDefault="00D40B91" w:rsidP="00081AF8">
      <w:pPr>
        <w:spacing w:line="360" w:lineRule="auto"/>
        <w:ind w:left="450" w:firstLine="270"/>
        <w:contextualSpacing/>
        <w:jc w:val="both"/>
        <w:rPr>
          <w:ins w:id="538" w:author="admin" w:date="2022-12-12T09:28:00Z"/>
          <w:rFonts w:ascii="Times New Roman" w:hAnsi="Times New Roman" w:cs="Times New Roman"/>
          <w:b/>
          <w:sz w:val="28"/>
          <w:szCs w:val="28"/>
        </w:rPr>
      </w:pPr>
      <w:ins w:id="539" w:author="admin" w:date="2022-12-12T09:28:00Z">
        <w:r w:rsidRPr="00081AF8">
          <w:rPr>
            <w:rFonts w:ascii="Times New Roman" w:hAnsi="Times New Roman" w:cs="Times New Roman"/>
            <w:b/>
            <w:sz w:val="28"/>
            <w:szCs w:val="28"/>
          </w:rPr>
          <w:t>2.1.3.2. Các bước tiến hàng</w:t>
        </w:r>
      </w:ins>
    </w:p>
    <w:p w14:paraId="4D35AE07" w14:textId="77777777" w:rsidR="00D40B91" w:rsidRPr="00081AF8" w:rsidRDefault="00D40B91" w:rsidP="00081AF8">
      <w:pPr>
        <w:spacing w:line="360" w:lineRule="auto"/>
        <w:ind w:firstLine="720"/>
        <w:jc w:val="both"/>
        <w:rPr>
          <w:ins w:id="540" w:author="admin" w:date="2022-12-12T09:28:00Z"/>
          <w:rFonts w:ascii="Times New Roman" w:eastAsia="Calibri" w:hAnsi="Times New Roman" w:cs="Times New Roman"/>
          <w:sz w:val="28"/>
          <w:szCs w:val="28"/>
          <w:lang w:val="vi-VN" w:eastAsia="vi-VN"/>
        </w:rPr>
      </w:pPr>
      <w:ins w:id="541" w:author="admin" w:date="2022-12-12T09:28:00Z">
        <w:r w:rsidRPr="00081AF8">
          <w:rPr>
            <w:rFonts w:ascii="Times New Roman" w:eastAsia="Calibri" w:hAnsi="Times New Roman" w:cs="Times New Roman"/>
            <w:sz w:val="28"/>
            <w:szCs w:val="28"/>
            <w:lang w:val="vi-VN" w:eastAsia="vi-VN"/>
          </w:rPr>
          <w:t>Bước 1: Xây dựng DFD mức khung cảnh (mức 0) xác định giới hạn của hệ thống. Biểu đồ luồng dữ liệu mức khung cảnh gồm một chức năng duy nhất biểu thị toàn bộ hệ thống đang nghiên cứu, chức năng này được nối với tất cả tác nhân ngoài của hệ thống. Các luồng dữ liệu giữa chức năng và tác nhân ngoài biểu diễn thông tin vào và ra của hệ thống.</w:t>
        </w:r>
      </w:ins>
    </w:p>
    <w:p w14:paraId="1F6223F4" w14:textId="77777777" w:rsidR="00D40B91" w:rsidRPr="00081AF8" w:rsidRDefault="00D40B91" w:rsidP="00081AF8">
      <w:pPr>
        <w:spacing w:line="360" w:lineRule="auto"/>
        <w:ind w:firstLine="720"/>
        <w:jc w:val="both"/>
        <w:rPr>
          <w:ins w:id="542" w:author="admin" w:date="2022-12-12T09:28:00Z"/>
          <w:rFonts w:ascii="Times New Roman" w:eastAsia="Calibri" w:hAnsi="Times New Roman" w:cs="Times New Roman"/>
          <w:sz w:val="28"/>
          <w:szCs w:val="28"/>
          <w:lang w:val="vi-VN" w:eastAsia="vi-VN"/>
        </w:rPr>
      </w:pPr>
      <w:ins w:id="543" w:author="admin" w:date="2022-12-12T09:28:00Z">
        <w:r w:rsidRPr="00081AF8">
          <w:rPr>
            <w:rFonts w:ascii="Times New Roman" w:eastAsia="Calibri" w:hAnsi="Times New Roman" w:cs="Times New Roman"/>
            <w:sz w:val="28"/>
            <w:szCs w:val="28"/>
            <w:lang w:val="vi-VN" w:eastAsia="vi-VN"/>
          </w:rPr>
          <w:t xml:space="preserve">Bước 2: Xây dựng DFD mức đỉnh (mức 1) với mức đỉnh các tác nhân ngoài của hệ thống ở mức khung cảnh được giữ nguyên với các luồng thông tin vào ra. Hệ thống được phân rã thành các tiến trình mức đỉnh và là các chức năng chính </w:t>
        </w:r>
        <w:r w:rsidRPr="00081AF8">
          <w:rPr>
            <w:rFonts w:ascii="Times New Roman" w:eastAsia="Calibri" w:hAnsi="Times New Roman" w:cs="Times New Roman"/>
            <w:sz w:val="28"/>
            <w:szCs w:val="28"/>
            <w:lang w:val="vi-VN" w:eastAsia="vi-VN"/>
          </w:rPr>
          <w:lastRenderedPageBreak/>
          <w:t>bên trong hệ thống theo biểu đồ phân cấp chức năng mức 1. Xuất hiện thêm các kho dữ liệu và  luồng thông tin trao đổi giữa các chức năng mức đỉnh.</w:t>
        </w:r>
      </w:ins>
    </w:p>
    <w:p w14:paraId="130A0037" w14:textId="77777777" w:rsidR="00D40B91" w:rsidRPr="00081AF8" w:rsidRDefault="00D40B91" w:rsidP="00081AF8">
      <w:pPr>
        <w:spacing w:line="360" w:lineRule="auto"/>
        <w:ind w:firstLine="720"/>
        <w:jc w:val="both"/>
        <w:rPr>
          <w:ins w:id="544" w:author="admin" w:date="2022-12-12T09:28:00Z"/>
          <w:rFonts w:ascii="Times New Roman" w:eastAsia="Calibri" w:hAnsi="Times New Roman" w:cs="Times New Roman"/>
          <w:sz w:val="28"/>
          <w:szCs w:val="28"/>
          <w:lang w:val="vi-VN" w:eastAsia="vi-VN"/>
        </w:rPr>
      </w:pPr>
      <w:ins w:id="545" w:author="admin" w:date="2022-12-12T09:28:00Z">
        <w:r w:rsidRPr="00081AF8">
          <w:rPr>
            <w:rFonts w:ascii="Times New Roman" w:eastAsia="Calibri" w:hAnsi="Times New Roman" w:cs="Times New Roman"/>
            <w:sz w:val="28"/>
            <w:szCs w:val="28"/>
            <w:lang w:val="vi-VN" w:eastAsia="vi-VN"/>
          </w:rPr>
          <w:t>Bước 3: Xây dựng DFD mức dưới đỉnh (mức 2 và dưới 2) thực hiện phân rã đối với mỗi tiếng trình của mức đỉnh. Khi thực hiện phân rã ở mức này vẫn phải căn cứ vào biêu đồ phân cấp chức năng để xác định các tiến trình con sẽ xuất hiện trong biểu đồ luồng dữ liệu.</w:t>
        </w:r>
      </w:ins>
    </w:p>
    <w:p w14:paraId="01B6F6C8" w14:textId="77777777" w:rsidR="00D40B91" w:rsidRPr="00081AF8" w:rsidRDefault="00D40B91" w:rsidP="00081AF8">
      <w:pPr>
        <w:spacing w:line="360" w:lineRule="auto"/>
        <w:jc w:val="both"/>
        <w:rPr>
          <w:ins w:id="546" w:author="admin" w:date="2022-12-12T09:28:00Z"/>
          <w:rFonts w:ascii="Times New Roman" w:hAnsi="Times New Roman" w:cs="Times New Roman"/>
          <w:sz w:val="28"/>
          <w:szCs w:val="28"/>
        </w:rPr>
      </w:pPr>
    </w:p>
    <w:p w14:paraId="040EDEE7"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026B357B"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71FB230A"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2AA6D188"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377BCE34"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05F2DFCE"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32D39CF7"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23072A47"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2C049943"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51FDA21F"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37B559EA"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5C104C66"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129CACB9"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550A6C6E"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6325FDFE" w14:textId="6ACCFCC8" w:rsidR="00D40B91" w:rsidRPr="00081AF8" w:rsidRDefault="00D40B91" w:rsidP="00081AF8">
      <w:pPr>
        <w:spacing w:line="360" w:lineRule="auto"/>
        <w:ind w:left="450" w:firstLine="270"/>
        <w:contextualSpacing/>
        <w:jc w:val="both"/>
        <w:rPr>
          <w:ins w:id="547" w:author="admin" w:date="2022-12-12T09:28:00Z"/>
          <w:rFonts w:ascii="Times New Roman" w:hAnsi="Times New Roman" w:cs="Times New Roman"/>
          <w:b/>
          <w:sz w:val="28"/>
          <w:szCs w:val="28"/>
        </w:rPr>
      </w:pPr>
      <w:ins w:id="548" w:author="admin" w:date="2022-12-12T09:28:00Z">
        <w:r w:rsidRPr="00081AF8">
          <w:rPr>
            <w:rFonts w:ascii="Times New Roman" w:hAnsi="Times New Roman" w:cs="Times New Roman"/>
            <w:b/>
            <w:sz w:val="28"/>
            <w:szCs w:val="28"/>
          </w:rPr>
          <w:t>2.1.3.3. DFD mức khung cảnh</w:t>
        </w:r>
      </w:ins>
    </w:p>
    <w:p w14:paraId="438DE0FA" w14:textId="77777777" w:rsidR="00D40B91" w:rsidRPr="00081AF8" w:rsidRDefault="00D40B91" w:rsidP="00081AF8">
      <w:pPr>
        <w:spacing w:line="360" w:lineRule="auto"/>
        <w:jc w:val="both"/>
        <w:rPr>
          <w:ins w:id="549" w:author="admin" w:date="2022-12-12T09:28:00Z"/>
          <w:rFonts w:ascii="Times New Roman" w:hAnsi="Times New Roman" w:cs="Times New Roman"/>
          <w:bCs/>
          <w:i/>
          <w:sz w:val="28"/>
          <w:szCs w:val="28"/>
        </w:rPr>
      </w:pPr>
      <w:r w:rsidRPr="00081AF8">
        <w:rPr>
          <w:rFonts w:ascii="Times New Roman" w:hAnsi="Times New Roman" w:cs="Times New Roman"/>
          <w:noProof/>
          <w:sz w:val="28"/>
          <w:szCs w:val="28"/>
        </w:rPr>
        <w:lastRenderedPageBreak/>
        <w:drawing>
          <wp:inline distT="0" distB="0" distL="0" distR="0" wp14:anchorId="4C6037E3" wp14:editId="224CDFAD">
            <wp:extent cx="5943600" cy="43268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26890"/>
                    </a:xfrm>
                    <a:prstGeom prst="rect">
                      <a:avLst/>
                    </a:prstGeom>
                  </pic:spPr>
                </pic:pic>
              </a:graphicData>
            </a:graphic>
          </wp:inline>
        </w:drawing>
      </w:r>
    </w:p>
    <w:p w14:paraId="34FCB049" w14:textId="25CB8324" w:rsidR="00D40B91" w:rsidRPr="00081AF8" w:rsidRDefault="00D40B91" w:rsidP="00081AF8">
      <w:pPr>
        <w:spacing w:line="360" w:lineRule="auto"/>
        <w:jc w:val="center"/>
        <w:rPr>
          <w:ins w:id="550" w:author="admin" w:date="2022-12-12T09:28:00Z"/>
          <w:rFonts w:ascii="Times New Roman" w:hAnsi="Times New Roman" w:cs="Times New Roman"/>
          <w:bCs/>
          <w:i/>
          <w:sz w:val="28"/>
          <w:szCs w:val="28"/>
        </w:rPr>
      </w:pPr>
      <w:ins w:id="551" w:author="admin" w:date="2022-12-12T09:28:00Z">
        <w:r w:rsidRPr="00081AF8">
          <w:rPr>
            <w:rFonts w:ascii="Times New Roman" w:hAnsi="Times New Roman" w:cs="Times New Roman"/>
            <w:bCs/>
            <w:i/>
            <w:sz w:val="28"/>
            <w:szCs w:val="28"/>
          </w:rPr>
          <w:t>Hình 2.</w:t>
        </w:r>
        <w:r w:rsidRPr="00081AF8">
          <w:rPr>
            <w:rFonts w:ascii="Times New Roman" w:hAnsi="Times New Roman" w:cs="Times New Roman"/>
            <w:bCs/>
            <w:i/>
            <w:sz w:val="28"/>
            <w:szCs w:val="28"/>
          </w:rPr>
          <w:fldChar w:fldCharType="begin"/>
        </w:r>
        <w:r w:rsidRPr="00081AF8">
          <w:rPr>
            <w:rFonts w:ascii="Times New Roman" w:hAnsi="Times New Roman" w:cs="Times New Roman"/>
            <w:bCs/>
            <w:i/>
            <w:sz w:val="28"/>
            <w:szCs w:val="28"/>
          </w:rPr>
          <w:instrText xml:space="preserve"> SEQ Hình \* ARABIC \s 1 </w:instrText>
        </w:r>
        <w:r w:rsidRPr="00081AF8">
          <w:rPr>
            <w:rFonts w:ascii="Times New Roman" w:hAnsi="Times New Roman" w:cs="Times New Roman"/>
            <w:bCs/>
            <w:i/>
            <w:sz w:val="28"/>
            <w:szCs w:val="28"/>
          </w:rPr>
          <w:fldChar w:fldCharType="separate"/>
        </w:r>
      </w:ins>
      <w:r w:rsidR="001F2763">
        <w:rPr>
          <w:rFonts w:ascii="Times New Roman" w:hAnsi="Times New Roman" w:cs="Times New Roman"/>
          <w:bCs/>
          <w:i/>
          <w:noProof/>
          <w:sz w:val="28"/>
          <w:szCs w:val="28"/>
        </w:rPr>
        <w:t>2</w:t>
      </w:r>
      <w:ins w:id="552" w:author="admin" w:date="2022-12-12T09:28:00Z">
        <w:r w:rsidRPr="00081AF8">
          <w:rPr>
            <w:rFonts w:ascii="Times New Roman" w:hAnsi="Times New Roman" w:cs="Times New Roman"/>
            <w:bCs/>
            <w:i/>
            <w:noProof/>
            <w:sz w:val="28"/>
            <w:szCs w:val="28"/>
          </w:rPr>
          <w:fldChar w:fldCharType="end"/>
        </w:r>
        <w:r w:rsidRPr="00081AF8">
          <w:rPr>
            <w:rFonts w:ascii="Times New Roman" w:hAnsi="Times New Roman" w:cs="Times New Roman"/>
            <w:bCs/>
            <w:i/>
            <w:sz w:val="28"/>
            <w:szCs w:val="28"/>
          </w:rPr>
          <w:t xml:space="preserve"> sơ đồ DFD mức khung cảnh</w:t>
        </w:r>
      </w:ins>
    </w:p>
    <w:p w14:paraId="5D03B5B6" w14:textId="77777777" w:rsidR="00D40B91" w:rsidRPr="00081AF8" w:rsidRDefault="00D40B91" w:rsidP="00081AF8">
      <w:pPr>
        <w:spacing w:line="360" w:lineRule="auto"/>
        <w:jc w:val="both"/>
        <w:rPr>
          <w:rFonts w:ascii="Times New Roman" w:hAnsi="Times New Roman" w:cs="Times New Roman"/>
          <w:sz w:val="28"/>
          <w:szCs w:val="28"/>
        </w:rPr>
      </w:pPr>
    </w:p>
    <w:p w14:paraId="725EF51C" w14:textId="77777777" w:rsidR="00D40B91" w:rsidRPr="00081AF8" w:rsidRDefault="00D40B91" w:rsidP="00081AF8">
      <w:pPr>
        <w:spacing w:line="360" w:lineRule="auto"/>
        <w:jc w:val="both"/>
        <w:rPr>
          <w:rFonts w:ascii="Times New Roman" w:hAnsi="Times New Roman" w:cs="Times New Roman"/>
          <w:sz w:val="28"/>
          <w:szCs w:val="28"/>
        </w:rPr>
      </w:pPr>
    </w:p>
    <w:p w14:paraId="3FEE25E3" w14:textId="77777777" w:rsidR="00D40B91" w:rsidRPr="00081AF8" w:rsidRDefault="00D40B91" w:rsidP="00081AF8">
      <w:pPr>
        <w:spacing w:line="360" w:lineRule="auto"/>
        <w:jc w:val="both"/>
        <w:rPr>
          <w:rFonts w:ascii="Times New Roman" w:hAnsi="Times New Roman" w:cs="Times New Roman"/>
          <w:sz w:val="28"/>
          <w:szCs w:val="28"/>
        </w:rPr>
      </w:pPr>
    </w:p>
    <w:p w14:paraId="2E3052E7" w14:textId="77777777" w:rsidR="00D40B91" w:rsidRPr="00081AF8" w:rsidRDefault="00D40B91" w:rsidP="00081AF8">
      <w:pPr>
        <w:spacing w:line="360" w:lineRule="auto"/>
        <w:jc w:val="both"/>
        <w:rPr>
          <w:rFonts w:ascii="Times New Roman" w:hAnsi="Times New Roman" w:cs="Times New Roman"/>
          <w:sz w:val="28"/>
          <w:szCs w:val="28"/>
        </w:rPr>
      </w:pPr>
    </w:p>
    <w:p w14:paraId="0EE92ECE" w14:textId="77777777" w:rsidR="00D40B91" w:rsidRPr="00081AF8" w:rsidRDefault="00D40B91" w:rsidP="00081AF8">
      <w:pPr>
        <w:spacing w:line="360" w:lineRule="auto"/>
        <w:jc w:val="both"/>
        <w:rPr>
          <w:ins w:id="553" w:author="admin" w:date="2022-12-12T09:28:00Z"/>
          <w:rFonts w:ascii="Times New Roman" w:hAnsi="Times New Roman" w:cs="Times New Roman"/>
          <w:sz w:val="28"/>
          <w:szCs w:val="28"/>
        </w:rPr>
      </w:pPr>
    </w:p>
    <w:p w14:paraId="22B541DF" w14:textId="77777777" w:rsidR="00D40B91" w:rsidRPr="00081AF8" w:rsidRDefault="00D40B91" w:rsidP="00081AF8">
      <w:pPr>
        <w:spacing w:line="360" w:lineRule="auto"/>
        <w:jc w:val="both"/>
        <w:rPr>
          <w:ins w:id="554" w:author="admin" w:date="2022-12-12T09:28:00Z"/>
          <w:rFonts w:ascii="Times New Roman" w:hAnsi="Times New Roman" w:cs="Times New Roman"/>
          <w:sz w:val="28"/>
          <w:szCs w:val="28"/>
        </w:rPr>
      </w:pPr>
    </w:p>
    <w:p w14:paraId="54C777C5"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23543F61"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6E9A3761"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421D4372" w14:textId="77777777" w:rsidR="002E656C" w:rsidRDefault="002E656C" w:rsidP="00081AF8">
      <w:pPr>
        <w:spacing w:line="360" w:lineRule="auto"/>
        <w:ind w:left="450" w:firstLine="270"/>
        <w:contextualSpacing/>
        <w:jc w:val="both"/>
        <w:rPr>
          <w:rFonts w:ascii="Times New Roman" w:hAnsi="Times New Roman" w:cs="Times New Roman"/>
          <w:b/>
          <w:sz w:val="28"/>
          <w:szCs w:val="28"/>
        </w:rPr>
      </w:pPr>
    </w:p>
    <w:p w14:paraId="1EACC1DC" w14:textId="5F1BA1DB" w:rsidR="00D40B91" w:rsidRPr="00081AF8" w:rsidRDefault="00D40B91" w:rsidP="00081AF8">
      <w:pPr>
        <w:spacing w:line="360" w:lineRule="auto"/>
        <w:ind w:left="450" w:firstLine="270"/>
        <w:contextualSpacing/>
        <w:jc w:val="both"/>
        <w:rPr>
          <w:ins w:id="555" w:author="admin" w:date="2022-12-12T09:28:00Z"/>
          <w:rFonts w:ascii="Times New Roman" w:hAnsi="Times New Roman" w:cs="Times New Roman"/>
          <w:b/>
          <w:sz w:val="28"/>
          <w:szCs w:val="28"/>
        </w:rPr>
      </w:pPr>
      <w:ins w:id="556" w:author="admin" w:date="2022-12-12T09:28:00Z">
        <w:r w:rsidRPr="00081AF8">
          <w:rPr>
            <w:rFonts w:ascii="Times New Roman" w:hAnsi="Times New Roman" w:cs="Times New Roman"/>
            <w:b/>
            <w:sz w:val="28"/>
            <w:szCs w:val="28"/>
          </w:rPr>
          <w:t>2.1.3.4. DFD mức đỉnh</w:t>
        </w:r>
      </w:ins>
    </w:p>
    <w:p w14:paraId="6495D116" w14:textId="77777777" w:rsidR="00D40B91" w:rsidRPr="00081AF8" w:rsidRDefault="00D40B91" w:rsidP="00081AF8">
      <w:pPr>
        <w:spacing w:line="360" w:lineRule="auto"/>
        <w:ind w:left="450"/>
        <w:contextualSpacing/>
        <w:jc w:val="both"/>
        <w:rPr>
          <w:ins w:id="557" w:author="admin" w:date="2022-12-12T09:28:00Z"/>
          <w:rFonts w:ascii="Times New Roman" w:hAnsi="Times New Roman" w:cs="Times New Roman"/>
          <w:i/>
          <w:sz w:val="28"/>
          <w:szCs w:val="28"/>
        </w:rPr>
      </w:pPr>
      <w:r w:rsidRPr="00081AF8">
        <w:rPr>
          <w:rFonts w:ascii="Times New Roman" w:hAnsi="Times New Roman" w:cs="Times New Roman"/>
          <w:noProof/>
          <w:sz w:val="28"/>
          <w:szCs w:val="28"/>
        </w:rPr>
        <w:lastRenderedPageBreak/>
        <w:drawing>
          <wp:inline distT="0" distB="0" distL="0" distR="0" wp14:anchorId="7A2DAC03" wp14:editId="452CE9D3">
            <wp:extent cx="5943600" cy="5342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42255"/>
                    </a:xfrm>
                    <a:prstGeom prst="rect">
                      <a:avLst/>
                    </a:prstGeom>
                  </pic:spPr>
                </pic:pic>
              </a:graphicData>
            </a:graphic>
          </wp:inline>
        </w:drawing>
      </w:r>
    </w:p>
    <w:p w14:paraId="628333B9" w14:textId="1E3E8AD0" w:rsidR="00D40B91" w:rsidRPr="00081AF8" w:rsidRDefault="00D40B91" w:rsidP="00081AF8">
      <w:pPr>
        <w:spacing w:line="360" w:lineRule="auto"/>
        <w:jc w:val="center"/>
        <w:rPr>
          <w:ins w:id="558" w:author="admin" w:date="2022-12-12T09:28:00Z"/>
          <w:rFonts w:ascii="Times New Roman" w:hAnsi="Times New Roman" w:cs="Times New Roman"/>
          <w:bCs/>
          <w:i/>
          <w:sz w:val="28"/>
          <w:szCs w:val="28"/>
        </w:rPr>
      </w:pPr>
      <w:ins w:id="559" w:author="admin" w:date="2022-12-12T09:28:00Z">
        <w:r w:rsidRPr="00081AF8">
          <w:rPr>
            <w:rFonts w:ascii="Times New Roman" w:hAnsi="Times New Roman" w:cs="Times New Roman"/>
            <w:bCs/>
            <w:i/>
            <w:sz w:val="28"/>
            <w:szCs w:val="28"/>
          </w:rPr>
          <w:t>Hình 2.</w:t>
        </w:r>
        <w:r w:rsidRPr="00081AF8">
          <w:rPr>
            <w:rFonts w:ascii="Times New Roman" w:hAnsi="Times New Roman" w:cs="Times New Roman"/>
            <w:bCs/>
            <w:i/>
            <w:sz w:val="28"/>
            <w:szCs w:val="28"/>
          </w:rPr>
          <w:fldChar w:fldCharType="begin"/>
        </w:r>
        <w:r w:rsidRPr="00081AF8">
          <w:rPr>
            <w:rFonts w:ascii="Times New Roman" w:hAnsi="Times New Roman" w:cs="Times New Roman"/>
            <w:bCs/>
            <w:i/>
            <w:sz w:val="28"/>
            <w:szCs w:val="28"/>
          </w:rPr>
          <w:instrText xml:space="preserve"> SEQ Hình \* ARABIC \s 1 </w:instrText>
        </w:r>
        <w:r w:rsidRPr="00081AF8">
          <w:rPr>
            <w:rFonts w:ascii="Times New Roman" w:hAnsi="Times New Roman" w:cs="Times New Roman"/>
            <w:bCs/>
            <w:i/>
            <w:sz w:val="28"/>
            <w:szCs w:val="28"/>
          </w:rPr>
          <w:fldChar w:fldCharType="separate"/>
        </w:r>
      </w:ins>
      <w:r w:rsidR="001F2763">
        <w:rPr>
          <w:rFonts w:ascii="Times New Roman" w:hAnsi="Times New Roman" w:cs="Times New Roman"/>
          <w:bCs/>
          <w:i/>
          <w:noProof/>
          <w:sz w:val="28"/>
          <w:szCs w:val="28"/>
        </w:rPr>
        <w:t>3</w:t>
      </w:r>
      <w:ins w:id="560" w:author="admin" w:date="2022-12-12T09:28:00Z">
        <w:r w:rsidRPr="00081AF8">
          <w:rPr>
            <w:rFonts w:ascii="Times New Roman" w:hAnsi="Times New Roman" w:cs="Times New Roman"/>
            <w:bCs/>
            <w:i/>
            <w:noProof/>
            <w:sz w:val="28"/>
            <w:szCs w:val="28"/>
          </w:rPr>
          <w:fldChar w:fldCharType="end"/>
        </w:r>
      </w:ins>
      <w:r w:rsidRPr="00081AF8">
        <w:rPr>
          <w:rFonts w:ascii="Times New Roman" w:hAnsi="Times New Roman" w:cs="Times New Roman"/>
          <w:bCs/>
          <w:i/>
          <w:sz w:val="28"/>
          <w:szCs w:val="28"/>
        </w:rPr>
        <w:t xml:space="preserve"> </w:t>
      </w:r>
      <w:ins w:id="561" w:author="admin" w:date="2022-12-12T09:28:00Z">
        <w:r w:rsidRPr="00081AF8">
          <w:rPr>
            <w:rFonts w:ascii="Times New Roman" w:hAnsi="Times New Roman" w:cs="Times New Roman"/>
            <w:bCs/>
            <w:i/>
            <w:sz w:val="28"/>
            <w:szCs w:val="28"/>
          </w:rPr>
          <w:t>sơ đồ DFD mức đỉnh</w:t>
        </w:r>
      </w:ins>
    </w:p>
    <w:p w14:paraId="5E642E46" w14:textId="77777777" w:rsidR="00D40B91" w:rsidRPr="00081AF8" w:rsidRDefault="00D40B91" w:rsidP="00081AF8">
      <w:pPr>
        <w:spacing w:line="360" w:lineRule="auto"/>
        <w:jc w:val="both"/>
        <w:rPr>
          <w:ins w:id="562" w:author="admin" w:date="2022-12-12T09:28:00Z"/>
          <w:rFonts w:ascii="Times New Roman" w:hAnsi="Times New Roman" w:cs="Times New Roman"/>
          <w:sz w:val="28"/>
          <w:szCs w:val="28"/>
        </w:rPr>
      </w:pPr>
    </w:p>
    <w:p w14:paraId="44502D1D" w14:textId="77777777" w:rsidR="00D40B91" w:rsidRPr="00081AF8" w:rsidRDefault="00D40B91" w:rsidP="00081AF8">
      <w:pPr>
        <w:spacing w:line="360" w:lineRule="auto"/>
        <w:jc w:val="both"/>
        <w:rPr>
          <w:ins w:id="563" w:author="admin" w:date="2022-12-12T09:28:00Z"/>
          <w:rFonts w:ascii="Times New Roman" w:hAnsi="Times New Roman" w:cs="Times New Roman"/>
          <w:sz w:val="28"/>
          <w:szCs w:val="28"/>
        </w:rPr>
      </w:pPr>
    </w:p>
    <w:p w14:paraId="52DF8AC6" w14:textId="77777777" w:rsidR="00D40B91" w:rsidRPr="00081AF8" w:rsidRDefault="00D40B91" w:rsidP="00081AF8">
      <w:pPr>
        <w:spacing w:line="360" w:lineRule="auto"/>
        <w:jc w:val="both"/>
        <w:rPr>
          <w:ins w:id="564" w:author="admin" w:date="2022-12-12T09:28:00Z"/>
          <w:rFonts w:ascii="Times New Roman" w:hAnsi="Times New Roman" w:cs="Times New Roman"/>
          <w:sz w:val="28"/>
          <w:szCs w:val="28"/>
        </w:rPr>
      </w:pPr>
    </w:p>
    <w:p w14:paraId="64DBB494" w14:textId="77777777" w:rsidR="00D40B91" w:rsidRPr="00081AF8" w:rsidRDefault="00D40B91" w:rsidP="00081AF8">
      <w:pPr>
        <w:spacing w:line="360" w:lineRule="auto"/>
        <w:jc w:val="both"/>
        <w:rPr>
          <w:ins w:id="565" w:author="admin" w:date="2022-12-12T09:28:00Z"/>
          <w:rFonts w:ascii="Times New Roman" w:hAnsi="Times New Roman" w:cs="Times New Roman"/>
          <w:sz w:val="28"/>
          <w:szCs w:val="28"/>
        </w:rPr>
      </w:pPr>
    </w:p>
    <w:p w14:paraId="5BAB8C1F" w14:textId="77777777" w:rsidR="00D40B91" w:rsidRPr="00081AF8" w:rsidRDefault="00D40B91" w:rsidP="00081AF8">
      <w:pPr>
        <w:spacing w:line="360" w:lineRule="auto"/>
        <w:jc w:val="both"/>
        <w:rPr>
          <w:ins w:id="566" w:author="admin" w:date="2022-12-12T09:28:00Z"/>
          <w:rFonts w:ascii="Times New Roman" w:hAnsi="Times New Roman" w:cs="Times New Roman"/>
          <w:sz w:val="28"/>
          <w:szCs w:val="28"/>
        </w:rPr>
      </w:pPr>
    </w:p>
    <w:p w14:paraId="5F2B72DA" w14:textId="77777777" w:rsidR="00D40B91" w:rsidRPr="00081AF8" w:rsidRDefault="00D40B91" w:rsidP="00081AF8">
      <w:pPr>
        <w:spacing w:line="360" w:lineRule="auto"/>
        <w:jc w:val="both"/>
        <w:rPr>
          <w:ins w:id="567" w:author="admin" w:date="2022-12-12T09:28:00Z"/>
          <w:rFonts w:ascii="Times New Roman" w:hAnsi="Times New Roman" w:cs="Times New Roman"/>
          <w:sz w:val="28"/>
          <w:szCs w:val="28"/>
        </w:rPr>
      </w:pPr>
    </w:p>
    <w:p w14:paraId="20E1FD20" w14:textId="77777777" w:rsidR="00D40B91" w:rsidRPr="00081AF8" w:rsidRDefault="00D40B91" w:rsidP="00081AF8">
      <w:pPr>
        <w:spacing w:line="360" w:lineRule="auto"/>
        <w:jc w:val="both"/>
        <w:rPr>
          <w:ins w:id="568" w:author="admin" w:date="2022-12-12T09:28:00Z"/>
          <w:rFonts w:ascii="Times New Roman" w:hAnsi="Times New Roman" w:cs="Times New Roman"/>
          <w:sz w:val="28"/>
          <w:szCs w:val="28"/>
        </w:rPr>
      </w:pPr>
    </w:p>
    <w:p w14:paraId="18B865A1" w14:textId="77777777" w:rsidR="00D40B91" w:rsidRPr="00081AF8" w:rsidRDefault="00D40B91" w:rsidP="00081AF8">
      <w:pPr>
        <w:spacing w:line="360" w:lineRule="auto"/>
        <w:ind w:left="450" w:firstLine="270"/>
        <w:contextualSpacing/>
        <w:jc w:val="both"/>
        <w:rPr>
          <w:ins w:id="569" w:author="admin" w:date="2022-12-12T09:28:00Z"/>
          <w:rFonts w:ascii="Times New Roman" w:hAnsi="Times New Roman" w:cs="Times New Roman"/>
          <w:b/>
          <w:sz w:val="28"/>
          <w:szCs w:val="28"/>
        </w:rPr>
      </w:pPr>
      <w:ins w:id="570" w:author="admin" w:date="2022-12-12T09:28:00Z">
        <w:r w:rsidRPr="00081AF8">
          <w:rPr>
            <w:rFonts w:ascii="Times New Roman" w:hAnsi="Times New Roman" w:cs="Times New Roman"/>
            <w:b/>
            <w:sz w:val="28"/>
            <w:szCs w:val="28"/>
          </w:rPr>
          <w:t>2.1.3.5. DFD mức dưới đỉnh</w:t>
        </w:r>
        <w:r w:rsidRPr="00081AF8">
          <w:rPr>
            <w:rFonts w:ascii="Times New Roman" w:hAnsi="Times New Roman" w:cs="Times New Roman"/>
            <w:b/>
            <w:i/>
            <w:sz w:val="28"/>
            <w:szCs w:val="28"/>
          </w:rPr>
          <w:t xml:space="preserve"> </w:t>
        </w:r>
      </w:ins>
    </w:p>
    <w:p w14:paraId="751FA362" w14:textId="77777777" w:rsidR="00D40B91" w:rsidRPr="00081AF8" w:rsidRDefault="00D40B91" w:rsidP="00081AF8">
      <w:pPr>
        <w:spacing w:line="360" w:lineRule="auto"/>
        <w:ind w:left="450" w:firstLine="270"/>
        <w:contextualSpacing/>
        <w:jc w:val="both"/>
        <w:rPr>
          <w:ins w:id="571" w:author="admin" w:date="2022-12-12T09:28:00Z"/>
          <w:rFonts w:ascii="Times New Roman" w:hAnsi="Times New Roman" w:cs="Times New Roman"/>
          <w:b/>
          <w:i/>
          <w:sz w:val="28"/>
          <w:szCs w:val="28"/>
        </w:rPr>
      </w:pPr>
      <w:ins w:id="572" w:author="admin" w:date="2022-12-12T09:28:00Z">
        <w:r w:rsidRPr="00081AF8">
          <w:rPr>
            <w:rFonts w:ascii="Times New Roman" w:hAnsi="Times New Roman" w:cs="Times New Roman"/>
            <w:sz w:val="28"/>
            <w:szCs w:val="28"/>
          </w:rPr>
          <w:lastRenderedPageBreak/>
          <w:t xml:space="preserve">-  Biểu đồ dữ liệu mức dưới đỉnh chức năng </w:t>
        </w:r>
        <w:r w:rsidRPr="00081AF8">
          <w:rPr>
            <w:rFonts w:ascii="Times New Roman" w:hAnsi="Times New Roman" w:cs="Times New Roman"/>
            <w:b/>
            <w:i/>
            <w:sz w:val="28"/>
            <w:szCs w:val="28"/>
          </w:rPr>
          <w:t>Quản lý hệ thống</w:t>
        </w:r>
      </w:ins>
    </w:p>
    <w:p w14:paraId="59CBD4E5" w14:textId="77777777" w:rsidR="00D40B91" w:rsidRPr="00081AF8" w:rsidRDefault="00D40B91" w:rsidP="00081AF8">
      <w:pPr>
        <w:spacing w:line="360" w:lineRule="auto"/>
        <w:jc w:val="both"/>
        <w:rPr>
          <w:ins w:id="573" w:author="admin" w:date="2022-12-12T09:28:00Z"/>
          <w:rFonts w:ascii="Times New Roman" w:hAnsi="Times New Roman" w:cs="Times New Roman"/>
          <w:sz w:val="28"/>
          <w:szCs w:val="28"/>
        </w:rPr>
      </w:pPr>
      <w:r w:rsidRPr="00081AF8">
        <w:rPr>
          <w:rFonts w:ascii="Times New Roman" w:hAnsi="Times New Roman" w:cs="Times New Roman"/>
          <w:noProof/>
          <w:sz w:val="28"/>
          <w:szCs w:val="28"/>
        </w:rPr>
        <w:drawing>
          <wp:inline distT="0" distB="0" distL="0" distR="0" wp14:anchorId="67130B82" wp14:editId="60AD5B7B">
            <wp:extent cx="5943600" cy="49504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50460"/>
                    </a:xfrm>
                    <a:prstGeom prst="rect">
                      <a:avLst/>
                    </a:prstGeom>
                  </pic:spPr>
                </pic:pic>
              </a:graphicData>
            </a:graphic>
          </wp:inline>
        </w:drawing>
      </w:r>
    </w:p>
    <w:p w14:paraId="7BB33D6A" w14:textId="6AC97D70" w:rsidR="00D40B91" w:rsidRPr="00081AF8" w:rsidRDefault="00D40B91" w:rsidP="00081AF8">
      <w:pPr>
        <w:spacing w:line="360" w:lineRule="auto"/>
        <w:jc w:val="center"/>
        <w:rPr>
          <w:ins w:id="574" w:author="admin" w:date="2022-12-12T09:28:00Z"/>
          <w:rFonts w:ascii="Times New Roman" w:hAnsi="Times New Roman" w:cs="Times New Roman"/>
          <w:bCs/>
          <w:i/>
          <w:sz w:val="28"/>
          <w:szCs w:val="28"/>
        </w:rPr>
      </w:pPr>
      <w:ins w:id="575" w:author="admin" w:date="2022-12-12T09:28:00Z">
        <w:r w:rsidRPr="00081AF8">
          <w:rPr>
            <w:rFonts w:ascii="Times New Roman" w:hAnsi="Times New Roman" w:cs="Times New Roman"/>
            <w:bCs/>
            <w:i/>
            <w:sz w:val="28"/>
            <w:szCs w:val="28"/>
          </w:rPr>
          <w:t>Hình 2.</w:t>
        </w:r>
        <w:r w:rsidRPr="00081AF8">
          <w:rPr>
            <w:rFonts w:ascii="Times New Roman" w:hAnsi="Times New Roman" w:cs="Times New Roman"/>
            <w:bCs/>
            <w:i/>
            <w:sz w:val="28"/>
            <w:szCs w:val="28"/>
          </w:rPr>
          <w:fldChar w:fldCharType="begin"/>
        </w:r>
        <w:r w:rsidRPr="00081AF8">
          <w:rPr>
            <w:rFonts w:ascii="Times New Roman" w:hAnsi="Times New Roman" w:cs="Times New Roman"/>
            <w:bCs/>
            <w:i/>
            <w:sz w:val="28"/>
            <w:szCs w:val="28"/>
          </w:rPr>
          <w:instrText xml:space="preserve"> SEQ Hình \* ARABIC \s 1 </w:instrText>
        </w:r>
        <w:r w:rsidRPr="00081AF8">
          <w:rPr>
            <w:rFonts w:ascii="Times New Roman" w:hAnsi="Times New Roman" w:cs="Times New Roman"/>
            <w:bCs/>
            <w:i/>
            <w:sz w:val="28"/>
            <w:szCs w:val="28"/>
          </w:rPr>
          <w:fldChar w:fldCharType="separate"/>
        </w:r>
      </w:ins>
      <w:r w:rsidR="001F2763">
        <w:rPr>
          <w:rFonts w:ascii="Times New Roman" w:hAnsi="Times New Roman" w:cs="Times New Roman"/>
          <w:bCs/>
          <w:i/>
          <w:noProof/>
          <w:sz w:val="28"/>
          <w:szCs w:val="28"/>
        </w:rPr>
        <w:t>4</w:t>
      </w:r>
      <w:ins w:id="576" w:author="admin" w:date="2022-12-12T09:28:00Z">
        <w:r w:rsidRPr="00081AF8">
          <w:rPr>
            <w:rFonts w:ascii="Times New Roman" w:hAnsi="Times New Roman" w:cs="Times New Roman"/>
            <w:bCs/>
            <w:i/>
            <w:noProof/>
            <w:sz w:val="28"/>
            <w:szCs w:val="28"/>
          </w:rPr>
          <w:fldChar w:fldCharType="end"/>
        </w:r>
        <w:r w:rsidRPr="00081AF8">
          <w:rPr>
            <w:rFonts w:ascii="Times New Roman" w:hAnsi="Times New Roman" w:cs="Times New Roman"/>
            <w:bCs/>
            <w:i/>
            <w:sz w:val="28"/>
            <w:szCs w:val="28"/>
          </w:rPr>
          <w:t xml:space="preserve"> sơ đồ DFD mức dưới đỉnh chức năng quản lý hệ thống</w:t>
        </w:r>
      </w:ins>
    </w:p>
    <w:p w14:paraId="2647FEC0" w14:textId="77777777" w:rsidR="00D40B91" w:rsidRPr="00081AF8" w:rsidRDefault="00D40B91" w:rsidP="00081AF8">
      <w:pPr>
        <w:spacing w:line="360" w:lineRule="auto"/>
        <w:jc w:val="both"/>
        <w:rPr>
          <w:ins w:id="577" w:author="admin" w:date="2022-12-12T09:28:00Z"/>
          <w:rFonts w:ascii="Times New Roman" w:hAnsi="Times New Roman" w:cs="Times New Roman"/>
          <w:sz w:val="28"/>
          <w:szCs w:val="28"/>
        </w:rPr>
      </w:pPr>
    </w:p>
    <w:p w14:paraId="3304CD50" w14:textId="77777777" w:rsidR="00D40B91" w:rsidRPr="00081AF8" w:rsidRDefault="00D40B91" w:rsidP="00081AF8">
      <w:pPr>
        <w:spacing w:line="360" w:lineRule="auto"/>
        <w:jc w:val="both"/>
        <w:rPr>
          <w:ins w:id="578" w:author="admin" w:date="2022-12-12T09:28:00Z"/>
          <w:rFonts w:ascii="Times New Roman" w:hAnsi="Times New Roman" w:cs="Times New Roman"/>
          <w:b/>
          <w:i/>
          <w:sz w:val="28"/>
          <w:szCs w:val="28"/>
        </w:rPr>
      </w:pPr>
    </w:p>
    <w:p w14:paraId="0378347E" w14:textId="77777777" w:rsidR="002E656C" w:rsidRDefault="002E656C" w:rsidP="00081AF8">
      <w:pPr>
        <w:spacing w:line="360" w:lineRule="auto"/>
        <w:ind w:left="450" w:firstLine="270"/>
        <w:contextualSpacing/>
        <w:jc w:val="both"/>
        <w:rPr>
          <w:rFonts w:ascii="Times New Roman" w:hAnsi="Times New Roman" w:cs="Times New Roman"/>
          <w:b/>
          <w:i/>
          <w:sz w:val="28"/>
          <w:szCs w:val="28"/>
        </w:rPr>
      </w:pPr>
    </w:p>
    <w:p w14:paraId="710309B6" w14:textId="77777777" w:rsidR="002E656C" w:rsidRDefault="002E656C" w:rsidP="00081AF8">
      <w:pPr>
        <w:spacing w:line="360" w:lineRule="auto"/>
        <w:ind w:left="450" w:firstLine="270"/>
        <w:contextualSpacing/>
        <w:jc w:val="both"/>
        <w:rPr>
          <w:rFonts w:ascii="Times New Roman" w:hAnsi="Times New Roman" w:cs="Times New Roman"/>
          <w:b/>
          <w:i/>
          <w:sz w:val="28"/>
          <w:szCs w:val="28"/>
        </w:rPr>
      </w:pPr>
    </w:p>
    <w:p w14:paraId="5A454D6D" w14:textId="2739D73D" w:rsidR="00D40B91" w:rsidRPr="00081AF8" w:rsidRDefault="00D40B91" w:rsidP="00081AF8">
      <w:pPr>
        <w:spacing w:line="360" w:lineRule="auto"/>
        <w:ind w:left="450" w:firstLine="270"/>
        <w:contextualSpacing/>
        <w:jc w:val="both"/>
        <w:rPr>
          <w:ins w:id="579" w:author="admin" w:date="2022-12-12T09:28:00Z"/>
          <w:rFonts w:ascii="Times New Roman" w:hAnsi="Times New Roman" w:cs="Times New Roman"/>
          <w:b/>
          <w:i/>
          <w:sz w:val="28"/>
          <w:szCs w:val="28"/>
        </w:rPr>
      </w:pPr>
      <w:ins w:id="580" w:author="admin" w:date="2022-12-12T09:28:00Z">
        <w:r w:rsidRPr="00081AF8">
          <w:rPr>
            <w:rFonts w:ascii="Times New Roman" w:hAnsi="Times New Roman" w:cs="Times New Roman"/>
            <w:b/>
            <w:i/>
            <w:sz w:val="28"/>
            <w:szCs w:val="28"/>
          </w:rPr>
          <w:t xml:space="preserve">-  </w:t>
        </w:r>
        <w:r w:rsidRPr="00081AF8">
          <w:rPr>
            <w:rFonts w:ascii="Times New Roman" w:hAnsi="Times New Roman" w:cs="Times New Roman"/>
            <w:sz w:val="28"/>
            <w:szCs w:val="28"/>
          </w:rPr>
          <w:t xml:space="preserve">Biểu đồ dữ liệu mức dưới đỉnh chức năng </w:t>
        </w:r>
        <w:r w:rsidRPr="00081AF8">
          <w:rPr>
            <w:rFonts w:ascii="Times New Roman" w:hAnsi="Times New Roman" w:cs="Times New Roman"/>
            <w:b/>
            <w:i/>
            <w:sz w:val="28"/>
            <w:szCs w:val="28"/>
          </w:rPr>
          <w:t>Quản lý đơn hàng</w:t>
        </w:r>
      </w:ins>
    </w:p>
    <w:p w14:paraId="2FB846DC" w14:textId="77777777" w:rsidR="00D40B91" w:rsidRPr="00081AF8" w:rsidRDefault="00D40B91" w:rsidP="00081AF8">
      <w:pPr>
        <w:spacing w:line="360" w:lineRule="auto"/>
        <w:jc w:val="both"/>
        <w:rPr>
          <w:ins w:id="581" w:author="admin" w:date="2022-12-12T09:28:00Z"/>
          <w:rFonts w:ascii="Times New Roman" w:hAnsi="Times New Roman" w:cs="Times New Roman"/>
          <w:sz w:val="28"/>
          <w:szCs w:val="28"/>
        </w:rPr>
      </w:pPr>
      <w:r w:rsidRPr="00081AF8">
        <w:rPr>
          <w:rFonts w:ascii="Times New Roman" w:hAnsi="Times New Roman" w:cs="Times New Roman"/>
          <w:noProof/>
          <w:sz w:val="28"/>
          <w:szCs w:val="28"/>
        </w:rPr>
        <w:lastRenderedPageBreak/>
        <w:drawing>
          <wp:inline distT="0" distB="0" distL="0" distR="0" wp14:anchorId="759B750B" wp14:editId="67E60E65">
            <wp:extent cx="5943600" cy="38106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10635"/>
                    </a:xfrm>
                    <a:prstGeom prst="rect">
                      <a:avLst/>
                    </a:prstGeom>
                  </pic:spPr>
                </pic:pic>
              </a:graphicData>
            </a:graphic>
          </wp:inline>
        </w:drawing>
      </w:r>
    </w:p>
    <w:p w14:paraId="4B832DDA" w14:textId="448E180D" w:rsidR="00D40B91" w:rsidRPr="00081AF8" w:rsidRDefault="00D40B91" w:rsidP="00081AF8">
      <w:pPr>
        <w:spacing w:line="360" w:lineRule="auto"/>
        <w:jc w:val="center"/>
        <w:rPr>
          <w:ins w:id="582" w:author="admin" w:date="2022-12-12T09:28:00Z"/>
          <w:rFonts w:ascii="Times New Roman" w:hAnsi="Times New Roman" w:cs="Times New Roman"/>
          <w:bCs/>
          <w:i/>
          <w:sz w:val="28"/>
          <w:szCs w:val="28"/>
        </w:rPr>
      </w:pPr>
      <w:ins w:id="583" w:author="admin" w:date="2022-12-12T09:28:00Z">
        <w:r w:rsidRPr="00081AF8">
          <w:rPr>
            <w:rFonts w:ascii="Times New Roman" w:hAnsi="Times New Roman" w:cs="Times New Roman"/>
            <w:bCs/>
            <w:i/>
            <w:sz w:val="28"/>
            <w:szCs w:val="28"/>
          </w:rPr>
          <w:t>Hình 2.</w:t>
        </w:r>
        <w:r w:rsidRPr="00081AF8">
          <w:rPr>
            <w:rFonts w:ascii="Times New Roman" w:hAnsi="Times New Roman" w:cs="Times New Roman"/>
            <w:bCs/>
            <w:i/>
            <w:sz w:val="28"/>
            <w:szCs w:val="28"/>
          </w:rPr>
          <w:fldChar w:fldCharType="begin"/>
        </w:r>
        <w:r w:rsidRPr="00081AF8">
          <w:rPr>
            <w:rFonts w:ascii="Times New Roman" w:hAnsi="Times New Roman" w:cs="Times New Roman"/>
            <w:bCs/>
            <w:i/>
            <w:sz w:val="28"/>
            <w:szCs w:val="28"/>
          </w:rPr>
          <w:instrText xml:space="preserve"> SEQ Hình \* ARABIC \s 1 </w:instrText>
        </w:r>
        <w:r w:rsidRPr="00081AF8">
          <w:rPr>
            <w:rFonts w:ascii="Times New Roman" w:hAnsi="Times New Roman" w:cs="Times New Roman"/>
            <w:bCs/>
            <w:i/>
            <w:sz w:val="28"/>
            <w:szCs w:val="28"/>
          </w:rPr>
          <w:fldChar w:fldCharType="separate"/>
        </w:r>
      </w:ins>
      <w:r w:rsidR="001F2763">
        <w:rPr>
          <w:rFonts w:ascii="Times New Roman" w:hAnsi="Times New Roman" w:cs="Times New Roman"/>
          <w:bCs/>
          <w:i/>
          <w:noProof/>
          <w:sz w:val="28"/>
          <w:szCs w:val="28"/>
        </w:rPr>
        <w:t>5</w:t>
      </w:r>
      <w:ins w:id="584" w:author="admin" w:date="2022-12-12T09:28:00Z">
        <w:r w:rsidRPr="00081AF8">
          <w:rPr>
            <w:rFonts w:ascii="Times New Roman" w:hAnsi="Times New Roman" w:cs="Times New Roman"/>
            <w:bCs/>
            <w:i/>
            <w:noProof/>
            <w:sz w:val="28"/>
            <w:szCs w:val="28"/>
          </w:rPr>
          <w:fldChar w:fldCharType="end"/>
        </w:r>
      </w:ins>
      <w:r w:rsidRPr="00081AF8">
        <w:rPr>
          <w:rFonts w:ascii="Times New Roman" w:hAnsi="Times New Roman" w:cs="Times New Roman"/>
          <w:bCs/>
          <w:i/>
          <w:sz w:val="28"/>
          <w:szCs w:val="28"/>
        </w:rPr>
        <w:t xml:space="preserve"> </w:t>
      </w:r>
      <w:ins w:id="585" w:author="admin" w:date="2022-12-12T09:28:00Z">
        <w:r w:rsidRPr="00081AF8">
          <w:rPr>
            <w:rFonts w:ascii="Times New Roman" w:hAnsi="Times New Roman" w:cs="Times New Roman"/>
            <w:bCs/>
            <w:i/>
            <w:sz w:val="28"/>
            <w:szCs w:val="28"/>
          </w:rPr>
          <w:t>sơ đồ DFD mức dưới đỉnh chức năng quản lý đơn hàng</w:t>
        </w:r>
      </w:ins>
    </w:p>
    <w:p w14:paraId="0282EC6D" w14:textId="77777777" w:rsidR="00D40B91" w:rsidRPr="00081AF8" w:rsidRDefault="00D40B91" w:rsidP="00081AF8">
      <w:pPr>
        <w:spacing w:line="360" w:lineRule="auto"/>
        <w:ind w:left="450" w:firstLine="270"/>
        <w:contextualSpacing/>
        <w:jc w:val="both"/>
        <w:rPr>
          <w:ins w:id="586" w:author="admin" w:date="2022-12-12T09:28:00Z"/>
          <w:rFonts w:ascii="Times New Roman" w:hAnsi="Times New Roman" w:cs="Times New Roman"/>
          <w:b/>
          <w:i/>
          <w:sz w:val="28"/>
          <w:szCs w:val="28"/>
        </w:rPr>
      </w:pPr>
      <w:ins w:id="587" w:author="admin" w:date="2022-12-12T09:28:00Z">
        <w:r w:rsidRPr="00081AF8">
          <w:rPr>
            <w:rFonts w:ascii="Times New Roman" w:hAnsi="Times New Roman" w:cs="Times New Roman"/>
            <w:sz w:val="28"/>
            <w:szCs w:val="28"/>
          </w:rPr>
          <w:t xml:space="preserve">-  Biểu đồ dữ liệu mức dưới đỉnh chức năng </w:t>
        </w:r>
        <w:r w:rsidRPr="00081AF8">
          <w:rPr>
            <w:rFonts w:ascii="Times New Roman" w:hAnsi="Times New Roman" w:cs="Times New Roman"/>
            <w:b/>
            <w:i/>
            <w:sz w:val="28"/>
            <w:szCs w:val="28"/>
          </w:rPr>
          <w:t>Quản lý tìm kiếm</w:t>
        </w:r>
      </w:ins>
    </w:p>
    <w:p w14:paraId="73B4B81C" w14:textId="77777777" w:rsidR="00D40B91" w:rsidRPr="00081AF8" w:rsidRDefault="00D40B91" w:rsidP="00081AF8">
      <w:pPr>
        <w:spacing w:line="360" w:lineRule="auto"/>
        <w:jc w:val="both"/>
        <w:rPr>
          <w:ins w:id="588" w:author="admin" w:date="2022-12-12T09:28:00Z"/>
          <w:rFonts w:ascii="Times New Roman" w:hAnsi="Times New Roman" w:cs="Times New Roman"/>
          <w:sz w:val="28"/>
          <w:szCs w:val="28"/>
        </w:rPr>
      </w:pPr>
      <w:ins w:id="589" w:author="admin" w:date="2022-12-12T09:28:00Z">
        <w:r w:rsidRPr="00081AF8">
          <w:rPr>
            <w:rFonts w:ascii="Times New Roman" w:hAnsi="Times New Roman" w:cs="Times New Roman"/>
            <w:noProof/>
            <w:sz w:val="28"/>
            <w:szCs w:val="28"/>
          </w:rPr>
          <w:drawing>
            <wp:inline distT="0" distB="0" distL="0" distR="0" wp14:anchorId="7FC32C01" wp14:editId="7D7C111B">
              <wp:extent cx="5971540" cy="1794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1794510"/>
                      </a:xfrm>
                      <a:prstGeom prst="rect">
                        <a:avLst/>
                      </a:prstGeom>
                    </pic:spPr>
                  </pic:pic>
                </a:graphicData>
              </a:graphic>
            </wp:inline>
          </w:drawing>
        </w:r>
      </w:ins>
    </w:p>
    <w:p w14:paraId="7707F1F2" w14:textId="5C8F69E0" w:rsidR="00D40B91" w:rsidRPr="00081AF8" w:rsidRDefault="00D40B91" w:rsidP="00081AF8">
      <w:pPr>
        <w:spacing w:line="360" w:lineRule="auto"/>
        <w:jc w:val="center"/>
        <w:rPr>
          <w:ins w:id="590" w:author="admin" w:date="2022-12-12T09:28:00Z"/>
          <w:rFonts w:ascii="Times New Roman" w:hAnsi="Times New Roman" w:cs="Times New Roman"/>
          <w:bCs/>
          <w:i/>
          <w:sz w:val="28"/>
          <w:szCs w:val="28"/>
        </w:rPr>
      </w:pPr>
      <w:ins w:id="591" w:author="admin" w:date="2022-12-12T09:28:00Z">
        <w:r w:rsidRPr="00081AF8">
          <w:rPr>
            <w:rFonts w:ascii="Times New Roman" w:hAnsi="Times New Roman" w:cs="Times New Roman"/>
            <w:bCs/>
            <w:i/>
            <w:sz w:val="28"/>
            <w:szCs w:val="28"/>
          </w:rPr>
          <w:t>Hình 2.</w:t>
        </w:r>
        <w:r w:rsidRPr="00081AF8">
          <w:rPr>
            <w:rFonts w:ascii="Times New Roman" w:hAnsi="Times New Roman" w:cs="Times New Roman"/>
            <w:bCs/>
            <w:i/>
            <w:sz w:val="28"/>
            <w:szCs w:val="28"/>
          </w:rPr>
          <w:fldChar w:fldCharType="begin"/>
        </w:r>
        <w:r w:rsidRPr="00081AF8">
          <w:rPr>
            <w:rFonts w:ascii="Times New Roman" w:hAnsi="Times New Roman" w:cs="Times New Roman"/>
            <w:bCs/>
            <w:i/>
            <w:sz w:val="28"/>
            <w:szCs w:val="28"/>
          </w:rPr>
          <w:instrText xml:space="preserve"> SEQ Hình \* ARABIC \s 1 </w:instrText>
        </w:r>
        <w:r w:rsidRPr="00081AF8">
          <w:rPr>
            <w:rFonts w:ascii="Times New Roman" w:hAnsi="Times New Roman" w:cs="Times New Roman"/>
            <w:bCs/>
            <w:i/>
            <w:sz w:val="28"/>
            <w:szCs w:val="28"/>
          </w:rPr>
          <w:fldChar w:fldCharType="separate"/>
        </w:r>
      </w:ins>
      <w:r w:rsidR="001F2763">
        <w:rPr>
          <w:rFonts w:ascii="Times New Roman" w:hAnsi="Times New Roman" w:cs="Times New Roman"/>
          <w:bCs/>
          <w:i/>
          <w:noProof/>
          <w:sz w:val="28"/>
          <w:szCs w:val="28"/>
        </w:rPr>
        <w:t>6</w:t>
      </w:r>
      <w:ins w:id="592" w:author="admin" w:date="2022-12-12T09:28:00Z">
        <w:r w:rsidRPr="00081AF8">
          <w:rPr>
            <w:rFonts w:ascii="Times New Roman" w:hAnsi="Times New Roman" w:cs="Times New Roman"/>
            <w:bCs/>
            <w:i/>
            <w:noProof/>
            <w:sz w:val="28"/>
            <w:szCs w:val="28"/>
          </w:rPr>
          <w:fldChar w:fldCharType="end"/>
        </w:r>
      </w:ins>
      <w:r w:rsidRPr="00081AF8">
        <w:rPr>
          <w:rFonts w:ascii="Times New Roman" w:hAnsi="Times New Roman" w:cs="Times New Roman"/>
          <w:bCs/>
          <w:i/>
          <w:sz w:val="28"/>
          <w:szCs w:val="28"/>
        </w:rPr>
        <w:t xml:space="preserve"> </w:t>
      </w:r>
      <w:ins w:id="593" w:author="admin" w:date="2022-12-12T09:28:00Z">
        <w:r w:rsidRPr="00081AF8">
          <w:rPr>
            <w:rFonts w:ascii="Times New Roman" w:hAnsi="Times New Roman" w:cs="Times New Roman"/>
            <w:bCs/>
            <w:i/>
            <w:sz w:val="28"/>
            <w:szCs w:val="28"/>
          </w:rPr>
          <w:t>sơ đồ DFD mức dưới đỉnh chức năng quản lý tìm kiếm</w:t>
        </w:r>
      </w:ins>
    </w:p>
    <w:p w14:paraId="682377DB" w14:textId="64F5F841" w:rsidR="002E656C" w:rsidRDefault="002E656C" w:rsidP="00081AF8">
      <w:pPr>
        <w:pStyle w:val="Heading3"/>
        <w:spacing w:line="360" w:lineRule="auto"/>
        <w:rPr>
          <w:rFonts w:ascii="Times New Roman" w:hAnsi="Times New Roman" w:cs="Times New Roman"/>
          <w:b/>
          <w:color w:val="auto"/>
          <w:sz w:val="28"/>
          <w:szCs w:val="28"/>
        </w:rPr>
      </w:pPr>
      <w:bookmarkStart w:id="594" w:name="_Toc121810130"/>
      <w:bookmarkStart w:id="595" w:name="_Toc121836021"/>
    </w:p>
    <w:p w14:paraId="4B41C841" w14:textId="77777777" w:rsidR="002E656C" w:rsidRPr="002E656C" w:rsidRDefault="002E656C" w:rsidP="002E656C"/>
    <w:p w14:paraId="06D9D7B7" w14:textId="6C03C82E" w:rsidR="00D40B91" w:rsidRPr="00081AF8" w:rsidRDefault="00D40B91" w:rsidP="00081AF8">
      <w:pPr>
        <w:pStyle w:val="Heading3"/>
        <w:spacing w:line="360" w:lineRule="auto"/>
        <w:rPr>
          <w:ins w:id="596" w:author="admin" w:date="2022-12-12T09:28:00Z"/>
          <w:rFonts w:ascii="Times New Roman" w:hAnsi="Times New Roman" w:cs="Times New Roman"/>
          <w:b/>
          <w:color w:val="auto"/>
          <w:sz w:val="28"/>
          <w:szCs w:val="28"/>
        </w:rPr>
      </w:pPr>
      <w:ins w:id="597" w:author="admin" w:date="2022-12-12T09:28:00Z">
        <w:r w:rsidRPr="00081AF8">
          <w:rPr>
            <w:rFonts w:ascii="Times New Roman" w:hAnsi="Times New Roman" w:cs="Times New Roman"/>
            <w:b/>
            <w:color w:val="auto"/>
            <w:sz w:val="28"/>
            <w:szCs w:val="28"/>
          </w:rPr>
          <w:t xml:space="preserve">2.1.4 </w:t>
        </w:r>
        <w:r w:rsidRPr="00081AF8">
          <w:rPr>
            <w:rFonts w:ascii="Times New Roman" w:hAnsi="Times New Roman" w:cs="Times New Roman"/>
            <w:b/>
            <w:bCs/>
            <w:color w:val="auto"/>
            <w:sz w:val="28"/>
            <w:szCs w:val="28"/>
          </w:rPr>
          <w:t>Đặc tả chức năng chi tiết</w:t>
        </w:r>
        <w:bookmarkEnd w:id="594"/>
        <w:bookmarkEnd w:id="595"/>
      </w:ins>
    </w:p>
    <w:p w14:paraId="6E353243" w14:textId="77777777" w:rsidR="00D40B91" w:rsidRPr="00081AF8" w:rsidRDefault="00D40B91" w:rsidP="00081AF8">
      <w:pPr>
        <w:spacing w:line="360" w:lineRule="auto"/>
        <w:jc w:val="both"/>
        <w:rPr>
          <w:ins w:id="598" w:author="admin" w:date="2022-12-12T09:28:00Z"/>
          <w:rFonts w:ascii="Times New Roman" w:hAnsi="Times New Roman" w:cs="Times New Roman"/>
          <w:b/>
          <w:sz w:val="28"/>
          <w:szCs w:val="28"/>
        </w:rPr>
      </w:pPr>
      <w:ins w:id="599"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b/>
            <w:sz w:val="28"/>
            <w:szCs w:val="28"/>
          </w:rPr>
          <w:t xml:space="preserve"> 2.1.4.1. Tài khoản khách hàng</w:t>
        </w:r>
      </w:ins>
    </w:p>
    <w:p w14:paraId="09D629AE" w14:textId="77777777" w:rsidR="00D40B91" w:rsidRPr="00081AF8" w:rsidRDefault="00D40B91" w:rsidP="00081AF8">
      <w:pPr>
        <w:numPr>
          <w:ilvl w:val="0"/>
          <w:numId w:val="25"/>
        </w:numPr>
        <w:spacing w:after="200" w:line="360" w:lineRule="auto"/>
        <w:contextualSpacing/>
        <w:jc w:val="both"/>
        <w:rPr>
          <w:ins w:id="600" w:author="admin" w:date="2022-12-12T09:28:00Z"/>
          <w:rFonts w:ascii="Times New Roman" w:hAnsi="Times New Roman" w:cs="Times New Roman"/>
          <w:sz w:val="28"/>
          <w:szCs w:val="28"/>
        </w:rPr>
      </w:pPr>
      <w:ins w:id="601" w:author="admin" w:date="2022-12-12T09:28:00Z">
        <w:r w:rsidRPr="00081AF8">
          <w:rPr>
            <w:rFonts w:ascii="Times New Roman" w:hAnsi="Times New Roman" w:cs="Times New Roman"/>
            <w:sz w:val="28"/>
            <w:szCs w:val="28"/>
          </w:rPr>
          <w:t>Mô tả: Chức năng tạo tài khoản người dùng cho phép người dùng đăng ký để trở thành thành viên</w:t>
        </w:r>
      </w:ins>
    </w:p>
    <w:p w14:paraId="7809BD11" w14:textId="77777777" w:rsidR="00D40B91" w:rsidRPr="00081AF8" w:rsidRDefault="00D40B91" w:rsidP="00081AF8">
      <w:pPr>
        <w:numPr>
          <w:ilvl w:val="0"/>
          <w:numId w:val="25"/>
        </w:numPr>
        <w:spacing w:after="200" w:line="360" w:lineRule="auto"/>
        <w:contextualSpacing/>
        <w:jc w:val="both"/>
        <w:rPr>
          <w:ins w:id="602" w:author="admin" w:date="2022-12-12T09:28:00Z"/>
          <w:rFonts w:ascii="Times New Roman" w:hAnsi="Times New Roman" w:cs="Times New Roman"/>
          <w:sz w:val="28"/>
          <w:szCs w:val="28"/>
        </w:rPr>
      </w:pPr>
      <w:ins w:id="603" w:author="admin" w:date="2022-12-12T09:28:00Z">
        <w:r w:rsidRPr="00081AF8">
          <w:rPr>
            <w:rFonts w:ascii="Times New Roman" w:hAnsi="Times New Roman" w:cs="Times New Roman"/>
            <w:sz w:val="28"/>
            <w:szCs w:val="28"/>
          </w:rPr>
          <w:lastRenderedPageBreak/>
          <w:t>Đầu vào: Người dùng nhập đầy đủ thông tin họ tên, tên đăng nhập, mật khẩu, địa chỉ, số điện thoại, email</w:t>
        </w:r>
      </w:ins>
    </w:p>
    <w:p w14:paraId="28A7329C" w14:textId="77777777" w:rsidR="00D40B91" w:rsidRPr="00081AF8" w:rsidRDefault="00D40B91" w:rsidP="00081AF8">
      <w:pPr>
        <w:numPr>
          <w:ilvl w:val="0"/>
          <w:numId w:val="25"/>
        </w:numPr>
        <w:spacing w:after="200" w:line="360" w:lineRule="auto"/>
        <w:contextualSpacing/>
        <w:jc w:val="both"/>
        <w:rPr>
          <w:ins w:id="604" w:author="admin" w:date="2022-12-12T09:28:00Z"/>
          <w:rFonts w:ascii="Times New Roman" w:hAnsi="Times New Roman" w:cs="Times New Roman"/>
          <w:sz w:val="28"/>
          <w:szCs w:val="28"/>
        </w:rPr>
      </w:pPr>
      <w:ins w:id="605" w:author="admin" w:date="2022-12-12T09:28:00Z">
        <w:r w:rsidRPr="00081AF8">
          <w:rPr>
            <w:rFonts w:ascii="Times New Roman" w:hAnsi="Times New Roman" w:cs="Times New Roman"/>
            <w:sz w:val="28"/>
            <w:szCs w:val="28"/>
          </w:rPr>
          <w:t>Đầu ra: Xác lập tài khoản cho người dùng</w:t>
        </w:r>
      </w:ins>
    </w:p>
    <w:p w14:paraId="314D40D9" w14:textId="77777777" w:rsidR="00D40B91" w:rsidRPr="00081AF8" w:rsidRDefault="00D40B91" w:rsidP="00081AF8">
      <w:pPr>
        <w:numPr>
          <w:ilvl w:val="0"/>
          <w:numId w:val="25"/>
        </w:numPr>
        <w:spacing w:after="200" w:line="360" w:lineRule="auto"/>
        <w:contextualSpacing/>
        <w:jc w:val="both"/>
        <w:rPr>
          <w:ins w:id="606" w:author="admin" w:date="2022-12-12T09:28:00Z"/>
          <w:rFonts w:ascii="Times New Roman" w:hAnsi="Times New Roman" w:cs="Times New Roman"/>
          <w:sz w:val="28"/>
          <w:szCs w:val="28"/>
        </w:rPr>
      </w:pPr>
      <w:ins w:id="607" w:author="admin" w:date="2022-12-12T09:28:00Z">
        <w:r w:rsidRPr="00081AF8">
          <w:rPr>
            <w:rFonts w:ascii="Times New Roman" w:hAnsi="Times New Roman" w:cs="Times New Roman"/>
            <w:sz w:val="28"/>
            <w:szCs w:val="28"/>
          </w:rPr>
          <w:t>Xử lý: Dữ liệu nhập vào sẽ được kiểm tra. Hệ thống sẽ đưa ra thông báo đăng ký lại nếu người dùng nhập thiếu thông tin hoặc sai kiểu hay email này đã có người sử dụng.</w:t>
        </w:r>
      </w:ins>
    </w:p>
    <w:p w14:paraId="7BBD84D1" w14:textId="77777777" w:rsidR="00D40B91" w:rsidRPr="00081AF8" w:rsidRDefault="00D40B91" w:rsidP="00081AF8">
      <w:pPr>
        <w:numPr>
          <w:ilvl w:val="0"/>
          <w:numId w:val="25"/>
        </w:numPr>
        <w:spacing w:after="200" w:line="360" w:lineRule="auto"/>
        <w:contextualSpacing/>
        <w:jc w:val="both"/>
        <w:rPr>
          <w:ins w:id="608" w:author="admin" w:date="2022-12-12T09:28:00Z"/>
          <w:rFonts w:ascii="Times New Roman" w:hAnsi="Times New Roman" w:cs="Times New Roman"/>
          <w:sz w:val="28"/>
          <w:szCs w:val="28"/>
        </w:rPr>
      </w:pPr>
      <w:ins w:id="609" w:author="admin" w:date="2022-12-12T09:28:00Z">
        <w:r w:rsidRPr="00081AF8">
          <w:rPr>
            <w:rFonts w:ascii="Times New Roman" w:hAnsi="Times New Roman" w:cs="Times New Roman"/>
            <w:sz w:val="28"/>
            <w:szCs w:val="28"/>
          </w:rPr>
          <w:t xml:space="preserve">Sơ đồ: </w:t>
        </w:r>
      </w:ins>
    </w:p>
    <w:p w14:paraId="4AC67EE0" w14:textId="5202548B" w:rsidR="00D40B91" w:rsidRPr="00081AF8" w:rsidRDefault="00D40B91" w:rsidP="002E656C">
      <w:pPr>
        <w:spacing w:line="360" w:lineRule="auto"/>
        <w:ind w:left="1530"/>
        <w:contextualSpacing/>
        <w:jc w:val="both"/>
        <w:rPr>
          <w:ins w:id="610" w:author="admin" w:date="2022-12-12T09:28:00Z"/>
          <w:rFonts w:ascii="Times New Roman" w:hAnsi="Times New Roman" w:cs="Times New Roman"/>
          <w:sz w:val="28"/>
          <w:szCs w:val="28"/>
        </w:rPr>
      </w:pPr>
      <w:ins w:id="611" w:author="admin" w:date="2022-12-12T09:28:00Z">
        <w:r w:rsidRPr="00081AF8">
          <w:rPr>
            <w:rFonts w:ascii="Times New Roman" w:hAnsi="Times New Roman" w:cs="Times New Roman"/>
            <w:noProof/>
            <w:sz w:val="28"/>
            <w:szCs w:val="28"/>
          </w:rPr>
          <w:drawing>
            <wp:inline distT="0" distB="0" distL="0" distR="0" wp14:anchorId="1BA924A2" wp14:editId="42EF1D03">
              <wp:extent cx="3876675" cy="4905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675" cy="4905375"/>
                      </a:xfrm>
                      <a:prstGeom prst="rect">
                        <a:avLst/>
                      </a:prstGeom>
                    </pic:spPr>
                  </pic:pic>
                </a:graphicData>
              </a:graphic>
            </wp:inline>
          </w:drawing>
        </w:r>
      </w:ins>
    </w:p>
    <w:p w14:paraId="3BFE38B5" w14:textId="77777777" w:rsidR="00D40B91" w:rsidRPr="00081AF8" w:rsidRDefault="00D40B91" w:rsidP="00081AF8">
      <w:pPr>
        <w:spacing w:line="360" w:lineRule="auto"/>
        <w:ind w:left="1530"/>
        <w:contextualSpacing/>
        <w:jc w:val="both"/>
        <w:rPr>
          <w:ins w:id="612" w:author="admin" w:date="2022-12-12T09:28:00Z"/>
          <w:rFonts w:ascii="Times New Roman" w:hAnsi="Times New Roman" w:cs="Times New Roman"/>
          <w:sz w:val="28"/>
          <w:szCs w:val="28"/>
        </w:rPr>
      </w:pPr>
    </w:p>
    <w:p w14:paraId="22D24FB9" w14:textId="77777777" w:rsidR="00D40B91" w:rsidRPr="00081AF8" w:rsidRDefault="00D40B91" w:rsidP="00081AF8">
      <w:pPr>
        <w:spacing w:line="360" w:lineRule="auto"/>
        <w:jc w:val="both"/>
        <w:rPr>
          <w:ins w:id="613" w:author="admin" w:date="2022-12-12T09:28:00Z"/>
          <w:rFonts w:ascii="Times New Roman" w:hAnsi="Times New Roman" w:cs="Times New Roman"/>
          <w:b/>
          <w:sz w:val="28"/>
          <w:szCs w:val="28"/>
        </w:rPr>
      </w:pPr>
      <w:ins w:id="614" w:author="admin" w:date="2022-12-12T09:28:00Z">
        <w:r w:rsidRPr="00081AF8">
          <w:rPr>
            <w:rFonts w:ascii="Times New Roman" w:hAnsi="Times New Roman" w:cs="Times New Roman"/>
            <w:b/>
            <w:sz w:val="28"/>
            <w:szCs w:val="28"/>
          </w:rPr>
          <w:t xml:space="preserve">     </w:t>
        </w:r>
        <w:r w:rsidRPr="00081AF8">
          <w:rPr>
            <w:rFonts w:ascii="Times New Roman" w:hAnsi="Times New Roman" w:cs="Times New Roman"/>
            <w:b/>
            <w:sz w:val="28"/>
            <w:szCs w:val="28"/>
          </w:rPr>
          <w:tab/>
          <w:t xml:space="preserve"> 2.1.4.2. Cập nhập thông tin sản phẩm</w:t>
        </w:r>
      </w:ins>
    </w:p>
    <w:p w14:paraId="7949291F" w14:textId="77777777" w:rsidR="00D40B91" w:rsidRPr="00081AF8" w:rsidRDefault="00D40B91" w:rsidP="00081AF8">
      <w:pPr>
        <w:numPr>
          <w:ilvl w:val="0"/>
          <w:numId w:val="26"/>
        </w:numPr>
        <w:spacing w:after="200" w:line="360" w:lineRule="auto"/>
        <w:contextualSpacing/>
        <w:jc w:val="both"/>
        <w:rPr>
          <w:ins w:id="615" w:author="admin" w:date="2022-12-12T09:28:00Z"/>
          <w:rFonts w:ascii="Times New Roman" w:hAnsi="Times New Roman" w:cs="Times New Roman"/>
          <w:sz w:val="28"/>
          <w:szCs w:val="28"/>
        </w:rPr>
      </w:pPr>
      <w:ins w:id="616" w:author="admin" w:date="2022-12-12T09:28:00Z">
        <w:r w:rsidRPr="00081AF8">
          <w:rPr>
            <w:rFonts w:ascii="Times New Roman" w:hAnsi="Times New Roman" w:cs="Times New Roman"/>
            <w:sz w:val="28"/>
            <w:szCs w:val="28"/>
          </w:rPr>
          <w:t>Mô tả: Cập nhập thông tin sản phẩm là sửa đổi các thông tin của sản phẩm.</w:t>
        </w:r>
      </w:ins>
    </w:p>
    <w:p w14:paraId="06BB7DF4" w14:textId="77777777" w:rsidR="00D40B91" w:rsidRPr="00081AF8" w:rsidRDefault="00D40B91" w:rsidP="00081AF8">
      <w:pPr>
        <w:numPr>
          <w:ilvl w:val="0"/>
          <w:numId w:val="26"/>
        </w:numPr>
        <w:spacing w:after="200" w:line="360" w:lineRule="auto"/>
        <w:contextualSpacing/>
        <w:jc w:val="both"/>
        <w:rPr>
          <w:ins w:id="617" w:author="admin" w:date="2022-12-12T09:28:00Z"/>
          <w:rFonts w:ascii="Times New Roman" w:hAnsi="Times New Roman" w:cs="Times New Roman"/>
          <w:sz w:val="28"/>
          <w:szCs w:val="28"/>
        </w:rPr>
      </w:pPr>
      <w:ins w:id="618" w:author="admin" w:date="2022-12-12T09:28:00Z">
        <w:r w:rsidRPr="00081AF8">
          <w:rPr>
            <w:rFonts w:ascii="Times New Roman" w:hAnsi="Times New Roman" w:cs="Times New Roman"/>
            <w:sz w:val="28"/>
            <w:szCs w:val="28"/>
          </w:rPr>
          <w:t>Đầu vào: Thông tin tên sản phẩm</w:t>
        </w:r>
      </w:ins>
    </w:p>
    <w:p w14:paraId="61DBBE7F" w14:textId="77777777" w:rsidR="00D40B91" w:rsidRPr="00081AF8" w:rsidRDefault="00D40B91" w:rsidP="00081AF8">
      <w:pPr>
        <w:numPr>
          <w:ilvl w:val="0"/>
          <w:numId w:val="26"/>
        </w:numPr>
        <w:spacing w:after="200" w:line="360" w:lineRule="auto"/>
        <w:contextualSpacing/>
        <w:jc w:val="both"/>
        <w:rPr>
          <w:ins w:id="619" w:author="admin" w:date="2022-12-12T09:28:00Z"/>
          <w:rFonts w:ascii="Times New Roman" w:hAnsi="Times New Roman" w:cs="Times New Roman"/>
          <w:sz w:val="28"/>
          <w:szCs w:val="28"/>
        </w:rPr>
      </w:pPr>
      <w:ins w:id="620" w:author="admin" w:date="2022-12-12T09:28:00Z">
        <w:r w:rsidRPr="00081AF8">
          <w:rPr>
            <w:rFonts w:ascii="Times New Roman" w:hAnsi="Times New Roman" w:cs="Times New Roman"/>
            <w:sz w:val="28"/>
            <w:szCs w:val="28"/>
          </w:rPr>
          <w:t>Đầu ra: Thông tin mới nhất về sản phẩm</w:t>
        </w:r>
      </w:ins>
    </w:p>
    <w:p w14:paraId="46280B91" w14:textId="77777777" w:rsidR="00D40B91" w:rsidRPr="00081AF8" w:rsidRDefault="00D40B91" w:rsidP="00081AF8">
      <w:pPr>
        <w:numPr>
          <w:ilvl w:val="0"/>
          <w:numId w:val="26"/>
        </w:numPr>
        <w:spacing w:after="200" w:line="360" w:lineRule="auto"/>
        <w:contextualSpacing/>
        <w:jc w:val="both"/>
        <w:rPr>
          <w:ins w:id="621" w:author="admin" w:date="2022-12-12T09:28:00Z"/>
          <w:rFonts w:ascii="Times New Roman" w:hAnsi="Times New Roman" w:cs="Times New Roman"/>
          <w:sz w:val="28"/>
          <w:szCs w:val="28"/>
        </w:rPr>
      </w:pPr>
      <w:ins w:id="622" w:author="admin" w:date="2022-12-12T09:28:00Z">
        <w:r w:rsidRPr="00081AF8">
          <w:rPr>
            <w:rFonts w:ascii="Times New Roman" w:hAnsi="Times New Roman" w:cs="Times New Roman"/>
            <w:sz w:val="28"/>
            <w:szCs w:val="28"/>
          </w:rPr>
          <w:lastRenderedPageBreak/>
          <w:t xml:space="preserve">Sơ đồ: </w:t>
        </w:r>
      </w:ins>
    </w:p>
    <w:p w14:paraId="09509611" w14:textId="77777777" w:rsidR="00D40B91" w:rsidRPr="00081AF8" w:rsidRDefault="00D40B91" w:rsidP="00081AF8">
      <w:pPr>
        <w:spacing w:line="360" w:lineRule="auto"/>
        <w:ind w:left="1080"/>
        <w:contextualSpacing/>
        <w:jc w:val="both"/>
        <w:rPr>
          <w:rFonts w:ascii="Times New Roman" w:hAnsi="Times New Roman" w:cs="Times New Roman"/>
          <w:sz w:val="28"/>
          <w:szCs w:val="28"/>
        </w:rPr>
      </w:pPr>
      <w:ins w:id="623" w:author="admin" w:date="2022-12-12T09:28:00Z">
        <w:r w:rsidRPr="00081AF8">
          <w:rPr>
            <w:rFonts w:ascii="Times New Roman" w:hAnsi="Times New Roman" w:cs="Times New Roman"/>
            <w:noProof/>
            <w:sz w:val="28"/>
            <w:szCs w:val="28"/>
          </w:rPr>
          <w:drawing>
            <wp:anchor distT="0" distB="0" distL="114300" distR="114300" simplePos="0" relativeHeight="251661312" behindDoc="0" locked="0" layoutInCell="1" allowOverlap="1" wp14:anchorId="6A38E4D6" wp14:editId="23AFE366">
              <wp:simplePos x="1600200" y="2449830"/>
              <wp:positionH relativeFrom="column">
                <wp:align>left</wp:align>
              </wp:positionH>
              <wp:positionV relativeFrom="paragraph">
                <wp:align>top</wp:align>
              </wp:positionV>
              <wp:extent cx="3114675" cy="4743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14675" cy="4743450"/>
                      </a:xfrm>
                      <a:prstGeom prst="rect">
                        <a:avLst/>
                      </a:prstGeom>
                    </pic:spPr>
                  </pic:pic>
                </a:graphicData>
              </a:graphic>
            </wp:anchor>
          </w:drawing>
        </w:r>
      </w:ins>
    </w:p>
    <w:p w14:paraId="7399BC3A" w14:textId="77777777" w:rsidR="00D40B91" w:rsidRPr="00081AF8" w:rsidRDefault="00D40B91" w:rsidP="00081AF8">
      <w:pPr>
        <w:spacing w:line="360" w:lineRule="auto"/>
        <w:rPr>
          <w:rFonts w:ascii="Times New Roman" w:hAnsi="Times New Roman" w:cs="Times New Roman"/>
          <w:sz w:val="28"/>
          <w:szCs w:val="28"/>
        </w:rPr>
      </w:pPr>
    </w:p>
    <w:p w14:paraId="6BD6E3CB" w14:textId="77777777" w:rsidR="00D40B91" w:rsidRPr="00081AF8" w:rsidRDefault="00D40B91" w:rsidP="00081AF8">
      <w:pPr>
        <w:spacing w:line="360" w:lineRule="auto"/>
        <w:rPr>
          <w:rFonts w:ascii="Times New Roman" w:hAnsi="Times New Roman" w:cs="Times New Roman"/>
          <w:sz w:val="28"/>
          <w:szCs w:val="28"/>
        </w:rPr>
      </w:pPr>
    </w:p>
    <w:p w14:paraId="2DEDE426" w14:textId="77777777" w:rsidR="00D40B91" w:rsidRPr="00081AF8" w:rsidRDefault="00D40B91" w:rsidP="00081AF8">
      <w:pPr>
        <w:spacing w:line="360" w:lineRule="auto"/>
        <w:rPr>
          <w:rFonts w:ascii="Times New Roman" w:hAnsi="Times New Roman" w:cs="Times New Roman"/>
          <w:sz w:val="28"/>
          <w:szCs w:val="28"/>
        </w:rPr>
      </w:pPr>
    </w:p>
    <w:p w14:paraId="1A5653F5" w14:textId="77777777" w:rsidR="00D40B91" w:rsidRPr="00081AF8" w:rsidRDefault="00D40B91" w:rsidP="00081AF8">
      <w:pPr>
        <w:spacing w:line="360" w:lineRule="auto"/>
        <w:ind w:left="1080"/>
        <w:contextualSpacing/>
        <w:jc w:val="both"/>
        <w:rPr>
          <w:rFonts w:ascii="Times New Roman" w:hAnsi="Times New Roman" w:cs="Times New Roman"/>
          <w:sz w:val="28"/>
          <w:szCs w:val="28"/>
        </w:rPr>
      </w:pPr>
    </w:p>
    <w:p w14:paraId="7CDFA2C9" w14:textId="77777777" w:rsidR="00D40B91" w:rsidRPr="00081AF8" w:rsidRDefault="00D40B91" w:rsidP="00081AF8">
      <w:pPr>
        <w:spacing w:line="360" w:lineRule="auto"/>
        <w:ind w:left="1080"/>
        <w:contextualSpacing/>
        <w:jc w:val="both"/>
        <w:rPr>
          <w:ins w:id="624" w:author="admin" w:date="2022-12-12T09:28:00Z"/>
          <w:rFonts w:ascii="Times New Roman" w:hAnsi="Times New Roman" w:cs="Times New Roman"/>
          <w:sz w:val="28"/>
          <w:szCs w:val="28"/>
        </w:rPr>
      </w:pPr>
      <w:r w:rsidRPr="00081AF8">
        <w:rPr>
          <w:rFonts w:ascii="Times New Roman" w:hAnsi="Times New Roman" w:cs="Times New Roman"/>
          <w:sz w:val="28"/>
          <w:szCs w:val="28"/>
        </w:rPr>
        <w:br w:type="textWrapping" w:clear="all"/>
      </w:r>
    </w:p>
    <w:p w14:paraId="2A74EF7C" w14:textId="77777777" w:rsidR="00D40B91" w:rsidRPr="00081AF8" w:rsidRDefault="00D40B91" w:rsidP="00081AF8">
      <w:pPr>
        <w:spacing w:line="360" w:lineRule="auto"/>
        <w:jc w:val="both"/>
        <w:rPr>
          <w:ins w:id="625" w:author="admin" w:date="2022-12-12T09:28:00Z"/>
          <w:rFonts w:ascii="Times New Roman" w:hAnsi="Times New Roman" w:cs="Times New Roman"/>
          <w:b/>
          <w:sz w:val="28"/>
          <w:szCs w:val="28"/>
        </w:rPr>
      </w:pPr>
      <w:ins w:id="626" w:author="admin" w:date="2022-12-12T09:28:00Z">
        <w:r w:rsidRPr="00081AF8">
          <w:rPr>
            <w:rFonts w:ascii="Times New Roman" w:hAnsi="Times New Roman" w:cs="Times New Roman"/>
            <w:b/>
            <w:sz w:val="28"/>
            <w:szCs w:val="28"/>
          </w:rPr>
          <w:t xml:space="preserve">     </w:t>
        </w:r>
        <w:r w:rsidRPr="00081AF8">
          <w:rPr>
            <w:rFonts w:ascii="Times New Roman" w:hAnsi="Times New Roman" w:cs="Times New Roman"/>
            <w:b/>
            <w:sz w:val="28"/>
            <w:szCs w:val="28"/>
          </w:rPr>
          <w:tab/>
          <w:t>2.1.4.3. Thông tin về sản phẩm, khuyến mại</w:t>
        </w:r>
      </w:ins>
    </w:p>
    <w:p w14:paraId="63142244" w14:textId="77777777" w:rsidR="00D40B91" w:rsidRPr="00081AF8" w:rsidRDefault="00D40B91" w:rsidP="00081AF8">
      <w:pPr>
        <w:numPr>
          <w:ilvl w:val="0"/>
          <w:numId w:val="27"/>
        </w:numPr>
        <w:spacing w:after="200" w:line="360" w:lineRule="auto"/>
        <w:contextualSpacing/>
        <w:jc w:val="both"/>
        <w:rPr>
          <w:ins w:id="627" w:author="admin" w:date="2022-12-12T09:28:00Z"/>
          <w:rFonts w:ascii="Times New Roman" w:hAnsi="Times New Roman" w:cs="Times New Roman"/>
          <w:sz w:val="28"/>
          <w:szCs w:val="28"/>
        </w:rPr>
      </w:pPr>
      <w:ins w:id="628" w:author="admin" w:date="2022-12-12T09:28:00Z">
        <w:r w:rsidRPr="00081AF8">
          <w:rPr>
            <w:rFonts w:ascii="Times New Roman" w:hAnsi="Times New Roman" w:cs="Times New Roman"/>
            <w:sz w:val="28"/>
            <w:szCs w:val="28"/>
          </w:rPr>
          <w:t>Mô tả: Đưa thông tin sản phẩm, khuyến mại mới</w:t>
        </w:r>
      </w:ins>
    </w:p>
    <w:p w14:paraId="167369B7" w14:textId="77777777" w:rsidR="00D40B91" w:rsidRPr="00081AF8" w:rsidRDefault="00D40B91" w:rsidP="00081AF8">
      <w:pPr>
        <w:numPr>
          <w:ilvl w:val="0"/>
          <w:numId w:val="27"/>
        </w:numPr>
        <w:spacing w:after="200" w:line="360" w:lineRule="auto"/>
        <w:contextualSpacing/>
        <w:jc w:val="both"/>
        <w:rPr>
          <w:ins w:id="629" w:author="admin" w:date="2022-12-12T09:28:00Z"/>
          <w:rFonts w:ascii="Times New Roman" w:hAnsi="Times New Roman" w:cs="Times New Roman"/>
          <w:sz w:val="28"/>
          <w:szCs w:val="28"/>
        </w:rPr>
      </w:pPr>
      <w:ins w:id="630" w:author="admin" w:date="2022-12-12T09:28:00Z">
        <w:r w:rsidRPr="00081AF8">
          <w:rPr>
            <w:rFonts w:ascii="Times New Roman" w:hAnsi="Times New Roman" w:cs="Times New Roman"/>
            <w:sz w:val="28"/>
            <w:szCs w:val="28"/>
          </w:rPr>
          <w:t>Đầu vào: Mã thông tin sản phẩm, khuyến mại</w:t>
        </w:r>
      </w:ins>
    </w:p>
    <w:p w14:paraId="64AB513E" w14:textId="77777777" w:rsidR="00D40B91" w:rsidRPr="00081AF8" w:rsidRDefault="00D40B91" w:rsidP="00081AF8">
      <w:pPr>
        <w:numPr>
          <w:ilvl w:val="0"/>
          <w:numId w:val="27"/>
        </w:numPr>
        <w:spacing w:after="200" w:line="360" w:lineRule="auto"/>
        <w:contextualSpacing/>
        <w:jc w:val="both"/>
        <w:rPr>
          <w:ins w:id="631" w:author="admin" w:date="2022-12-12T09:28:00Z"/>
          <w:rFonts w:ascii="Times New Roman" w:hAnsi="Times New Roman" w:cs="Times New Roman"/>
          <w:sz w:val="28"/>
          <w:szCs w:val="28"/>
        </w:rPr>
      </w:pPr>
      <w:ins w:id="632" w:author="admin" w:date="2022-12-12T09:28:00Z">
        <w:r w:rsidRPr="00081AF8">
          <w:rPr>
            <w:rFonts w:ascii="Times New Roman" w:hAnsi="Times New Roman" w:cs="Times New Roman"/>
            <w:sz w:val="28"/>
            <w:szCs w:val="28"/>
          </w:rPr>
          <w:t>Đầu ra: Hiển thị thông tin sản phẩm, khuyến mại lên hệ thống website</w:t>
        </w:r>
      </w:ins>
    </w:p>
    <w:p w14:paraId="1B58A778" w14:textId="77777777" w:rsidR="00D40B91" w:rsidRPr="00081AF8" w:rsidRDefault="00D40B91" w:rsidP="00081AF8">
      <w:pPr>
        <w:numPr>
          <w:ilvl w:val="0"/>
          <w:numId w:val="27"/>
        </w:numPr>
        <w:spacing w:after="200" w:line="360" w:lineRule="auto"/>
        <w:contextualSpacing/>
        <w:jc w:val="both"/>
        <w:rPr>
          <w:ins w:id="633" w:author="admin" w:date="2022-12-12T09:28:00Z"/>
          <w:rFonts w:ascii="Times New Roman" w:hAnsi="Times New Roman" w:cs="Times New Roman"/>
          <w:sz w:val="28"/>
          <w:szCs w:val="28"/>
        </w:rPr>
      </w:pPr>
      <w:ins w:id="634" w:author="admin" w:date="2022-12-12T09:28:00Z">
        <w:r w:rsidRPr="00081AF8">
          <w:rPr>
            <w:rFonts w:ascii="Times New Roman" w:hAnsi="Times New Roman" w:cs="Times New Roman"/>
            <w:sz w:val="28"/>
            <w:szCs w:val="28"/>
          </w:rPr>
          <w:t>Sơ đồ:</w:t>
        </w:r>
      </w:ins>
    </w:p>
    <w:p w14:paraId="331D684F" w14:textId="77777777" w:rsidR="00D40B91" w:rsidRPr="00081AF8" w:rsidRDefault="00D40B91" w:rsidP="00081AF8">
      <w:pPr>
        <w:spacing w:line="360" w:lineRule="auto"/>
        <w:ind w:left="1080"/>
        <w:contextualSpacing/>
        <w:jc w:val="both"/>
        <w:rPr>
          <w:ins w:id="635" w:author="admin" w:date="2022-12-12T09:28:00Z"/>
          <w:rFonts w:ascii="Times New Roman" w:hAnsi="Times New Roman" w:cs="Times New Roman"/>
          <w:sz w:val="28"/>
          <w:szCs w:val="28"/>
        </w:rPr>
      </w:pPr>
      <w:ins w:id="636" w:author="admin" w:date="2022-12-12T09:28:00Z">
        <w:r w:rsidRPr="00081AF8">
          <w:rPr>
            <w:rFonts w:ascii="Times New Roman" w:hAnsi="Times New Roman" w:cs="Times New Roman"/>
            <w:noProof/>
            <w:sz w:val="28"/>
            <w:szCs w:val="28"/>
          </w:rPr>
          <w:lastRenderedPageBreak/>
          <w:drawing>
            <wp:inline distT="0" distB="0" distL="0" distR="0" wp14:anchorId="2DB38AFC" wp14:editId="5BE7B199">
              <wp:extent cx="3114675" cy="4657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4675" cy="4657725"/>
                      </a:xfrm>
                      <a:prstGeom prst="rect">
                        <a:avLst/>
                      </a:prstGeom>
                    </pic:spPr>
                  </pic:pic>
                </a:graphicData>
              </a:graphic>
            </wp:inline>
          </w:drawing>
        </w:r>
      </w:ins>
    </w:p>
    <w:p w14:paraId="540A80A0" w14:textId="77777777" w:rsidR="002E656C" w:rsidRDefault="00D40B91" w:rsidP="00081AF8">
      <w:pPr>
        <w:spacing w:line="360" w:lineRule="auto"/>
        <w:jc w:val="both"/>
        <w:rPr>
          <w:rFonts w:ascii="Times New Roman" w:hAnsi="Times New Roman" w:cs="Times New Roman"/>
          <w:sz w:val="28"/>
          <w:szCs w:val="28"/>
        </w:rPr>
      </w:pPr>
      <w:ins w:id="637"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sz w:val="28"/>
            <w:szCs w:val="28"/>
          </w:rPr>
          <w:tab/>
          <w:t xml:space="preserve">  </w:t>
        </w:r>
      </w:ins>
    </w:p>
    <w:p w14:paraId="1A47CDCA" w14:textId="77777777" w:rsidR="002E656C" w:rsidRDefault="002E656C" w:rsidP="00081AF8">
      <w:pPr>
        <w:spacing w:line="360" w:lineRule="auto"/>
        <w:jc w:val="both"/>
        <w:rPr>
          <w:rFonts w:ascii="Times New Roman" w:hAnsi="Times New Roman" w:cs="Times New Roman"/>
          <w:sz w:val="28"/>
          <w:szCs w:val="28"/>
        </w:rPr>
      </w:pPr>
    </w:p>
    <w:p w14:paraId="44D86139" w14:textId="77777777" w:rsidR="002E656C" w:rsidRDefault="002E656C" w:rsidP="00081AF8">
      <w:pPr>
        <w:spacing w:line="360" w:lineRule="auto"/>
        <w:jc w:val="both"/>
        <w:rPr>
          <w:rFonts w:ascii="Times New Roman" w:hAnsi="Times New Roman" w:cs="Times New Roman"/>
          <w:sz w:val="28"/>
          <w:szCs w:val="28"/>
        </w:rPr>
      </w:pPr>
    </w:p>
    <w:p w14:paraId="780918EA" w14:textId="77777777" w:rsidR="002E656C" w:rsidRDefault="002E656C" w:rsidP="00081AF8">
      <w:pPr>
        <w:spacing w:line="360" w:lineRule="auto"/>
        <w:jc w:val="both"/>
        <w:rPr>
          <w:rFonts w:ascii="Times New Roman" w:hAnsi="Times New Roman" w:cs="Times New Roman"/>
          <w:sz w:val="28"/>
          <w:szCs w:val="28"/>
        </w:rPr>
      </w:pPr>
    </w:p>
    <w:p w14:paraId="55B977A9" w14:textId="77777777" w:rsidR="002E656C" w:rsidRDefault="002E656C" w:rsidP="00081AF8">
      <w:pPr>
        <w:spacing w:line="360" w:lineRule="auto"/>
        <w:jc w:val="both"/>
        <w:rPr>
          <w:rFonts w:ascii="Times New Roman" w:hAnsi="Times New Roman" w:cs="Times New Roman"/>
          <w:sz w:val="28"/>
          <w:szCs w:val="28"/>
        </w:rPr>
      </w:pPr>
    </w:p>
    <w:p w14:paraId="46E8A8D5" w14:textId="77777777" w:rsidR="002E656C" w:rsidRDefault="002E656C" w:rsidP="00081AF8">
      <w:pPr>
        <w:spacing w:line="360" w:lineRule="auto"/>
        <w:jc w:val="both"/>
        <w:rPr>
          <w:rFonts w:ascii="Times New Roman" w:hAnsi="Times New Roman" w:cs="Times New Roman"/>
          <w:sz w:val="28"/>
          <w:szCs w:val="28"/>
        </w:rPr>
      </w:pPr>
    </w:p>
    <w:p w14:paraId="44123B72" w14:textId="77777777" w:rsidR="002E656C" w:rsidRDefault="002E656C" w:rsidP="00081AF8">
      <w:pPr>
        <w:spacing w:line="360" w:lineRule="auto"/>
        <w:jc w:val="both"/>
        <w:rPr>
          <w:rFonts w:ascii="Times New Roman" w:hAnsi="Times New Roman" w:cs="Times New Roman"/>
          <w:sz w:val="28"/>
          <w:szCs w:val="28"/>
        </w:rPr>
      </w:pPr>
    </w:p>
    <w:p w14:paraId="068A1545" w14:textId="77777777" w:rsidR="002E656C" w:rsidRDefault="002E656C" w:rsidP="00081AF8">
      <w:pPr>
        <w:spacing w:line="360" w:lineRule="auto"/>
        <w:jc w:val="both"/>
        <w:rPr>
          <w:rFonts w:ascii="Times New Roman" w:hAnsi="Times New Roman" w:cs="Times New Roman"/>
          <w:sz w:val="28"/>
          <w:szCs w:val="28"/>
        </w:rPr>
      </w:pPr>
    </w:p>
    <w:p w14:paraId="15B0A679" w14:textId="77777777" w:rsidR="002E656C" w:rsidRDefault="002E656C" w:rsidP="00081AF8">
      <w:pPr>
        <w:spacing w:line="360" w:lineRule="auto"/>
        <w:jc w:val="both"/>
        <w:rPr>
          <w:rFonts w:ascii="Times New Roman" w:hAnsi="Times New Roman" w:cs="Times New Roman"/>
          <w:sz w:val="28"/>
          <w:szCs w:val="28"/>
        </w:rPr>
      </w:pPr>
    </w:p>
    <w:p w14:paraId="0A375DA5" w14:textId="2741784B" w:rsidR="00D40B91" w:rsidRPr="00081AF8" w:rsidRDefault="00D40B91" w:rsidP="00081AF8">
      <w:pPr>
        <w:spacing w:line="360" w:lineRule="auto"/>
        <w:jc w:val="both"/>
        <w:rPr>
          <w:ins w:id="638" w:author="admin" w:date="2022-12-12T09:28:00Z"/>
          <w:rFonts w:ascii="Times New Roman" w:hAnsi="Times New Roman" w:cs="Times New Roman"/>
          <w:b/>
          <w:sz w:val="28"/>
          <w:szCs w:val="28"/>
        </w:rPr>
      </w:pPr>
      <w:ins w:id="639" w:author="admin" w:date="2022-12-12T09:28:00Z">
        <w:r w:rsidRPr="00081AF8">
          <w:rPr>
            <w:rFonts w:ascii="Times New Roman" w:hAnsi="Times New Roman" w:cs="Times New Roman"/>
            <w:b/>
            <w:sz w:val="28"/>
            <w:szCs w:val="28"/>
          </w:rPr>
          <w:t>2.1.4.4. Cập nhập khuyến mại</w:t>
        </w:r>
      </w:ins>
    </w:p>
    <w:p w14:paraId="0910263C" w14:textId="77777777" w:rsidR="00D40B91" w:rsidRPr="00081AF8" w:rsidRDefault="00D40B91" w:rsidP="00081AF8">
      <w:pPr>
        <w:numPr>
          <w:ilvl w:val="0"/>
          <w:numId w:val="28"/>
        </w:numPr>
        <w:spacing w:after="200" w:line="360" w:lineRule="auto"/>
        <w:contextualSpacing/>
        <w:jc w:val="both"/>
        <w:rPr>
          <w:ins w:id="640" w:author="admin" w:date="2022-12-12T09:28:00Z"/>
          <w:rFonts w:ascii="Times New Roman" w:hAnsi="Times New Roman" w:cs="Times New Roman"/>
          <w:sz w:val="28"/>
          <w:szCs w:val="28"/>
        </w:rPr>
      </w:pPr>
      <w:ins w:id="641" w:author="admin" w:date="2022-12-12T09:28:00Z">
        <w:r w:rsidRPr="00081AF8">
          <w:rPr>
            <w:rFonts w:ascii="Times New Roman" w:hAnsi="Times New Roman" w:cs="Times New Roman"/>
            <w:sz w:val="28"/>
            <w:szCs w:val="28"/>
          </w:rPr>
          <w:lastRenderedPageBreak/>
          <w:t>Mô tả: Cập nhập thông tin khuyến mại là sửa đổi các thông tin của khuyến mại</w:t>
        </w:r>
      </w:ins>
    </w:p>
    <w:p w14:paraId="4B97947A" w14:textId="77777777" w:rsidR="00D40B91" w:rsidRPr="00081AF8" w:rsidRDefault="00D40B91" w:rsidP="00081AF8">
      <w:pPr>
        <w:numPr>
          <w:ilvl w:val="0"/>
          <w:numId w:val="28"/>
        </w:numPr>
        <w:spacing w:after="200" w:line="360" w:lineRule="auto"/>
        <w:contextualSpacing/>
        <w:jc w:val="both"/>
        <w:rPr>
          <w:ins w:id="642" w:author="admin" w:date="2022-12-12T09:28:00Z"/>
          <w:rFonts w:ascii="Times New Roman" w:hAnsi="Times New Roman" w:cs="Times New Roman"/>
          <w:sz w:val="28"/>
          <w:szCs w:val="28"/>
        </w:rPr>
      </w:pPr>
      <w:ins w:id="643" w:author="admin" w:date="2022-12-12T09:28:00Z">
        <w:r w:rsidRPr="00081AF8">
          <w:rPr>
            <w:rFonts w:ascii="Times New Roman" w:hAnsi="Times New Roman" w:cs="Times New Roman"/>
            <w:sz w:val="28"/>
            <w:szCs w:val="28"/>
          </w:rPr>
          <w:t>Đầu vào: Thông tin về khuyến mại</w:t>
        </w:r>
      </w:ins>
    </w:p>
    <w:p w14:paraId="1127ED81" w14:textId="77777777" w:rsidR="00D40B91" w:rsidRPr="00081AF8" w:rsidRDefault="00D40B91" w:rsidP="00081AF8">
      <w:pPr>
        <w:numPr>
          <w:ilvl w:val="0"/>
          <w:numId w:val="28"/>
        </w:numPr>
        <w:spacing w:after="200" w:line="360" w:lineRule="auto"/>
        <w:contextualSpacing/>
        <w:jc w:val="both"/>
        <w:rPr>
          <w:ins w:id="644" w:author="admin" w:date="2022-12-12T09:28:00Z"/>
          <w:rFonts w:ascii="Times New Roman" w:hAnsi="Times New Roman" w:cs="Times New Roman"/>
          <w:sz w:val="28"/>
          <w:szCs w:val="28"/>
        </w:rPr>
      </w:pPr>
      <w:ins w:id="645" w:author="admin" w:date="2022-12-12T09:28:00Z">
        <w:r w:rsidRPr="00081AF8">
          <w:rPr>
            <w:rFonts w:ascii="Times New Roman" w:hAnsi="Times New Roman" w:cs="Times New Roman"/>
            <w:sz w:val="28"/>
            <w:szCs w:val="28"/>
          </w:rPr>
          <w:t>Đầu ra: Thông tin cập nhật về khuyến mại</w:t>
        </w:r>
      </w:ins>
    </w:p>
    <w:p w14:paraId="43CF37E4" w14:textId="77777777" w:rsidR="00D40B91" w:rsidRPr="00081AF8" w:rsidRDefault="00D40B91" w:rsidP="00081AF8">
      <w:pPr>
        <w:numPr>
          <w:ilvl w:val="0"/>
          <w:numId w:val="28"/>
        </w:numPr>
        <w:spacing w:after="200" w:line="360" w:lineRule="auto"/>
        <w:contextualSpacing/>
        <w:jc w:val="both"/>
        <w:rPr>
          <w:ins w:id="646" w:author="admin" w:date="2022-12-12T09:28:00Z"/>
          <w:rFonts w:ascii="Times New Roman" w:hAnsi="Times New Roman" w:cs="Times New Roman"/>
          <w:sz w:val="28"/>
          <w:szCs w:val="28"/>
        </w:rPr>
      </w:pPr>
      <w:ins w:id="647" w:author="admin" w:date="2022-12-12T09:28:00Z">
        <w:r w:rsidRPr="00081AF8">
          <w:rPr>
            <w:rFonts w:ascii="Times New Roman" w:hAnsi="Times New Roman" w:cs="Times New Roman"/>
            <w:sz w:val="28"/>
            <w:szCs w:val="28"/>
          </w:rPr>
          <w:t>Sơ đồ:</w:t>
        </w:r>
      </w:ins>
    </w:p>
    <w:p w14:paraId="7FA01159" w14:textId="77777777" w:rsidR="00D40B91" w:rsidRPr="00081AF8" w:rsidRDefault="00D40B91" w:rsidP="00081AF8">
      <w:pPr>
        <w:spacing w:line="360" w:lineRule="auto"/>
        <w:ind w:left="1080"/>
        <w:contextualSpacing/>
        <w:jc w:val="both"/>
        <w:rPr>
          <w:ins w:id="648" w:author="admin" w:date="2022-12-12T09:28:00Z"/>
          <w:rFonts w:ascii="Times New Roman" w:hAnsi="Times New Roman" w:cs="Times New Roman"/>
          <w:sz w:val="28"/>
          <w:szCs w:val="28"/>
        </w:rPr>
      </w:pPr>
      <w:ins w:id="649" w:author="admin" w:date="2022-12-12T09:28:00Z">
        <w:r w:rsidRPr="00081AF8">
          <w:rPr>
            <w:rFonts w:ascii="Times New Roman" w:hAnsi="Times New Roman" w:cs="Times New Roman"/>
            <w:noProof/>
            <w:sz w:val="28"/>
            <w:szCs w:val="28"/>
          </w:rPr>
          <w:drawing>
            <wp:inline distT="0" distB="0" distL="0" distR="0" wp14:anchorId="6295226E" wp14:editId="0E56CCBA">
              <wp:extent cx="3657600" cy="4438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4438650"/>
                      </a:xfrm>
                      <a:prstGeom prst="rect">
                        <a:avLst/>
                      </a:prstGeom>
                    </pic:spPr>
                  </pic:pic>
                </a:graphicData>
              </a:graphic>
            </wp:inline>
          </w:drawing>
        </w:r>
      </w:ins>
    </w:p>
    <w:p w14:paraId="3AC67646" w14:textId="77777777" w:rsidR="00D40B91" w:rsidRPr="00081AF8" w:rsidRDefault="00D40B91" w:rsidP="00081AF8">
      <w:pPr>
        <w:spacing w:line="360" w:lineRule="auto"/>
        <w:ind w:left="1080"/>
        <w:contextualSpacing/>
        <w:jc w:val="both"/>
        <w:rPr>
          <w:ins w:id="650" w:author="admin" w:date="2022-12-12T09:28:00Z"/>
          <w:rFonts w:ascii="Times New Roman" w:hAnsi="Times New Roman" w:cs="Times New Roman"/>
          <w:sz w:val="28"/>
          <w:szCs w:val="28"/>
        </w:rPr>
      </w:pPr>
    </w:p>
    <w:p w14:paraId="6AB4277B" w14:textId="77777777" w:rsidR="00D40B91" w:rsidRPr="00081AF8" w:rsidRDefault="00D40B91" w:rsidP="00081AF8">
      <w:pPr>
        <w:spacing w:line="360" w:lineRule="auto"/>
        <w:ind w:left="1080"/>
        <w:contextualSpacing/>
        <w:jc w:val="both"/>
        <w:rPr>
          <w:ins w:id="651" w:author="admin" w:date="2022-12-12T09:28:00Z"/>
          <w:rFonts w:ascii="Times New Roman" w:hAnsi="Times New Roman" w:cs="Times New Roman"/>
          <w:sz w:val="28"/>
          <w:szCs w:val="28"/>
        </w:rPr>
      </w:pPr>
    </w:p>
    <w:p w14:paraId="1C5B8189" w14:textId="77777777" w:rsidR="00D40B91" w:rsidRPr="00081AF8" w:rsidRDefault="00D40B91" w:rsidP="00081AF8">
      <w:pPr>
        <w:spacing w:line="360" w:lineRule="auto"/>
        <w:ind w:left="1080"/>
        <w:contextualSpacing/>
        <w:jc w:val="both"/>
        <w:rPr>
          <w:ins w:id="652" w:author="admin" w:date="2022-12-12T09:28:00Z"/>
          <w:rFonts w:ascii="Times New Roman" w:hAnsi="Times New Roman" w:cs="Times New Roman"/>
          <w:sz w:val="28"/>
          <w:szCs w:val="28"/>
        </w:rPr>
      </w:pPr>
    </w:p>
    <w:p w14:paraId="7D85352A" w14:textId="77777777" w:rsidR="00D40B91" w:rsidRPr="00081AF8" w:rsidRDefault="00D40B91" w:rsidP="00081AF8">
      <w:pPr>
        <w:spacing w:line="360" w:lineRule="auto"/>
        <w:ind w:left="1080"/>
        <w:contextualSpacing/>
        <w:jc w:val="both"/>
        <w:rPr>
          <w:ins w:id="653" w:author="admin" w:date="2022-12-12T09:28:00Z"/>
          <w:rFonts w:ascii="Times New Roman" w:hAnsi="Times New Roman" w:cs="Times New Roman"/>
          <w:sz w:val="28"/>
          <w:szCs w:val="28"/>
        </w:rPr>
      </w:pPr>
    </w:p>
    <w:p w14:paraId="7A5588A3" w14:textId="77777777" w:rsidR="00D40B91" w:rsidRPr="00081AF8" w:rsidRDefault="00D40B91" w:rsidP="00081AF8">
      <w:pPr>
        <w:spacing w:line="360" w:lineRule="auto"/>
        <w:ind w:left="1080"/>
        <w:contextualSpacing/>
        <w:jc w:val="both"/>
        <w:rPr>
          <w:ins w:id="654" w:author="admin" w:date="2022-12-12T09:28:00Z"/>
          <w:rFonts w:ascii="Times New Roman" w:hAnsi="Times New Roman" w:cs="Times New Roman"/>
          <w:sz w:val="28"/>
          <w:szCs w:val="28"/>
        </w:rPr>
      </w:pPr>
    </w:p>
    <w:p w14:paraId="3E67C323" w14:textId="77777777" w:rsidR="00D40B91" w:rsidRPr="00081AF8" w:rsidRDefault="00D40B91" w:rsidP="00081AF8">
      <w:pPr>
        <w:spacing w:line="360" w:lineRule="auto"/>
        <w:ind w:left="1080"/>
        <w:contextualSpacing/>
        <w:jc w:val="both"/>
        <w:rPr>
          <w:ins w:id="655" w:author="admin" w:date="2022-12-12T09:28:00Z"/>
          <w:rFonts w:ascii="Times New Roman" w:hAnsi="Times New Roman" w:cs="Times New Roman"/>
          <w:sz w:val="28"/>
          <w:szCs w:val="28"/>
        </w:rPr>
      </w:pPr>
    </w:p>
    <w:p w14:paraId="2DB5DB2D" w14:textId="77777777" w:rsidR="00D40B91" w:rsidRPr="00081AF8" w:rsidRDefault="00D40B91" w:rsidP="00081AF8">
      <w:pPr>
        <w:spacing w:line="360" w:lineRule="auto"/>
        <w:ind w:left="1080"/>
        <w:contextualSpacing/>
        <w:jc w:val="both"/>
        <w:rPr>
          <w:ins w:id="656" w:author="admin" w:date="2022-12-12T09:28:00Z"/>
          <w:rFonts w:ascii="Times New Roman" w:hAnsi="Times New Roman" w:cs="Times New Roman"/>
          <w:sz w:val="28"/>
          <w:szCs w:val="28"/>
        </w:rPr>
      </w:pPr>
    </w:p>
    <w:p w14:paraId="34A60F6F" w14:textId="77777777" w:rsidR="00D40B91" w:rsidRPr="00081AF8" w:rsidRDefault="00D40B91" w:rsidP="00081AF8">
      <w:pPr>
        <w:spacing w:line="360" w:lineRule="auto"/>
        <w:ind w:left="1080"/>
        <w:contextualSpacing/>
        <w:jc w:val="both"/>
        <w:rPr>
          <w:ins w:id="657" w:author="admin" w:date="2022-12-12T09:28:00Z"/>
          <w:rFonts w:ascii="Times New Roman" w:hAnsi="Times New Roman" w:cs="Times New Roman"/>
          <w:sz w:val="28"/>
          <w:szCs w:val="28"/>
        </w:rPr>
      </w:pPr>
    </w:p>
    <w:p w14:paraId="61AAF71B" w14:textId="77777777" w:rsidR="00D40B91" w:rsidRPr="00081AF8" w:rsidRDefault="00D40B91" w:rsidP="00081AF8">
      <w:pPr>
        <w:spacing w:line="360" w:lineRule="auto"/>
        <w:ind w:left="1080"/>
        <w:contextualSpacing/>
        <w:jc w:val="both"/>
        <w:rPr>
          <w:ins w:id="658" w:author="admin" w:date="2022-12-12T09:28:00Z"/>
          <w:rFonts w:ascii="Times New Roman" w:hAnsi="Times New Roman" w:cs="Times New Roman"/>
          <w:sz w:val="28"/>
          <w:szCs w:val="28"/>
        </w:rPr>
      </w:pPr>
    </w:p>
    <w:p w14:paraId="76D6A238" w14:textId="77777777" w:rsidR="00D40B91" w:rsidRPr="00081AF8" w:rsidRDefault="00D40B91" w:rsidP="00081AF8">
      <w:pPr>
        <w:spacing w:line="360" w:lineRule="auto"/>
        <w:ind w:left="1080"/>
        <w:contextualSpacing/>
        <w:jc w:val="both"/>
        <w:rPr>
          <w:ins w:id="659" w:author="admin" w:date="2022-12-12T09:28:00Z"/>
          <w:rFonts w:ascii="Times New Roman" w:hAnsi="Times New Roman" w:cs="Times New Roman"/>
          <w:sz w:val="28"/>
          <w:szCs w:val="28"/>
        </w:rPr>
      </w:pPr>
    </w:p>
    <w:p w14:paraId="231A2F43" w14:textId="77777777" w:rsidR="00D40B91" w:rsidRPr="00081AF8" w:rsidRDefault="00D40B91" w:rsidP="00081AF8">
      <w:pPr>
        <w:spacing w:line="360" w:lineRule="auto"/>
        <w:jc w:val="both"/>
        <w:rPr>
          <w:ins w:id="660" w:author="admin" w:date="2022-12-12T09:28:00Z"/>
          <w:rFonts w:ascii="Times New Roman" w:hAnsi="Times New Roman" w:cs="Times New Roman"/>
          <w:b/>
          <w:sz w:val="28"/>
          <w:szCs w:val="28"/>
        </w:rPr>
      </w:pPr>
      <w:ins w:id="661" w:author="admin" w:date="2022-12-12T09:28:00Z">
        <w:r w:rsidRPr="00081AF8">
          <w:rPr>
            <w:rFonts w:ascii="Times New Roman" w:hAnsi="Times New Roman" w:cs="Times New Roman"/>
            <w:b/>
            <w:sz w:val="28"/>
            <w:szCs w:val="28"/>
          </w:rPr>
          <w:lastRenderedPageBreak/>
          <w:t xml:space="preserve">      </w:t>
        </w:r>
        <w:r w:rsidRPr="00081AF8">
          <w:rPr>
            <w:rFonts w:ascii="Times New Roman" w:hAnsi="Times New Roman" w:cs="Times New Roman"/>
            <w:b/>
            <w:sz w:val="28"/>
            <w:szCs w:val="28"/>
          </w:rPr>
          <w:tab/>
          <w:t>2.1.4.5. Đăng nhập</w:t>
        </w:r>
      </w:ins>
    </w:p>
    <w:p w14:paraId="3E93ECFD" w14:textId="77777777" w:rsidR="00D40B91" w:rsidRPr="00081AF8" w:rsidRDefault="00D40B91" w:rsidP="00081AF8">
      <w:pPr>
        <w:spacing w:line="360" w:lineRule="auto"/>
        <w:jc w:val="both"/>
        <w:rPr>
          <w:ins w:id="662" w:author="admin" w:date="2022-12-12T09:28:00Z"/>
          <w:rFonts w:ascii="Times New Roman" w:hAnsi="Times New Roman" w:cs="Times New Roman"/>
          <w:sz w:val="28"/>
          <w:szCs w:val="28"/>
        </w:rPr>
      </w:pPr>
      <w:ins w:id="663" w:author="admin" w:date="2022-12-12T09:28:00Z">
        <w:r w:rsidRPr="00081AF8">
          <w:rPr>
            <w:rFonts w:ascii="Times New Roman" w:hAnsi="Times New Roman" w:cs="Times New Roman"/>
            <w:noProof/>
            <w:sz w:val="28"/>
            <w:szCs w:val="28"/>
          </w:rPr>
          <w:drawing>
            <wp:inline distT="0" distB="0" distL="0" distR="0" wp14:anchorId="32F8AB3A" wp14:editId="08CD97A1">
              <wp:extent cx="3771900" cy="451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1900" cy="4514850"/>
                      </a:xfrm>
                      <a:prstGeom prst="rect">
                        <a:avLst/>
                      </a:prstGeom>
                    </pic:spPr>
                  </pic:pic>
                </a:graphicData>
              </a:graphic>
            </wp:inline>
          </w:drawing>
        </w:r>
      </w:ins>
    </w:p>
    <w:p w14:paraId="04F3AC27" w14:textId="77777777" w:rsidR="002E656C" w:rsidRDefault="00D40B91" w:rsidP="00081AF8">
      <w:pPr>
        <w:spacing w:line="360" w:lineRule="auto"/>
        <w:jc w:val="both"/>
        <w:rPr>
          <w:rFonts w:ascii="Times New Roman" w:hAnsi="Times New Roman" w:cs="Times New Roman"/>
          <w:b/>
          <w:sz w:val="28"/>
          <w:szCs w:val="28"/>
        </w:rPr>
      </w:pPr>
      <w:ins w:id="664" w:author="admin" w:date="2022-12-12T09:28:00Z">
        <w:r w:rsidRPr="00081AF8">
          <w:rPr>
            <w:rFonts w:ascii="Times New Roman" w:hAnsi="Times New Roman" w:cs="Times New Roman"/>
            <w:b/>
            <w:sz w:val="28"/>
            <w:szCs w:val="28"/>
          </w:rPr>
          <w:t xml:space="preserve">      </w:t>
        </w:r>
        <w:r w:rsidRPr="00081AF8">
          <w:rPr>
            <w:rFonts w:ascii="Times New Roman" w:hAnsi="Times New Roman" w:cs="Times New Roman"/>
            <w:b/>
            <w:sz w:val="28"/>
            <w:szCs w:val="28"/>
          </w:rPr>
          <w:tab/>
        </w:r>
      </w:ins>
    </w:p>
    <w:p w14:paraId="65DA3EC2" w14:textId="77777777" w:rsidR="002E656C" w:rsidRDefault="002E656C" w:rsidP="00081AF8">
      <w:pPr>
        <w:spacing w:line="360" w:lineRule="auto"/>
        <w:jc w:val="both"/>
        <w:rPr>
          <w:rFonts w:ascii="Times New Roman" w:hAnsi="Times New Roman" w:cs="Times New Roman"/>
          <w:b/>
          <w:sz w:val="28"/>
          <w:szCs w:val="28"/>
        </w:rPr>
      </w:pPr>
    </w:p>
    <w:p w14:paraId="1A5CDC68" w14:textId="77777777" w:rsidR="002E656C" w:rsidRDefault="002E656C" w:rsidP="00081AF8">
      <w:pPr>
        <w:spacing w:line="360" w:lineRule="auto"/>
        <w:jc w:val="both"/>
        <w:rPr>
          <w:rFonts w:ascii="Times New Roman" w:hAnsi="Times New Roman" w:cs="Times New Roman"/>
          <w:b/>
          <w:sz w:val="28"/>
          <w:szCs w:val="28"/>
        </w:rPr>
      </w:pPr>
    </w:p>
    <w:p w14:paraId="7E2B6415" w14:textId="77777777" w:rsidR="002E656C" w:rsidRDefault="002E656C" w:rsidP="00081AF8">
      <w:pPr>
        <w:spacing w:line="360" w:lineRule="auto"/>
        <w:jc w:val="both"/>
        <w:rPr>
          <w:rFonts w:ascii="Times New Roman" w:hAnsi="Times New Roman" w:cs="Times New Roman"/>
          <w:b/>
          <w:sz w:val="28"/>
          <w:szCs w:val="28"/>
        </w:rPr>
      </w:pPr>
    </w:p>
    <w:p w14:paraId="7C17DF64" w14:textId="77777777" w:rsidR="002E656C" w:rsidRDefault="002E656C" w:rsidP="00081AF8">
      <w:pPr>
        <w:spacing w:line="360" w:lineRule="auto"/>
        <w:jc w:val="both"/>
        <w:rPr>
          <w:rFonts w:ascii="Times New Roman" w:hAnsi="Times New Roman" w:cs="Times New Roman"/>
          <w:b/>
          <w:sz w:val="28"/>
          <w:szCs w:val="28"/>
        </w:rPr>
      </w:pPr>
    </w:p>
    <w:p w14:paraId="3211BF8B" w14:textId="77777777" w:rsidR="002E656C" w:rsidRDefault="002E656C" w:rsidP="00081AF8">
      <w:pPr>
        <w:spacing w:line="360" w:lineRule="auto"/>
        <w:jc w:val="both"/>
        <w:rPr>
          <w:rFonts w:ascii="Times New Roman" w:hAnsi="Times New Roman" w:cs="Times New Roman"/>
          <w:b/>
          <w:sz w:val="28"/>
          <w:szCs w:val="28"/>
        </w:rPr>
      </w:pPr>
    </w:p>
    <w:p w14:paraId="09EF4A62" w14:textId="77777777" w:rsidR="002E656C" w:rsidRDefault="002E656C" w:rsidP="00081AF8">
      <w:pPr>
        <w:spacing w:line="360" w:lineRule="auto"/>
        <w:jc w:val="both"/>
        <w:rPr>
          <w:rFonts w:ascii="Times New Roman" w:hAnsi="Times New Roman" w:cs="Times New Roman"/>
          <w:b/>
          <w:sz w:val="28"/>
          <w:szCs w:val="28"/>
        </w:rPr>
      </w:pPr>
    </w:p>
    <w:p w14:paraId="4BF782F8" w14:textId="1D9F78F0" w:rsidR="00D40B91" w:rsidRPr="00081AF8" w:rsidRDefault="00D40B91" w:rsidP="00081AF8">
      <w:pPr>
        <w:spacing w:line="360" w:lineRule="auto"/>
        <w:jc w:val="both"/>
        <w:rPr>
          <w:ins w:id="665" w:author="admin" w:date="2022-12-12T09:28:00Z"/>
          <w:rFonts w:ascii="Times New Roman" w:hAnsi="Times New Roman" w:cs="Times New Roman"/>
          <w:b/>
          <w:sz w:val="28"/>
          <w:szCs w:val="28"/>
        </w:rPr>
      </w:pPr>
      <w:ins w:id="666" w:author="admin" w:date="2022-12-12T09:28:00Z">
        <w:r w:rsidRPr="00081AF8">
          <w:rPr>
            <w:rFonts w:ascii="Times New Roman" w:hAnsi="Times New Roman" w:cs="Times New Roman"/>
            <w:b/>
            <w:sz w:val="28"/>
            <w:szCs w:val="28"/>
          </w:rPr>
          <w:t>2.1.4.6. Tìm kiếm</w:t>
        </w:r>
      </w:ins>
    </w:p>
    <w:p w14:paraId="716854DC" w14:textId="77777777" w:rsidR="00D40B91" w:rsidRPr="00081AF8" w:rsidRDefault="00D40B91" w:rsidP="00081AF8">
      <w:pPr>
        <w:spacing w:line="360" w:lineRule="auto"/>
        <w:jc w:val="both"/>
        <w:rPr>
          <w:ins w:id="667" w:author="admin" w:date="2022-12-12T09:28:00Z"/>
          <w:rFonts w:ascii="Times New Roman" w:hAnsi="Times New Roman" w:cs="Times New Roman"/>
          <w:sz w:val="28"/>
          <w:szCs w:val="28"/>
        </w:rPr>
      </w:pPr>
      <w:ins w:id="668" w:author="admin" w:date="2022-12-12T09:28:00Z">
        <w:r w:rsidRPr="00081AF8">
          <w:rPr>
            <w:rFonts w:ascii="Times New Roman" w:hAnsi="Times New Roman" w:cs="Times New Roman"/>
            <w:noProof/>
            <w:sz w:val="28"/>
            <w:szCs w:val="28"/>
          </w:rPr>
          <w:lastRenderedPageBreak/>
          <w:drawing>
            <wp:inline distT="0" distB="0" distL="0" distR="0" wp14:anchorId="523EC0DF" wp14:editId="4C7A0C7E">
              <wp:extent cx="3924300" cy="444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300" cy="4448175"/>
                      </a:xfrm>
                      <a:prstGeom prst="rect">
                        <a:avLst/>
                      </a:prstGeom>
                    </pic:spPr>
                  </pic:pic>
                </a:graphicData>
              </a:graphic>
            </wp:inline>
          </w:drawing>
        </w:r>
      </w:ins>
    </w:p>
    <w:p w14:paraId="4A8C63EC" w14:textId="77777777" w:rsidR="00D40B91" w:rsidRPr="00081AF8" w:rsidRDefault="00D40B91" w:rsidP="00081AF8">
      <w:pPr>
        <w:spacing w:line="360" w:lineRule="auto"/>
        <w:jc w:val="both"/>
        <w:rPr>
          <w:ins w:id="669" w:author="admin" w:date="2022-12-12T09:28:00Z"/>
          <w:rFonts w:ascii="Times New Roman" w:hAnsi="Times New Roman" w:cs="Times New Roman"/>
          <w:sz w:val="28"/>
          <w:szCs w:val="28"/>
        </w:rPr>
      </w:pPr>
    </w:p>
    <w:p w14:paraId="06E23313" w14:textId="77777777" w:rsidR="00D40B91" w:rsidRPr="00081AF8" w:rsidRDefault="00D40B91" w:rsidP="00081AF8">
      <w:pPr>
        <w:spacing w:line="360" w:lineRule="auto"/>
        <w:jc w:val="both"/>
        <w:outlineLvl w:val="1"/>
        <w:rPr>
          <w:ins w:id="670" w:author="admin" w:date="2022-12-12T09:28:00Z"/>
          <w:rFonts w:ascii="Times New Roman" w:hAnsi="Times New Roman" w:cs="Times New Roman"/>
          <w:b/>
          <w:sz w:val="28"/>
          <w:szCs w:val="28"/>
        </w:rPr>
      </w:pPr>
      <w:bookmarkStart w:id="671" w:name="_Toc121810131"/>
      <w:bookmarkStart w:id="672" w:name="_Toc121836022"/>
      <w:ins w:id="673" w:author="admin" w:date="2022-12-12T09:28:00Z">
        <w:r w:rsidRPr="00081AF8">
          <w:rPr>
            <w:rFonts w:ascii="Times New Roman" w:hAnsi="Times New Roman" w:cs="Times New Roman"/>
            <w:b/>
            <w:sz w:val="28"/>
            <w:szCs w:val="28"/>
          </w:rPr>
          <w:t>2.2 Phân tích hệ thống về mặt dữ liệu</w:t>
        </w:r>
        <w:bookmarkEnd w:id="671"/>
        <w:bookmarkEnd w:id="672"/>
      </w:ins>
    </w:p>
    <w:p w14:paraId="2ECE0751" w14:textId="77777777" w:rsidR="00D40B91" w:rsidRPr="00081AF8" w:rsidRDefault="00D40B91" w:rsidP="00081AF8">
      <w:pPr>
        <w:pStyle w:val="ListParagraph"/>
        <w:spacing w:line="360" w:lineRule="auto"/>
        <w:ind w:left="450" w:firstLine="270"/>
        <w:jc w:val="both"/>
        <w:outlineLvl w:val="2"/>
        <w:rPr>
          <w:ins w:id="674" w:author="admin" w:date="2022-12-12T09:28:00Z"/>
          <w:rFonts w:ascii="Times New Roman" w:hAnsi="Times New Roman" w:cs="Times New Roman"/>
          <w:b/>
          <w:sz w:val="28"/>
          <w:szCs w:val="28"/>
        </w:rPr>
      </w:pPr>
      <w:bookmarkStart w:id="675" w:name="_Toc121810132"/>
      <w:bookmarkStart w:id="676" w:name="_Toc121836023"/>
      <w:ins w:id="677" w:author="admin" w:date="2022-12-12T09:28:00Z">
        <w:r w:rsidRPr="00081AF8">
          <w:rPr>
            <w:rFonts w:ascii="Times New Roman" w:hAnsi="Times New Roman" w:cs="Times New Roman"/>
            <w:b/>
            <w:sz w:val="28"/>
            <w:szCs w:val="28"/>
          </w:rPr>
          <w:t>2.2.1 Xác định thực thể</w:t>
        </w:r>
        <w:bookmarkEnd w:id="675"/>
        <w:bookmarkEnd w:id="676"/>
        <w:r w:rsidRPr="00081AF8">
          <w:rPr>
            <w:rFonts w:ascii="Times New Roman" w:hAnsi="Times New Roman" w:cs="Times New Roman"/>
            <w:b/>
            <w:sz w:val="28"/>
            <w:szCs w:val="28"/>
          </w:rPr>
          <w:t xml:space="preserve"> </w:t>
        </w:r>
      </w:ins>
    </w:p>
    <w:p w14:paraId="30FB76BC" w14:textId="77777777" w:rsidR="00D40B91" w:rsidRPr="00081AF8" w:rsidRDefault="00D40B91" w:rsidP="00081AF8">
      <w:pPr>
        <w:pStyle w:val="ListParagraph"/>
        <w:spacing w:line="360" w:lineRule="auto"/>
        <w:ind w:left="450"/>
        <w:jc w:val="both"/>
        <w:rPr>
          <w:ins w:id="678" w:author="admin" w:date="2022-12-12T09:28:00Z"/>
          <w:rFonts w:ascii="Times New Roman" w:hAnsi="Times New Roman" w:cs="Times New Roman"/>
          <w:sz w:val="28"/>
          <w:szCs w:val="28"/>
        </w:rPr>
      </w:pPr>
      <w:ins w:id="679" w:author="admin" w:date="2022-12-12T09:28:00Z">
        <w:r w:rsidRPr="00081AF8">
          <w:rPr>
            <w:rFonts w:ascii="Times New Roman" w:hAnsi="Times New Roman" w:cs="Times New Roman"/>
            <w:sz w:val="28"/>
            <w:szCs w:val="28"/>
          </w:rPr>
          <w:t>Dựa vào các phân tích và khảo sát ở trên ta có thể xác định các thực thể của hệ thống như sau:</w:t>
        </w:r>
      </w:ins>
    </w:p>
    <w:p w14:paraId="3A06C8A3" w14:textId="77777777" w:rsidR="00D40B91" w:rsidRPr="00081AF8" w:rsidRDefault="00D40B91" w:rsidP="00081AF8">
      <w:pPr>
        <w:pStyle w:val="ListParagraph"/>
        <w:spacing w:line="360" w:lineRule="auto"/>
        <w:ind w:left="450" w:firstLine="270"/>
        <w:jc w:val="both"/>
        <w:rPr>
          <w:ins w:id="680" w:author="admin" w:date="2022-12-12T09:28:00Z"/>
          <w:rFonts w:ascii="Times New Roman" w:hAnsi="Times New Roman" w:cs="Times New Roman"/>
          <w:sz w:val="28"/>
          <w:szCs w:val="28"/>
        </w:rPr>
      </w:pPr>
      <w:ins w:id="681"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i/>
            <w:sz w:val="28"/>
            <w:szCs w:val="28"/>
          </w:rPr>
          <w:t>Hãng sản xuất</w:t>
        </w:r>
      </w:ins>
      <w:r w:rsidRPr="00081AF8">
        <w:rPr>
          <w:rFonts w:ascii="Times New Roman" w:hAnsi="Times New Roman" w:cs="Times New Roman"/>
          <w:i/>
          <w:sz w:val="28"/>
          <w:szCs w:val="28"/>
        </w:rPr>
        <w:t xml:space="preserve"> </w:t>
      </w:r>
      <w:ins w:id="682" w:author="admin" w:date="2022-12-12T09:28:00Z">
        <w:r w:rsidRPr="00081AF8">
          <w:rPr>
            <w:rFonts w:ascii="Times New Roman" w:hAnsi="Times New Roman" w:cs="Times New Roman"/>
            <w:sz w:val="28"/>
            <w:szCs w:val="28"/>
          </w:rPr>
          <w:t>(Mã hãng sản xuất, tên hãng sản xuất, mô tả) chứa đầy đủ thông tin về hãng sản xuất.</w:t>
        </w:r>
      </w:ins>
    </w:p>
    <w:p w14:paraId="314BF3DA" w14:textId="77777777" w:rsidR="00D40B91" w:rsidRPr="00081AF8" w:rsidRDefault="00D40B91" w:rsidP="00081AF8">
      <w:pPr>
        <w:pStyle w:val="ListParagraph"/>
        <w:spacing w:line="360" w:lineRule="auto"/>
        <w:ind w:left="450" w:firstLine="270"/>
        <w:jc w:val="both"/>
        <w:rPr>
          <w:ins w:id="683" w:author="admin" w:date="2022-12-12T09:28:00Z"/>
          <w:rFonts w:ascii="Times New Roman" w:hAnsi="Times New Roman" w:cs="Times New Roman"/>
          <w:sz w:val="28"/>
          <w:szCs w:val="28"/>
        </w:rPr>
      </w:pPr>
      <w:ins w:id="684"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i/>
            <w:sz w:val="28"/>
            <w:szCs w:val="28"/>
          </w:rPr>
          <w:t>Sản phẩm</w:t>
        </w:r>
        <w:r w:rsidRPr="00081AF8">
          <w:rPr>
            <w:rFonts w:ascii="Times New Roman" w:hAnsi="Times New Roman" w:cs="Times New Roman"/>
            <w:sz w:val="28"/>
            <w:szCs w:val="28"/>
          </w:rPr>
          <w:t xml:space="preserve"> (Mã sản phẩm,</w:t>
        </w:r>
      </w:ins>
      <w:r w:rsidRPr="00081AF8">
        <w:rPr>
          <w:rFonts w:ascii="Times New Roman" w:hAnsi="Times New Roman" w:cs="Times New Roman"/>
          <w:sz w:val="28"/>
          <w:szCs w:val="28"/>
        </w:rPr>
        <w:t xml:space="preserve"> </w:t>
      </w:r>
      <w:ins w:id="685" w:author="admin" w:date="2022-12-12T09:28:00Z">
        <w:r w:rsidRPr="00081AF8">
          <w:rPr>
            <w:rFonts w:ascii="Times New Roman" w:hAnsi="Times New Roman" w:cs="Times New Roman"/>
            <w:sz w:val="28"/>
            <w:szCs w:val="28"/>
          </w:rPr>
          <w:t>mã sản phẩm, tên sản phẩm, …) chứa đầy đủ thông tin sản phẩm.</w:t>
        </w:r>
      </w:ins>
    </w:p>
    <w:p w14:paraId="49D6B57B" w14:textId="77777777" w:rsidR="00D40B91" w:rsidRPr="00081AF8" w:rsidRDefault="00D40B91" w:rsidP="00081AF8">
      <w:pPr>
        <w:pStyle w:val="ListParagraph"/>
        <w:spacing w:line="360" w:lineRule="auto"/>
        <w:ind w:left="450" w:firstLine="270"/>
        <w:jc w:val="both"/>
        <w:rPr>
          <w:ins w:id="686" w:author="admin" w:date="2022-12-12T09:28:00Z"/>
          <w:rFonts w:ascii="Times New Roman" w:hAnsi="Times New Roman" w:cs="Times New Roman"/>
          <w:sz w:val="28"/>
          <w:szCs w:val="28"/>
        </w:rPr>
      </w:pPr>
      <w:ins w:id="687"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i/>
            <w:sz w:val="28"/>
            <w:szCs w:val="28"/>
          </w:rPr>
          <w:t>Khuyến mại</w:t>
        </w:r>
        <w:r w:rsidRPr="00081AF8">
          <w:rPr>
            <w:rFonts w:ascii="Times New Roman" w:hAnsi="Times New Roman" w:cs="Times New Roman"/>
            <w:sz w:val="28"/>
            <w:szCs w:val="28"/>
          </w:rPr>
          <w:t xml:space="preserve"> (Mã khuyến mại,</w:t>
        </w:r>
      </w:ins>
      <w:r w:rsidRPr="00081AF8">
        <w:rPr>
          <w:rFonts w:ascii="Times New Roman" w:hAnsi="Times New Roman" w:cs="Times New Roman"/>
          <w:sz w:val="28"/>
          <w:szCs w:val="28"/>
        </w:rPr>
        <w:t xml:space="preserve"> </w:t>
      </w:r>
      <w:ins w:id="688" w:author="admin" w:date="2022-12-12T09:28:00Z">
        <w:r w:rsidRPr="00081AF8">
          <w:rPr>
            <w:rFonts w:ascii="Times New Roman" w:hAnsi="Times New Roman" w:cs="Times New Roman"/>
            <w:sz w:val="28"/>
            <w:szCs w:val="28"/>
          </w:rPr>
          <w:t>tên sản phẩm, loại khuyến mại, …) chứa đầy đủ thông tin khuyến mại</w:t>
        </w:r>
      </w:ins>
    </w:p>
    <w:p w14:paraId="4CFD0DDE" w14:textId="77777777" w:rsidR="00D40B91" w:rsidRPr="00081AF8" w:rsidRDefault="00D40B91" w:rsidP="00081AF8">
      <w:pPr>
        <w:pStyle w:val="ListParagraph"/>
        <w:spacing w:line="360" w:lineRule="auto"/>
        <w:ind w:left="450" w:firstLine="270"/>
        <w:jc w:val="both"/>
        <w:rPr>
          <w:ins w:id="689" w:author="admin" w:date="2022-12-12T09:28:00Z"/>
          <w:rFonts w:ascii="Times New Roman" w:hAnsi="Times New Roman" w:cs="Times New Roman"/>
          <w:sz w:val="28"/>
          <w:szCs w:val="28"/>
        </w:rPr>
      </w:pPr>
      <w:ins w:id="690" w:author="admin" w:date="2022-12-12T09:28:00Z">
        <w:r w:rsidRPr="00081AF8">
          <w:rPr>
            <w:rFonts w:ascii="Times New Roman" w:hAnsi="Times New Roman" w:cs="Times New Roman"/>
            <w:sz w:val="28"/>
            <w:szCs w:val="28"/>
          </w:rPr>
          <w:t>- Chi tiết k</w:t>
        </w:r>
        <w:r w:rsidRPr="00081AF8">
          <w:rPr>
            <w:rFonts w:ascii="Times New Roman" w:hAnsi="Times New Roman" w:cs="Times New Roman"/>
            <w:i/>
            <w:sz w:val="28"/>
            <w:szCs w:val="28"/>
          </w:rPr>
          <w:t>huyến mại</w:t>
        </w:r>
        <w:r w:rsidRPr="00081AF8">
          <w:rPr>
            <w:rFonts w:ascii="Times New Roman" w:hAnsi="Times New Roman" w:cs="Times New Roman"/>
            <w:sz w:val="28"/>
            <w:szCs w:val="28"/>
          </w:rPr>
          <w:t xml:space="preserve"> (Mã sản phẩm,</w:t>
        </w:r>
      </w:ins>
      <w:r w:rsidRPr="00081AF8">
        <w:rPr>
          <w:rFonts w:ascii="Times New Roman" w:hAnsi="Times New Roman" w:cs="Times New Roman"/>
          <w:sz w:val="28"/>
          <w:szCs w:val="28"/>
        </w:rPr>
        <w:t xml:space="preserve"> </w:t>
      </w:r>
      <w:ins w:id="691" w:author="admin" w:date="2022-12-12T09:28:00Z">
        <w:r w:rsidRPr="00081AF8">
          <w:rPr>
            <w:rFonts w:ascii="Times New Roman" w:hAnsi="Times New Roman" w:cs="Times New Roman"/>
            <w:sz w:val="28"/>
            <w:szCs w:val="28"/>
          </w:rPr>
          <w:t>mã khuyến mại) chứa đầy đủ thông tin chi tiết khuyến mại.</w:t>
        </w:r>
      </w:ins>
    </w:p>
    <w:p w14:paraId="2309E3DA" w14:textId="77777777" w:rsidR="00D40B91" w:rsidRPr="00081AF8" w:rsidRDefault="00D40B91" w:rsidP="00081AF8">
      <w:pPr>
        <w:pStyle w:val="ListParagraph"/>
        <w:spacing w:line="360" w:lineRule="auto"/>
        <w:ind w:left="450" w:firstLine="270"/>
        <w:jc w:val="both"/>
        <w:rPr>
          <w:ins w:id="692" w:author="admin" w:date="2022-12-12T09:28:00Z"/>
          <w:rFonts w:ascii="Times New Roman" w:hAnsi="Times New Roman" w:cs="Times New Roman"/>
          <w:sz w:val="28"/>
          <w:szCs w:val="28"/>
        </w:rPr>
      </w:pPr>
      <w:ins w:id="693" w:author="admin" w:date="2022-12-12T09:28:00Z">
        <w:r w:rsidRPr="00081AF8">
          <w:rPr>
            <w:rFonts w:ascii="Times New Roman" w:hAnsi="Times New Roman" w:cs="Times New Roman"/>
            <w:sz w:val="28"/>
            <w:szCs w:val="28"/>
          </w:rPr>
          <w:lastRenderedPageBreak/>
          <w:t xml:space="preserve">-  </w:t>
        </w:r>
        <w:r w:rsidRPr="00081AF8">
          <w:rPr>
            <w:rFonts w:ascii="Times New Roman" w:hAnsi="Times New Roman" w:cs="Times New Roman"/>
            <w:i/>
            <w:sz w:val="28"/>
            <w:szCs w:val="28"/>
          </w:rPr>
          <w:t>Người dùng</w:t>
        </w:r>
        <w:r w:rsidRPr="00081AF8">
          <w:rPr>
            <w:rFonts w:ascii="Times New Roman" w:hAnsi="Times New Roman" w:cs="Times New Roman"/>
            <w:sz w:val="28"/>
            <w:szCs w:val="28"/>
          </w:rPr>
          <w:t xml:space="preserve"> (Mã người dùng,</w:t>
        </w:r>
      </w:ins>
      <w:r w:rsidRPr="00081AF8">
        <w:rPr>
          <w:rFonts w:ascii="Times New Roman" w:hAnsi="Times New Roman" w:cs="Times New Roman"/>
          <w:sz w:val="28"/>
          <w:szCs w:val="28"/>
        </w:rPr>
        <w:t xml:space="preserve"> </w:t>
      </w:r>
      <w:ins w:id="694" w:author="admin" w:date="2022-12-12T09:28:00Z">
        <w:r w:rsidRPr="00081AF8">
          <w:rPr>
            <w:rFonts w:ascii="Times New Roman" w:hAnsi="Times New Roman" w:cs="Times New Roman"/>
            <w:sz w:val="28"/>
            <w:szCs w:val="28"/>
          </w:rPr>
          <w:t>tên người dùng, email, …) chứa đầy đủ thông tin người dùng.</w:t>
        </w:r>
      </w:ins>
    </w:p>
    <w:p w14:paraId="4D76F2BE" w14:textId="77777777" w:rsidR="00D40B91" w:rsidRPr="00081AF8" w:rsidRDefault="00D40B91" w:rsidP="00081AF8">
      <w:pPr>
        <w:pStyle w:val="ListParagraph"/>
        <w:spacing w:line="360" w:lineRule="auto"/>
        <w:ind w:left="450" w:firstLine="270"/>
        <w:jc w:val="both"/>
        <w:rPr>
          <w:ins w:id="695" w:author="admin" w:date="2022-12-12T09:28:00Z"/>
          <w:rFonts w:ascii="Times New Roman" w:hAnsi="Times New Roman" w:cs="Times New Roman"/>
          <w:sz w:val="28"/>
          <w:szCs w:val="28"/>
        </w:rPr>
      </w:pPr>
      <w:ins w:id="696"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i/>
            <w:sz w:val="28"/>
            <w:szCs w:val="28"/>
          </w:rPr>
          <w:t>Đánh giá</w:t>
        </w:r>
        <w:r w:rsidRPr="00081AF8">
          <w:rPr>
            <w:rFonts w:ascii="Times New Roman" w:hAnsi="Times New Roman" w:cs="Times New Roman"/>
            <w:sz w:val="28"/>
            <w:szCs w:val="28"/>
          </w:rPr>
          <w:t xml:space="preserve"> (Mã đánh giá,</w:t>
        </w:r>
      </w:ins>
      <w:r w:rsidRPr="00081AF8">
        <w:rPr>
          <w:rFonts w:ascii="Times New Roman" w:hAnsi="Times New Roman" w:cs="Times New Roman"/>
          <w:sz w:val="28"/>
          <w:szCs w:val="28"/>
        </w:rPr>
        <w:t xml:space="preserve"> </w:t>
      </w:r>
      <w:ins w:id="697" w:author="admin" w:date="2022-12-12T09:28:00Z">
        <w:r w:rsidRPr="00081AF8">
          <w:rPr>
            <w:rFonts w:ascii="Times New Roman" w:hAnsi="Times New Roman" w:cs="Times New Roman"/>
            <w:sz w:val="28"/>
            <w:szCs w:val="28"/>
          </w:rPr>
          <w:t>tên sản phẩm, tên người dùng, …) chứa đầy đủ thông tin đánh giá.</w:t>
        </w:r>
      </w:ins>
    </w:p>
    <w:p w14:paraId="674B46FA" w14:textId="77777777" w:rsidR="00D40B91" w:rsidRPr="00081AF8" w:rsidRDefault="00D40B91" w:rsidP="00081AF8">
      <w:pPr>
        <w:pStyle w:val="ListParagraph"/>
        <w:spacing w:line="360" w:lineRule="auto"/>
        <w:ind w:left="450" w:firstLine="270"/>
        <w:jc w:val="both"/>
        <w:rPr>
          <w:ins w:id="698" w:author="admin" w:date="2022-12-12T09:28:00Z"/>
          <w:rFonts w:ascii="Times New Roman" w:hAnsi="Times New Roman" w:cs="Times New Roman"/>
          <w:sz w:val="28"/>
          <w:szCs w:val="28"/>
        </w:rPr>
      </w:pPr>
      <w:ins w:id="699"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i/>
            <w:sz w:val="28"/>
            <w:szCs w:val="28"/>
          </w:rPr>
          <w:t>Giỏ hàng</w:t>
        </w:r>
        <w:r w:rsidRPr="00081AF8">
          <w:rPr>
            <w:rFonts w:ascii="Times New Roman" w:hAnsi="Times New Roman" w:cs="Times New Roman"/>
            <w:sz w:val="28"/>
            <w:szCs w:val="28"/>
          </w:rPr>
          <w:t xml:space="preserve"> (Mã giỏ hàng,</w:t>
        </w:r>
      </w:ins>
      <w:r w:rsidRPr="00081AF8">
        <w:rPr>
          <w:rFonts w:ascii="Times New Roman" w:hAnsi="Times New Roman" w:cs="Times New Roman"/>
          <w:sz w:val="28"/>
          <w:szCs w:val="28"/>
        </w:rPr>
        <w:t xml:space="preserve"> </w:t>
      </w:r>
      <w:ins w:id="700" w:author="admin" w:date="2022-12-12T09:28:00Z">
        <w:r w:rsidRPr="00081AF8">
          <w:rPr>
            <w:rFonts w:ascii="Times New Roman" w:hAnsi="Times New Roman" w:cs="Times New Roman"/>
            <w:sz w:val="28"/>
            <w:szCs w:val="28"/>
          </w:rPr>
          <w:t>mã sản phẩm,</w:t>
        </w:r>
      </w:ins>
      <w:r w:rsidRPr="00081AF8">
        <w:rPr>
          <w:rFonts w:ascii="Times New Roman" w:hAnsi="Times New Roman" w:cs="Times New Roman"/>
          <w:sz w:val="28"/>
          <w:szCs w:val="28"/>
        </w:rPr>
        <w:t xml:space="preserve"> </w:t>
      </w:r>
      <w:ins w:id="701" w:author="admin" w:date="2022-12-12T09:28:00Z">
        <w:r w:rsidRPr="00081AF8">
          <w:rPr>
            <w:rFonts w:ascii="Times New Roman" w:hAnsi="Times New Roman" w:cs="Times New Roman"/>
            <w:sz w:val="28"/>
            <w:szCs w:val="28"/>
          </w:rPr>
          <w:t>mã phiên,</w:t>
        </w:r>
      </w:ins>
      <w:r w:rsidRPr="00081AF8">
        <w:rPr>
          <w:rFonts w:ascii="Times New Roman" w:hAnsi="Times New Roman" w:cs="Times New Roman"/>
          <w:sz w:val="28"/>
          <w:szCs w:val="28"/>
        </w:rPr>
        <w:t xml:space="preserve"> </w:t>
      </w:r>
      <w:ins w:id="702" w:author="admin" w:date="2022-12-12T09:28:00Z">
        <w:r w:rsidRPr="00081AF8">
          <w:rPr>
            <w:rFonts w:ascii="Times New Roman" w:hAnsi="Times New Roman" w:cs="Times New Roman"/>
            <w:sz w:val="28"/>
            <w:szCs w:val="28"/>
          </w:rPr>
          <w:t>tên sản phẩm, …) chứa đầy đủ thông tin giỏ hàng.</w:t>
        </w:r>
      </w:ins>
    </w:p>
    <w:p w14:paraId="4DEECA7F" w14:textId="77777777" w:rsidR="00D40B91" w:rsidRPr="00081AF8" w:rsidRDefault="00D40B91" w:rsidP="00081AF8">
      <w:pPr>
        <w:pStyle w:val="ListParagraph"/>
        <w:spacing w:line="360" w:lineRule="auto"/>
        <w:ind w:left="450" w:firstLine="270"/>
        <w:jc w:val="both"/>
        <w:rPr>
          <w:ins w:id="703" w:author="admin" w:date="2022-12-12T09:28:00Z"/>
          <w:rFonts w:ascii="Times New Roman" w:hAnsi="Times New Roman" w:cs="Times New Roman"/>
          <w:sz w:val="28"/>
          <w:szCs w:val="28"/>
        </w:rPr>
      </w:pPr>
      <w:ins w:id="704"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i/>
            <w:sz w:val="28"/>
            <w:szCs w:val="28"/>
          </w:rPr>
          <w:t>Đơn hàng</w:t>
        </w:r>
        <w:r w:rsidRPr="00081AF8">
          <w:rPr>
            <w:rFonts w:ascii="Times New Roman" w:hAnsi="Times New Roman" w:cs="Times New Roman"/>
            <w:sz w:val="28"/>
            <w:szCs w:val="28"/>
          </w:rPr>
          <w:t xml:space="preserve"> (Mã đơn hàng,</w:t>
        </w:r>
      </w:ins>
      <w:r w:rsidRPr="00081AF8">
        <w:rPr>
          <w:rFonts w:ascii="Times New Roman" w:hAnsi="Times New Roman" w:cs="Times New Roman"/>
          <w:sz w:val="28"/>
          <w:szCs w:val="28"/>
        </w:rPr>
        <w:t xml:space="preserve"> </w:t>
      </w:r>
      <w:ins w:id="705" w:author="admin" w:date="2022-12-12T09:28:00Z">
        <w:r w:rsidRPr="00081AF8">
          <w:rPr>
            <w:rFonts w:ascii="Times New Roman" w:hAnsi="Times New Roman" w:cs="Times New Roman"/>
            <w:sz w:val="28"/>
            <w:szCs w:val="28"/>
          </w:rPr>
          <w:t>mã người dùng, …) chứa đầy đủ thông tin đơn hàng.</w:t>
        </w:r>
      </w:ins>
    </w:p>
    <w:p w14:paraId="5CDB56A2" w14:textId="77777777" w:rsidR="00D40B91" w:rsidRPr="00081AF8" w:rsidRDefault="00D40B91" w:rsidP="00081AF8">
      <w:pPr>
        <w:pStyle w:val="ListParagraph"/>
        <w:spacing w:line="360" w:lineRule="auto"/>
        <w:ind w:left="450" w:firstLine="270"/>
        <w:jc w:val="both"/>
        <w:rPr>
          <w:ins w:id="706" w:author="admin" w:date="2022-12-12T09:28:00Z"/>
          <w:rFonts w:ascii="Times New Roman" w:hAnsi="Times New Roman" w:cs="Times New Roman"/>
          <w:sz w:val="28"/>
          <w:szCs w:val="28"/>
        </w:rPr>
      </w:pPr>
      <w:ins w:id="707"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i/>
            <w:sz w:val="28"/>
            <w:szCs w:val="28"/>
          </w:rPr>
          <w:t>Chi tiết đơn hàng</w:t>
        </w:r>
        <w:r w:rsidRPr="00081AF8">
          <w:rPr>
            <w:rFonts w:ascii="Times New Roman" w:hAnsi="Times New Roman" w:cs="Times New Roman"/>
            <w:sz w:val="28"/>
            <w:szCs w:val="28"/>
          </w:rPr>
          <w:t xml:space="preserve"> (Mã đơn hàng,</w:t>
        </w:r>
      </w:ins>
      <w:r w:rsidRPr="00081AF8">
        <w:rPr>
          <w:rFonts w:ascii="Times New Roman" w:hAnsi="Times New Roman" w:cs="Times New Roman"/>
          <w:sz w:val="28"/>
          <w:szCs w:val="28"/>
        </w:rPr>
        <w:t xml:space="preserve"> </w:t>
      </w:r>
      <w:ins w:id="708" w:author="admin" w:date="2022-12-12T09:28:00Z">
        <w:r w:rsidRPr="00081AF8">
          <w:rPr>
            <w:rFonts w:ascii="Times New Roman" w:hAnsi="Times New Roman" w:cs="Times New Roman"/>
            <w:sz w:val="28"/>
            <w:szCs w:val="28"/>
          </w:rPr>
          <w:t>mã sản phẩm, …) chứa đầy đủ thông tin chi tiết đơn hàng.</w:t>
        </w:r>
      </w:ins>
    </w:p>
    <w:p w14:paraId="65975F4A" w14:textId="77777777" w:rsidR="00D40B91" w:rsidRPr="00081AF8" w:rsidRDefault="00D40B91" w:rsidP="00081AF8">
      <w:pPr>
        <w:pStyle w:val="ListParagraph"/>
        <w:spacing w:line="360" w:lineRule="auto"/>
        <w:ind w:left="450" w:firstLine="270"/>
        <w:jc w:val="both"/>
        <w:rPr>
          <w:ins w:id="709" w:author="admin" w:date="2022-12-12T09:28:00Z"/>
          <w:rFonts w:ascii="Times New Roman" w:hAnsi="Times New Roman" w:cs="Times New Roman"/>
          <w:sz w:val="28"/>
          <w:szCs w:val="28"/>
        </w:rPr>
      </w:pPr>
    </w:p>
    <w:p w14:paraId="7B2F7CEF" w14:textId="77777777" w:rsidR="00D40B91" w:rsidRPr="00081AF8" w:rsidRDefault="00D40B91" w:rsidP="00081AF8">
      <w:pPr>
        <w:pStyle w:val="ListParagraph"/>
        <w:spacing w:line="360" w:lineRule="auto"/>
        <w:ind w:left="450" w:firstLine="270"/>
        <w:jc w:val="both"/>
        <w:rPr>
          <w:ins w:id="710" w:author="admin" w:date="2022-12-12T09:28:00Z"/>
          <w:rFonts w:ascii="Times New Roman" w:hAnsi="Times New Roman" w:cs="Times New Roman"/>
          <w:sz w:val="28"/>
          <w:szCs w:val="28"/>
        </w:rPr>
      </w:pPr>
    </w:p>
    <w:p w14:paraId="67D8E1F8" w14:textId="77777777" w:rsidR="00D40B91" w:rsidRPr="00081AF8" w:rsidRDefault="00D40B91" w:rsidP="00081AF8">
      <w:pPr>
        <w:pStyle w:val="ListParagraph"/>
        <w:spacing w:line="360" w:lineRule="auto"/>
        <w:ind w:left="450" w:firstLine="270"/>
        <w:jc w:val="both"/>
        <w:rPr>
          <w:ins w:id="711" w:author="admin" w:date="2022-12-12T09:28:00Z"/>
          <w:rFonts w:ascii="Times New Roman" w:hAnsi="Times New Roman" w:cs="Times New Roman"/>
          <w:sz w:val="28"/>
          <w:szCs w:val="28"/>
        </w:rPr>
      </w:pPr>
    </w:p>
    <w:p w14:paraId="0661DEC2" w14:textId="77777777" w:rsidR="00D40B91" w:rsidRPr="00081AF8" w:rsidRDefault="00D40B91" w:rsidP="00081AF8">
      <w:pPr>
        <w:pStyle w:val="ListParagraph"/>
        <w:spacing w:line="360" w:lineRule="auto"/>
        <w:ind w:left="450" w:firstLine="270"/>
        <w:jc w:val="both"/>
        <w:rPr>
          <w:ins w:id="712" w:author="admin" w:date="2022-12-12T09:28:00Z"/>
          <w:rFonts w:ascii="Times New Roman" w:hAnsi="Times New Roman" w:cs="Times New Roman"/>
          <w:sz w:val="28"/>
          <w:szCs w:val="28"/>
        </w:rPr>
      </w:pPr>
    </w:p>
    <w:p w14:paraId="73AB6F06" w14:textId="77777777" w:rsidR="00D40B91" w:rsidRPr="00081AF8" w:rsidRDefault="00D40B91" w:rsidP="00081AF8">
      <w:pPr>
        <w:pStyle w:val="ListParagraph"/>
        <w:spacing w:line="360" w:lineRule="auto"/>
        <w:ind w:left="450" w:firstLine="270"/>
        <w:jc w:val="both"/>
        <w:rPr>
          <w:ins w:id="713" w:author="admin" w:date="2022-12-12T09:28:00Z"/>
          <w:rFonts w:ascii="Times New Roman" w:hAnsi="Times New Roman" w:cs="Times New Roman"/>
          <w:sz w:val="28"/>
          <w:szCs w:val="28"/>
        </w:rPr>
      </w:pPr>
    </w:p>
    <w:p w14:paraId="12CF1C03" w14:textId="77777777" w:rsidR="00D40B91" w:rsidRPr="00081AF8" w:rsidRDefault="00D40B91" w:rsidP="00081AF8">
      <w:pPr>
        <w:pStyle w:val="ListParagraph"/>
        <w:spacing w:line="360" w:lineRule="auto"/>
        <w:ind w:left="450" w:firstLine="270"/>
        <w:jc w:val="both"/>
        <w:rPr>
          <w:ins w:id="714" w:author="admin" w:date="2022-12-12T09:28:00Z"/>
          <w:rFonts w:ascii="Times New Roman" w:hAnsi="Times New Roman" w:cs="Times New Roman"/>
          <w:sz w:val="28"/>
          <w:szCs w:val="28"/>
        </w:rPr>
      </w:pPr>
    </w:p>
    <w:p w14:paraId="2E72690C" w14:textId="77777777" w:rsidR="00D40B91" w:rsidRPr="00081AF8" w:rsidRDefault="00D40B91" w:rsidP="00081AF8">
      <w:pPr>
        <w:pStyle w:val="ListParagraph"/>
        <w:spacing w:line="360" w:lineRule="auto"/>
        <w:ind w:left="450" w:firstLine="270"/>
        <w:jc w:val="both"/>
        <w:rPr>
          <w:ins w:id="715" w:author="admin" w:date="2022-12-12T09:28:00Z"/>
          <w:rFonts w:ascii="Times New Roman" w:hAnsi="Times New Roman" w:cs="Times New Roman"/>
          <w:sz w:val="28"/>
          <w:szCs w:val="28"/>
        </w:rPr>
      </w:pPr>
    </w:p>
    <w:p w14:paraId="7634AF8C" w14:textId="77777777" w:rsidR="00D40B91" w:rsidRPr="00081AF8" w:rsidRDefault="00D40B91" w:rsidP="00081AF8">
      <w:pPr>
        <w:pStyle w:val="ListParagraph"/>
        <w:spacing w:line="360" w:lineRule="auto"/>
        <w:ind w:left="450" w:firstLine="270"/>
        <w:jc w:val="both"/>
        <w:outlineLvl w:val="2"/>
        <w:rPr>
          <w:ins w:id="716" w:author="admin" w:date="2022-12-12T09:28:00Z"/>
          <w:rFonts w:ascii="Times New Roman" w:hAnsi="Times New Roman" w:cs="Times New Roman"/>
          <w:b/>
          <w:sz w:val="28"/>
          <w:szCs w:val="28"/>
        </w:rPr>
      </w:pPr>
      <w:bookmarkStart w:id="717" w:name="_Toc121810133"/>
      <w:bookmarkStart w:id="718" w:name="_Toc121836024"/>
      <w:ins w:id="719" w:author="admin" w:date="2022-12-12T09:28:00Z">
        <w:r w:rsidRPr="00081AF8">
          <w:rPr>
            <w:rFonts w:ascii="Times New Roman" w:hAnsi="Times New Roman" w:cs="Times New Roman"/>
            <w:b/>
            <w:sz w:val="28"/>
            <w:szCs w:val="28"/>
          </w:rPr>
          <w:t>2.2.2 Xác định liên kết</w:t>
        </w:r>
        <w:bookmarkEnd w:id="717"/>
        <w:bookmarkEnd w:id="718"/>
      </w:ins>
    </w:p>
    <w:p w14:paraId="5E3F84EB" w14:textId="77777777" w:rsidR="00D40B91" w:rsidRPr="00081AF8" w:rsidRDefault="00D40B91" w:rsidP="00081AF8">
      <w:pPr>
        <w:pStyle w:val="ListParagraph"/>
        <w:numPr>
          <w:ilvl w:val="0"/>
          <w:numId w:val="32"/>
        </w:numPr>
        <w:spacing w:after="0" w:line="360" w:lineRule="auto"/>
        <w:ind w:right="4"/>
        <w:jc w:val="both"/>
        <w:rPr>
          <w:ins w:id="720" w:author="admin" w:date="2022-12-12T09:28:00Z"/>
          <w:rFonts w:ascii="Times New Roman" w:eastAsia="Times New Roman" w:hAnsi="Times New Roman" w:cs="Times New Roman"/>
          <w:sz w:val="28"/>
          <w:szCs w:val="28"/>
          <w:lang w:val="vi-VN"/>
        </w:rPr>
      </w:pPr>
      <w:ins w:id="721" w:author="admin" w:date="2022-12-12T09:28:00Z">
        <w:r w:rsidRPr="00081AF8">
          <w:rPr>
            <w:rFonts w:ascii="Times New Roman" w:eastAsia="Times New Roman" w:hAnsi="Times New Roman" w:cs="Times New Roman"/>
            <w:sz w:val="28"/>
            <w:szCs w:val="28"/>
            <w:lang w:val="vi-VN"/>
          </w:rPr>
          <w:t>Biểu diễn kiểu liên kết:</w:t>
        </w:r>
      </w:ins>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tblGrid>
      <w:tr w:rsidR="00D40B91" w:rsidRPr="00081AF8" w14:paraId="020150A6" w14:textId="77777777" w:rsidTr="00E305A5">
        <w:trPr>
          <w:jc w:val="center"/>
          <w:ins w:id="722" w:author="admin" w:date="2022-12-12T09:28:00Z"/>
        </w:trPr>
        <w:tc>
          <w:tcPr>
            <w:tcW w:w="2790" w:type="dxa"/>
            <w:vAlign w:val="center"/>
          </w:tcPr>
          <w:p w14:paraId="45DB1D56" w14:textId="77777777" w:rsidR="00D40B91" w:rsidRPr="00081AF8" w:rsidRDefault="00D40B91" w:rsidP="00081AF8">
            <w:pPr>
              <w:spacing w:line="360" w:lineRule="auto"/>
              <w:ind w:right="4"/>
              <w:jc w:val="both"/>
              <w:rPr>
                <w:ins w:id="723" w:author="admin" w:date="2022-12-12T09:28:00Z"/>
                <w:rFonts w:ascii="Times New Roman" w:eastAsia="Times New Roman" w:hAnsi="Times New Roman" w:cs="Times New Roman"/>
                <w:sz w:val="28"/>
                <w:szCs w:val="28"/>
                <w:lang w:val="vi-VN"/>
              </w:rPr>
            </w:pPr>
            <w:ins w:id="724" w:author="admin" w:date="2022-12-12T09:28:00Z">
              <w:r w:rsidRPr="00081AF8">
                <w:rPr>
                  <w:rFonts w:ascii="Times New Roman" w:eastAsia="Times New Roman" w:hAnsi="Times New Roman" w:cs="Times New Roman"/>
                  <w:sz w:val="28"/>
                  <w:szCs w:val="28"/>
                  <w:lang w:val="vi-VN"/>
                </w:rPr>
                <w:t>Tên kiểu thực thể</w:t>
              </w:r>
            </w:ins>
          </w:p>
        </w:tc>
      </w:tr>
      <w:tr w:rsidR="00D40B91" w:rsidRPr="00081AF8" w14:paraId="50FDE276" w14:textId="77777777" w:rsidTr="00E305A5">
        <w:trPr>
          <w:jc w:val="center"/>
          <w:ins w:id="725" w:author="admin" w:date="2022-12-12T09:28:00Z"/>
        </w:trPr>
        <w:tc>
          <w:tcPr>
            <w:tcW w:w="2790" w:type="dxa"/>
            <w:vAlign w:val="center"/>
          </w:tcPr>
          <w:p w14:paraId="077FB312" w14:textId="77777777" w:rsidR="00D40B91" w:rsidRPr="00081AF8" w:rsidRDefault="00D40B91" w:rsidP="00081AF8">
            <w:pPr>
              <w:spacing w:line="360" w:lineRule="auto"/>
              <w:ind w:right="4"/>
              <w:jc w:val="both"/>
              <w:rPr>
                <w:ins w:id="726" w:author="admin" w:date="2022-12-12T09:28:00Z"/>
                <w:rFonts w:ascii="Times New Roman" w:eastAsia="Times New Roman" w:hAnsi="Times New Roman" w:cs="Times New Roman"/>
                <w:sz w:val="28"/>
                <w:szCs w:val="28"/>
                <w:lang w:val="vi-VN"/>
              </w:rPr>
            </w:pPr>
            <w:ins w:id="727" w:author="admin" w:date="2022-12-12T09:28:00Z">
              <w:r w:rsidRPr="00081AF8">
                <w:rPr>
                  <w:rFonts w:ascii="Times New Roman" w:eastAsia="Times New Roman" w:hAnsi="Times New Roman" w:cs="Times New Roman"/>
                  <w:sz w:val="28"/>
                  <w:szCs w:val="28"/>
                  <w:lang w:val="vi-VN"/>
                </w:rPr>
                <w:t>Tên kiểu thuộc tính 1</w:t>
              </w:r>
            </w:ins>
          </w:p>
          <w:p w14:paraId="490566F3" w14:textId="77777777" w:rsidR="00D40B91" w:rsidRPr="00081AF8" w:rsidRDefault="00D40B91" w:rsidP="00081AF8">
            <w:pPr>
              <w:spacing w:line="360" w:lineRule="auto"/>
              <w:ind w:right="4"/>
              <w:jc w:val="both"/>
              <w:rPr>
                <w:ins w:id="728" w:author="admin" w:date="2022-12-12T09:28:00Z"/>
                <w:rFonts w:ascii="Times New Roman" w:eastAsia="Times New Roman" w:hAnsi="Times New Roman" w:cs="Times New Roman"/>
                <w:sz w:val="28"/>
                <w:szCs w:val="28"/>
                <w:lang w:val="vi-VN"/>
              </w:rPr>
            </w:pPr>
            <w:ins w:id="729" w:author="admin" w:date="2022-12-12T09:28:00Z">
              <w:r w:rsidRPr="00081AF8">
                <w:rPr>
                  <w:rFonts w:ascii="Times New Roman" w:eastAsia="Times New Roman" w:hAnsi="Times New Roman" w:cs="Times New Roman"/>
                  <w:sz w:val="28"/>
                  <w:szCs w:val="28"/>
                  <w:lang w:val="vi-VN"/>
                </w:rPr>
                <w:t>Tên kiểu thuộc tính 2</w:t>
              </w:r>
            </w:ins>
          </w:p>
          <w:p w14:paraId="6F4B4597" w14:textId="77777777" w:rsidR="00D40B91" w:rsidRPr="00081AF8" w:rsidRDefault="00D40B91" w:rsidP="00081AF8">
            <w:pPr>
              <w:spacing w:line="360" w:lineRule="auto"/>
              <w:ind w:right="4"/>
              <w:jc w:val="both"/>
              <w:rPr>
                <w:ins w:id="730" w:author="admin" w:date="2022-12-12T09:28:00Z"/>
                <w:rFonts w:ascii="Times New Roman" w:eastAsia="Times New Roman" w:hAnsi="Times New Roman" w:cs="Times New Roman"/>
                <w:sz w:val="28"/>
                <w:szCs w:val="28"/>
                <w:lang w:val="vi-VN"/>
              </w:rPr>
            </w:pPr>
            <w:ins w:id="731" w:author="admin" w:date="2022-12-12T09:28:00Z">
              <w:r w:rsidRPr="00081AF8">
                <w:rPr>
                  <w:rFonts w:ascii="Times New Roman" w:eastAsia="Times New Roman" w:hAnsi="Times New Roman" w:cs="Times New Roman"/>
                  <w:sz w:val="28"/>
                  <w:szCs w:val="28"/>
                  <w:lang w:val="vi-VN"/>
                </w:rPr>
                <w:t>Tên kiểu thuộc tính 3</w:t>
              </w:r>
            </w:ins>
          </w:p>
          <w:p w14:paraId="35B9B428" w14:textId="77777777" w:rsidR="00D40B91" w:rsidRPr="00081AF8" w:rsidRDefault="00D40B91" w:rsidP="00081AF8">
            <w:pPr>
              <w:spacing w:line="360" w:lineRule="auto"/>
              <w:ind w:right="4"/>
              <w:jc w:val="both"/>
              <w:rPr>
                <w:ins w:id="732" w:author="admin" w:date="2022-12-12T09:28:00Z"/>
                <w:rFonts w:ascii="Times New Roman" w:eastAsia="Times New Roman" w:hAnsi="Times New Roman" w:cs="Times New Roman"/>
                <w:sz w:val="28"/>
                <w:szCs w:val="28"/>
                <w:lang w:val="vi-VN"/>
              </w:rPr>
            </w:pPr>
            <w:ins w:id="733" w:author="admin" w:date="2022-12-12T09:28:00Z">
              <w:r w:rsidRPr="00081AF8">
                <w:rPr>
                  <w:rFonts w:ascii="Times New Roman" w:eastAsia="Times New Roman" w:hAnsi="Times New Roman" w:cs="Times New Roman"/>
                  <w:sz w:val="28"/>
                  <w:szCs w:val="28"/>
                  <w:lang w:val="vi-VN"/>
                </w:rPr>
                <w:t>………………….</w:t>
              </w:r>
            </w:ins>
          </w:p>
          <w:p w14:paraId="30413793" w14:textId="77777777" w:rsidR="00D40B91" w:rsidRPr="00081AF8" w:rsidRDefault="00D40B91" w:rsidP="00081AF8">
            <w:pPr>
              <w:spacing w:line="360" w:lineRule="auto"/>
              <w:ind w:right="4"/>
              <w:jc w:val="both"/>
              <w:rPr>
                <w:ins w:id="734" w:author="admin" w:date="2022-12-12T09:28:00Z"/>
                <w:rFonts w:ascii="Times New Roman" w:eastAsia="Times New Roman" w:hAnsi="Times New Roman" w:cs="Times New Roman"/>
                <w:sz w:val="28"/>
                <w:szCs w:val="28"/>
                <w:lang w:val="vi-VN"/>
              </w:rPr>
            </w:pPr>
            <w:ins w:id="735" w:author="admin" w:date="2022-12-12T09:28:00Z">
              <w:r w:rsidRPr="00081AF8">
                <w:rPr>
                  <w:rFonts w:ascii="Times New Roman" w:eastAsia="Times New Roman" w:hAnsi="Times New Roman" w:cs="Times New Roman"/>
                  <w:sz w:val="28"/>
                  <w:szCs w:val="28"/>
                  <w:lang w:val="vi-VN"/>
                </w:rPr>
                <w:t>Tên kiểu thuộc tính n</w:t>
              </w:r>
            </w:ins>
          </w:p>
        </w:tc>
      </w:tr>
    </w:tbl>
    <w:p w14:paraId="36E59D76" w14:textId="77777777" w:rsidR="00D40B91" w:rsidRPr="00081AF8" w:rsidRDefault="00D40B91" w:rsidP="00081AF8">
      <w:pPr>
        <w:spacing w:line="360" w:lineRule="auto"/>
        <w:ind w:right="4"/>
        <w:jc w:val="both"/>
        <w:rPr>
          <w:ins w:id="736" w:author="admin" w:date="2022-12-12T09:28:00Z"/>
          <w:rFonts w:ascii="Times New Roman" w:eastAsia="Times New Roman" w:hAnsi="Times New Roman" w:cs="Times New Roman"/>
          <w:b/>
          <w:sz w:val="28"/>
          <w:szCs w:val="28"/>
          <w:lang w:val="vi-VN"/>
        </w:rPr>
      </w:pPr>
    </w:p>
    <w:p w14:paraId="21D6947B" w14:textId="77777777" w:rsidR="00D40B91" w:rsidRPr="00081AF8" w:rsidRDefault="00D40B91" w:rsidP="00081AF8">
      <w:pPr>
        <w:spacing w:line="360" w:lineRule="auto"/>
        <w:ind w:right="4"/>
        <w:jc w:val="both"/>
        <w:rPr>
          <w:ins w:id="737" w:author="admin" w:date="2022-12-12T09:28:00Z"/>
          <w:rFonts w:ascii="Times New Roman" w:eastAsia="Times New Roman" w:hAnsi="Times New Roman" w:cs="Times New Roman"/>
          <w:sz w:val="28"/>
          <w:szCs w:val="28"/>
        </w:rPr>
      </w:pPr>
      <w:ins w:id="738" w:author="admin" w:date="2022-12-12T09:28:00Z">
        <w:r w:rsidRPr="00081AF8">
          <w:rPr>
            <w:rFonts w:ascii="Times New Roman" w:eastAsia="Times New Roman" w:hAnsi="Times New Roman" w:cs="Times New Roman"/>
            <w:noProof/>
            <w:sz w:val="28"/>
            <w:szCs w:val="28"/>
          </w:rPr>
          <w:lastRenderedPageBreak/>
          <w:drawing>
            <wp:inline distT="0" distB="0" distL="0" distR="0" wp14:anchorId="013E23AE" wp14:editId="47EB7EE3">
              <wp:extent cx="2343150" cy="609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3150" cy="609600"/>
                      </a:xfrm>
                      <a:prstGeom prst="rect">
                        <a:avLst/>
                      </a:prstGeom>
                      <a:noFill/>
                      <a:ln>
                        <a:noFill/>
                      </a:ln>
                    </pic:spPr>
                  </pic:pic>
                </a:graphicData>
              </a:graphic>
            </wp:inline>
          </w:drawing>
        </w:r>
      </w:ins>
    </w:p>
    <w:p w14:paraId="400AF9A4" w14:textId="77777777" w:rsidR="00D40B91" w:rsidRPr="00081AF8" w:rsidRDefault="00D40B91" w:rsidP="00081AF8">
      <w:pPr>
        <w:pStyle w:val="ListParagraph"/>
        <w:numPr>
          <w:ilvl w:val="0"/>
          <w:numId w:val="31"/>
        </w:numPr>
        <w:spacing w:after="0" w:line="360" w:lineRule="auto"/>
        <w:ind w:right="4"/>
        <w:jc w:val="both"/>
        <w:rPr>
          <w:ins w:id="739" w:author="admin" w:date="2022-12-12T09:28:00Z"/>
          <w:rFonts w:ascii="Times New Roman" w:eastAsia="Times New Roman" w:hAnsi="Times New Roman" w:cs="Times New Roman"/>
          <w:sz w:val="28"/>
          <w:szCs w:val="28"/>
        </w:rPr>
      </w:pPr>
      <w:ins w:id="740" w:author="admin" w:date="2022-12-12T09:28:00Z">
        <w:r w:rsidRPr="00081AF8">
          <w:rPr>
            <w:rFonts w:ascii="Times New Roman" w:eastAsia="Times New Roman" w:hAnsi="Times New Roman" w:cs="Times New Roman"/>
            <w:sz w:val="28"/>
            <w:szCs w:val="28"/>
          </w:rPr>
          <w:t>Xác định kiểu liên kết:</w:t>
        </w:r>
      </w:ins>
    </w:p>
    <w:p w14:paraId="0017E2F2" w14:textId="77777777" w:rsidR="00D40B91" w:rsidRPr="00081AF8" w:rsidRDefault="00D40B91" w:rsidP="00081AF8">
      <w:pPr>
        <w:pStyle w:val="ListParagraph"/>
        <w:numPr>
          <w:ilvl w:val="0"/>
          <w:numId w:val="31"/>
        </w:numPr>
        <w:spacing w:after="0" w:line="360" w:lineRule="auto"/>
        <w:ind w:right="4"/>
        <w:jc w:val="both"/>
        <w:rPr>
          <w:ins w:id="741" w:author="admin" w:date="2022-12-12T09:28:00Z"/>
          <w:rFonts w:ascii="Times New Roman" w:eastAsia="Times New Roman" w:hAnsi="Times New Roman" w:cs="Times New Roman"/>
          <w:sz w:val="28"/>
          <w:szCs w:val="28"/>
          <w:lang w:val="vi-VN"/>
        </w:rPr>
      </w:pPr>
      <w:ins w:id="742" w:author="admin" w:date="2022-12-12T09:28:00Z">
        <w:r w:rsidRPr="00081AF8">
          <w:rPr>
            <w:rFonts w:ascii="Times New Roman" w:eastAsia="Times New Roman" w:hAnsi="Times New Roman" w:cs="Times New Roman"/>
            <w:sz w:val="28"/>
            <w:szCs w:val="28"/>
            <w:lang w:val="vi-VN"/>
          </w:rPr>
          <w:t>Lực lượng tham gia liên kết:</w:t>
        </w:r>
      </w:ins>
    </w:p>
    <w:p w14:paraId="2F6A13A4" w14:textId="77777777" w:rsidR="00D40B91" w:rsidRPr="00081AF8" w:rsidRDefault="00D40B91" w:rsidP="00081AF8">
      <w:pPr>
        <w:spacing w:line="360" w:lineRule="auto"/>
        <w:ind w:right="4"/>
        <w:jc w:val="both"/>
        <w:rPr>
          <w:ins w:id="743" w:author="admin" w:date="2022-12-12T09:28:00Z"/>
          <w:rFonts w:ascii="Times New Roman" w:eastAsia="Times New Roman" w:hAnsi="Times New Roman" w:cs="Times New Roman"/>
          <w:b/>
          <w:sz w:val="28"/>
          <w:szCs w:val="28"/>
          <w:lang w:val="vi-VN"/>
        </w:rPr>
      </w:pPr>
    </w:p>
    <w:p w14:paraId="13803720" w14:textId="77777777" w:rsidR="00D40B91" w:rsidRPr="00081AF8" w:rsidRDefault="00D40B91" w:rsidP="00081AF8">
      <w:pPr>
        <w:spacing w:line="360" w:lineRule="auto"/>
        <w:ind w:right="4"/>
        <w:jc w:val="both"/>
        <w:rPr>
          <w:ins w:id="744" w:author="admin" w:date="2022-12-12T09:28:00Z"/>
          <w:rFonts w:ascii="Times New Roman" w:eastAsia="Times New Roman" w:hAnsi="Times New Roman" w:cs="Times New Roman"/>
          <w:b/>
          <w:sz w:val="28"/>
          <w:szCs w:val="28"/>
        </w:rPr>
      </w:pPr>
      <w:ins w:id="745" w:author="admin" w:date="2022-12-12T09:28:00Z">
        <w:r w:rsidRPr="00081AF8">
          <w:rPr>
            <w:rFonts w:ascii="Times New Roman" w:eastAsia="Times New Roman" w:hAnsi="Times New Roman" w:cs="Times New Roman"/>
            <w:b/>
            <w:noProof/>
            <w:sz w:val="28"/>
            <w:szCs w:val="28"/>
          </w:rPr>
          <w:drawing>
            <wp:inline distT="0" distB="0" distL="0" distR="0" wp14:anchorId="306F988B" wp14:editId="443BD5C7">
              <wp:extent cx="4762500" cy="2466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2466975"/>
                      </a:xfrm>
                      <a:prstGeom prst="rect">
                        <a:avLst/>
                      </a:prstGeom>
                      <a:noFill/>
                      <a:ln>
                        <a:noFill/>
                      </a:ln>
                    </pic:spPr>
                  </pic:pic>
                </a:graphicData>
              </a:graphic>
            </wp:inline>
          </w:drawing>
        </w:r>
      </w:ins>
    </w:p>
    <w:p w14:paraId="38CF7EBF" w14:textId="77777777" w:rsidR="00D40B91" w:rsidRPr="00081AF8" w:rsidRDefault="00D40B91" w:rsidP="00081AF8">
      <w:pPr>
        <w:pStyle w:val="ListParagraph"/>
        <w:numPr>
          <w:ilvl w:val="0"/>
          <w:numId w:val="30"/>
        </w:numPr>
        <w:spacing w:after="0" w:line="360" w:lineRule="auto"/>
        <w:ind w:right="4"/>
        <w:jc w:val="both"/>
        <w:rPr>
          <w:ins w:id="746" w:author="admin" w:date="2022-12-12T09:28:00Z"/>
          <w:rFonts w:ascii="Times New Roman" w:eastAsia="Times New Roman" w:hAnsi="Times New Roman" w:cs="Times New Roman"/>
          <w:sz w:val="28"/>
          <w:szCs w:val="28"/>
          <w:lang w:val="vi-VN"/>
        </w:rPr>
      </w:pPr>
      <w:ins w:id="747" w:author="admin" w:date="2022-12-12T09:28:00Z">
        <w:r w:rsidRPr="00081AF8">
          <w:rPr>
            <w:rFonts w:ascii="Times New Roman" w:eastAsia="Times New Roman" w:hAnsi="Times New Roman" w:cs="Times New Roman"/>
            <w:sz w:val="28"/>
            <w:szCs w:val="28"/>
            <w:lang w:val="vi-VN"/>
          </w:rPr>
          <w:t>Xác định các liên kết:</w:t>
        </w:r>
      </w:ins>
    </w:p>
    <w:p w14:paraId="0B3E411A" w14:textId="77777777" w:rsidR="00D40B91" w:rsidRPr="00081AF8" w:rsidRDefault="00D40B91" w:rsidP="00081AF8">
      <w:pPr>
        <w:spacing w:after="120" w:line="360" w:lineRule="auto"/>
        <w:ind w:right="4"/>
        <w:jc w:val="both"/>
        <w:rPr>
          <w:ins w:id="748" w:author="admin" w:date="2022-12-12T09:28:00Z"/>
          <w:rFonts w:ascii="Times New Roman" w:eastAsia="Times New Roman" w:hAnsi="Times New Roman" w:cs="Times New Roman"/>
          <w:i/>
          <w:sz w:val="28"/>
          <w:szCs w:val="28"/>
        </w:rPr>
      </w:pPr>
      <w:ins w:id="749" w:author="admin" w:date="2022-12-12T09:28:00Z">
        <w:r w:rsidRPr="00081AF8">
          <w:rPr>
            <w:rFonts w:ascii="Times New Roman" w:eastAsia="Times New Roman" w:hAnsi="Times New Roman" w:cs="Times New Roman"/>
            <w:i/>
            <w:noProof/>
            <w:sz w:val="28"/>
            <w:szCs w:val="28"/>
          </w:rPr>
          <w:drawing>
            <wp:inline distT="0" distB="0" distL="0" distR="0" wp14:anchorId="4684FF7F" wp14:editId="774A7A8F">
              <wp:extent cx="5372100" cy="3543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ins>
    </w:p>
    <w:p w14:paraId="6E544282" w14:textId="77777777" w:rsidR="00D40B91" w:rsidRPr="00081AF8" w:rsidRDefault="00D40B91" w:rsidP="00081AF8">
      <w:pPr>
        <w:pStyle w:val="Heading2"/>
        <w:spacing w:line="360" w:lineRule="auto"/>
        <w:rPr>
          <w:ins w:id="750" w:author="admin" w:date="2022-12-12T09:28:00Z"/>
          <w:rFonts w:ascii="Times New Roman" w:eastAsia="Times New Roman" w:hAnsi="Times New Roman" w:cs="Times New Roman"/>
          <w:b/>
          <w:sz w:val="28"/>
          <w:szCs w:val="28"/>
        </w:rPr>
      </w:pPr>
      <w:ins w:id="751" w:author="admin" w:date="2022-12-12T09:28:00Z">
        <w:r w:rsidRPr="00081AF8">
          <w:rPr>
            <w:rFonts w:ascii="Times New Roman" w:eastAsia="Times New Roman" w:hAnsi="Times New Roman" w:cs="Times New Roman"/>
            <w:b/>
            <w:sz w:val="28"/>
            <w:szCs w:val="28"/>
          </w:rPr>
          <w:lastRenderedPageBreak/>
          <w:t xml:space="preserve">     </w:t>
        </w:r>
        <w:bookmarkStart w:id="752" w:name="_Toc121810134"/>
        <w:bookmarkStart w:id="753" w:name="_Toc121836025"/>
        <w:r w:rsidRPr="00081AF8">
          <w:rPr>
            <w:rFonts w:ascii="Times New Roman" w:eastAsia="Times New Roman" w:hAnsi="Times New Roman" w:cs="Times New Roman"/>
            <w:b/>
            <w:sz w:val="28"/>
            <w:szCs w:val="28"/>
          </w:rPr>
          <w:t>2.2.3. Chuẩn hóa dữ liệu</w:t>
        </w:r>
        <w:bookmarkEnd w:id="752"/>
        <w:bookmarkEnd w:id="753"/>
        <w:r w:rsidRPr="00081AF8">
          <w:rPr>
            <w:rFonts w:ascii="Times New Roman" w:eastAsia="Times New Roman" w:hAnsi="Times New Roman" w:cs="Times New Roman"/>
            <w:b/>
            <w:sz w:val="28"/>
            <w:szCs w:val="28"/>
          </w:rPr>
          <w:t xml:space="preserve"> </w:t>
        </w:r>
      </w:ins>
    </w:p>
    <w:p w14:paraId="31885AAE" w14:textId="77777777" w:rsidR="00D40B91" w:rsidRPr="00081AF8" w:rsidRDefault="00D40B91" w:rsidP="00081AF8">
      <w:pPr>
        <w:spacing w:after="120" w:line="360" w:lineRule="auto"/>
        <w:ind w:right="4" w:firstLine="720"/>
        <w:jc w:val="both"/>
        <w:rPr>
          <w:ins w:id="754" w:author="admin" w:date="2022-12-12T09:28:00Z"/>
          <w:rFonts w:ascii="Times New Roman" w:eastAsia="Times New Roman" w:hAnsi="Times New Roman" w:cs="Times New Roman"/>
          <w:b/>
          <w:sz w:val="28"/>
          <w:szCs w:val="28"/>
        </w:rPr>
      </w:pPr>
      <w:ins w:id="755" w:author="admin" w:date="2022-12-12T09:28:00Z">
        <w:r w:rsidRPr="00081AF8">
          <w:rPr>
            <w:rFonts w:ascii="Times New Roman" w:eastAsia="Times New Roman" w:hAnsi="Times New Roman" w:cs="Times New Roman"/>
            <w:b/>
            <w:sz w:val="28"/>
            <w:szCs w:val="28"/>
          </w:rPr>
          <w:t>2.2.3.1. Mô hình ER kinh điển</w:t>
        </w:r>
      </w:ins>
    </w:p>
    <w:p w14:paraId="570B9CF3" w14:textId="77777777" w:rsidR="00D40B91" w:rsidRPr="00081AF8" w:rsidRDefault="00D40B91" w:rsidP="00081AF8">
      <w:pPr>
        <w:spacing w:line="360" w:lineRule="auto"/>
        <w:jc w:val="both"/>
        <w:rPr>
          <w:ins w:id="756" w:author="admin" w:date="2022-12-12T09:28:00Z"/>
          <w:rFonts w:ascii="Times New Roman" w:eastAsia="Calibri" w:hAnsi="Times New Roman" w:cs="Times New Roman"/>
          <w:sz w:val="28"/>
          <w:szCs w:val="28"/>
          <w:lang w:eastAsia="vi-VN"/>
        </w:rPr>
      </w:pPr>
      <w:ins w:id="757" w:author="admin" w:date="2022-12-12T09:28:00Z">
        <w:r w:rsidRPr="00081AF8">
          <w:rPr>
            <w:rFonts w:ascii="Times New Roman" w:eastAsia="Times New Roman" w:hAnsi="Times New Roman" w:cs="Times New Roman"/>
            <w:sz w:val="28"/>
            <w:szCs w:val="28"/>
          </w:rPr>
          <w:tab/>
        </w:r>
        <w:r w:rsidRPr="00081AF8">
          <w:rPr>
            <w:rFonts w:ascii="Times New Roman" w:eastAsia="Calibri" w:hAnsi="Times New Roman" w:cs="Times New Roman"/>
            <w:sz w:val="28"/>
            <w:szCs w:val="28"/>
            <w:lang w:val="vi-VN" w:eastAsia="vi-VN"/>
          </w:rPr>
          <w:t xml:space="preserve">Áp dụng quy tắc 1: Xử lý các thuộc tính đa trị của 1 kiểu thực thể: Thay một kiểu thuộc tính đa trị T của một kiểu thực thể A bởi một kiểu thực thể mới E – T và kết nối A với E - T bởi một kiểu liên kết. Đưa vào kiểu thực thể mới E – T một kiểu thuộc tính đơn trị </w:t>
        </w:r>
        <w:r w:rsidRPr="00081AF8">
          <w:rPr>
            <w:rFonts w:ascii="Times New Roman" w:eastAsia="Calibri" w:hAnsi="Times New Roman" w:cs="Times New Roman"/>
            <w:sz w:val="28"/>
            <w:szCs w:val="28"/>
            <w:lang w:eastAsia="vi-VN"/>
          </w:rPr>
          <w:t>T</w:t>
        </w:r>
        <w:r w:rsidRPr="00081AF8">
          <w:rPr>
            <w:rFonts w:ascii="Times New Roman" w:eastAsia="Calibri" w:hAnsi="Times New Roman" w:cs="Times New Roman"/>
            <w:sz w:val="28"/>
            <w:szCs w:val="28"/>
            <w:lang w:val="vi-VN" w:eastAsia="vi-VN"/>
          </w:rPr>
          <w:t>, tương ứng với giá trị thành phần của T. Nghiên cứu bản số mới cho kiểu liên kết mới (giữa A và E – T).</w:t>
        </w:r>
      </w:ins>
    </w:p>
    <w:p w14:paraId="73910B03" w14:textId="77777777" w:rsidR="00D40B91" w:rsidRPr="00081AF8" w:rsidRDefault="00D40B91" w:rsidP="00081AF8">
      <w:pPr>
        <w:pStyle w:val="ListParagraph"/>
        <w:spacing w:after="120" w:line="360" w:lineRule="auto"/>
        <w:ind w:left="1506" w:right="4"/>
        <w:jc w:val="both"/>
        <w:rPr>
          <w:ins w:id="758" w:author="admin" w:date="2022-12-12T09:28:00Z"/>
          <w:rFonts w:ascii="Times New Roman" w:hAnsi="Times New Roman" w:cs="Times New Roman"/>
          <w:sz w:val="28"/>
          <w:szCs w:val="28"/>
        </w:rPr>
      </w:pPr>
    </w:p>
    <w:p w14:paraId="1E607225" w14:textId="3421D0CA" w:rsidR="00D40B91" w:rsidRDefault="00D40B91" w:rsidP="00081AF8">
      <w:pPr>
        <w:pStyle w:val="ListParagraph"/>
        <w:spacing w:after="120" w:line="360" w:lineRule="auto"/>
        <w:ind w:left="1506" w:right="4"/>
        <w:jc w:val="both"/>
        <w:rPr>
          <w:rFonts w:ascii="Times New Roman" w:hAnsi="Times New Roman" w:cs="Times New Roman"/>
          <w:sz w:val="28"/>
          <w:szCs w:val="28"/>
        </w:rPr>
      </w:pPr>
    </w:p>
    <w:p w14:paraId="1053A81B" w14:textId="7FDB0871" w:rsidR="002E656C" w:rsidRDefault="002E656C" w:rsidP="00081AF8">
      <w:pPr>
        <w:pStyle w:val="ListParagraph"/>
        <w:spacing w:after="120" w:line="360" w:lineRule="auto"/>
        <w:ind w:left="1506" w:right="4"/>
        <w:jc w:val="both"/>
        <w:rPr>
          <w:rFonts w:ascii="Times New Roman" w:hAnsi="Times New Roman" w:cs="Times New Roman"/>
          <w:sz w:val="28"/>
          <w:szCs w:val="28"/>
        </w:rPr>
      </w:pPr>
    </w:p>
    <w:p w14:paraId="10DFC68C" w14:textId="795083D3" w:rsidR="002E656C" w:rsidRDefault="002E656C" w:rsidP="00081AF8">
      <w:pPr>
        <w:pStyle w:val="ListParagraph"/>
        <w:spacing w:after="120" w:line="360" w:lineRule="auto"/>
        <w:ind w:left="1506" w:right="4"/>
        <w:jc w:val="both"/>
        <w:rPr>
          <w:rFonts w:ascii="Times New Roman" w:hAnsi="Times New Roman" w:cs="Times New Roman"/>
          <w:sz w:val="28"/>
          <w:szCs w:val="28"/>
        </w:rPr>
      </w:pPr>
    </w:p>
    <w:p w14:paraId="20DE1B8F" w14:textId="6C47C875" w:rsidR="002E656C" w:rsidRDefault="002E656C" w:rsidP="00081AF8">
      <w:pPr>
        <w:pStyle w:val="ListParagraph"/>
        <w:spacing w:after="120" w:line="360" w:lineRule="auto"/>
        <w:ind w:left="1506" w:right="4"/>
        <w:jc w:val="both"/>
        <w:rPr>
          <w:rFonts w:ascii="Times New Roman" w:hAnsi="Times New Roman" w:cs="Times New Roman"/>
          <w:sz w:val="28"/>
          <w:szCs w:val="28"/>
        </w:rPr>
      </w:pPr>
    </w:p>
    <w:p w14:paraId="18E22E50" w14:textId="0C6952CF" w:rsidR="002E656C" w:rsidRDefault="002E656C" w:rsidP="00081AF8">
      <w:pPr>
        <w:pStyle w:val="ListParagraph"/>
        <w:spacing w:after="120" w:line="360" w:lineRule="auto"/>
        <w:ind w:left="1506" w:right="4"/>
        <w:jc w:val="both"/>
        <w:rPr>
          <w:rFonts w:ascii="Times New Roman" w:hAnsi="Times New Roman" w:cs="Times New Roman"/>
          <w:sz w:val="28"/>
          <w:szCs w:val="28"/>
        </w:rPr>
      </w:pPr>
    </w:p>
    <w:p w14:paraId="50C331A0" w14:textId="7896F6DB" w:rsidR="002E656C" w:rsidRPr="00081AF8" w:rsidRDefault="002E656C" w:rsidP="00081AF8">
      <w:pPr>
        <w:pStyle w:val="ListParagraph"/>
        <w:spacing w:after="120" w:line="360" w:lineRule="auto"/>
        <w:ind w:left="1506" w:right="4"/>
        <w:jc w:val="both"/>
        <w:rPr>
          <w:ins w:id="759" w:author="admin" w:date="2022-12-12T09:28:00Z"/>
          <w:rFonts w:ascii="Times New Roman" w:hAnsi="Times New Roman" w:cs="Times New Roman"/>
          <w:sz w:val="28"/>
          <w:szCs w:val="28"/>
        </w:rPr>
      </w:pPr>
    </w:p>
    <w:p w14:paraId="7507B940" w14:textId="77777777" w:rsidR="00D40B91" w:rsidRPr="00081AF8" w:rsidRDefault="00D40B91" w:rsidP="00081AF8">
      <w:pPr>
        <w:pStyle w:val="ListParagraph"/>
        <w:numPr>
          <w:ilvl w:val="0"/>
          <w:numId w:val="33"/>
        </w:numPr>
        <w:spacing w:after="120" w:line="360" w:lineRule="auto"/>
        <w:ind w:right="4"/>
        <w:jc w:val="both"/>
        <w:rPr>
          <w:ins w:id="760" w:author="admin" w:date="2022-12-12T09:28:00Z"/>
          <w:rFonts w:ascii="Times New Roman" w:eastAsia="Times New Roman" w:hAnsi="Times New Roman" w:cs="Times New Roman"/>
          <w:sz w:val="28"/>
          <w:szCs w:val="28"/>
        </w:rPr>
      </w:pPr>
      <w:ins w:id="761" w:author="admin" w:date="2022-12-12T09:28:00Z">
        <w:r w:rsidRPr="00081AF8">
          <w:rPr>
            <w:rFonts w:ascii="Times New Roman" w:eastAsia="Times New Roman" w:hAnsi="Times New Roman" w:cs="Times New Roman"/>
            <w:sz w:val="28"/>
            <w:szCs w:val="28"/>
          </w:rPr>
          <w:t xml:space="preserve">Mô hình ER kinh điển </w:t>
        </w:r>
      </w:ins>
    </w:p>
    <w:p w14:paraId="445AB4DA" w14:textId="77777777" w:rsidR="00D40B91" w:rsidRPr="00081AF8" w:rsidRDefault="00D40B91" w:rsidP="00081AF8">
      <w:pPr>
        <w:pStyle w:val="ListParagraph"/>
        <w:spacing w:after="120" w:line="360" w:lineRule="auto"/>
        <w:ind w:right="4"/>
        <w:jc w:val="both"/>
        <w:rPr>
          <w:ins w:id="762" w:author="admin" w:date="2022-12-12T09:28:00Z"/>
          <w:rFonts w:ascii="Times New Roman" w:eastAsia="Times New Roman" w:hAnsi="Times New Roman" w:cs="Times New Roman"/>
          <w:sz w:val="28"/>
          <w:szCs w:val="28"/>
        </w:rPr>
      </w:pPr>
      <w:ins w:id="763" w:author="admin" w:date="2022-12-12T09:28:00Z">
        <w:r w:rsidRPr="00081AF8">
          <w:rPr>
            <w:rFonts w:ascii="Times New Roman" w:hAnsi="Times New Roman" w:cs="Times New Roman"/>
            <w:noProof/>
            <w:sz w:val="28"/>
            <w:szCs w:val="28"/>
          </w:rPr>
          <w:lastRenderedPageBreak/>
          <w:drawing>
            <wp:inline distT="0" distB="0" distL="0" distR="0" wp14:anchorId="7F4CAE77" wp14:editId="3BCE0870">
              <wp:extent cx="5971540" cy="45834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1540" cy="4583430"/>
                      </a:xfrm>
                      <a:prstGeom prst="rect">
                        <a:avLst/>
                      </a:prstGeom>
                    </pic:spPr>
                  </pic:pic>
                </a:graphicData>
              </a:graphic>
            </wp:inline>
          </w:drawing>
        </w:r>
      </w:ins>
    </w:p>
    <w:p w14:paraId="66D8D88C" w14:textId="77777777" w:rsidR="00D40B91" w:rsidRPr="00081AF8" w:rsidRDefault="00D40B91" w:rsidP="00081AF8">
      <w:pPr>
        <w:spacing w:line="360" w:lineRule="auto"/>
        <w:jc w:val="both"/>
        <w:rPr>
          <w:ins w:id="764" w:author="admin" w:date="2022-12-12T09:28:00Z"/>
          <w:rFonts w:ascii="Times New Roman" w:eastAsia="Times New Roman" w:hAnsi="Times New Roman" w:cs="Times New Roman"/>
          <w:i/>
          <w:sz w:val="28"/>
          <w:szCs w:val="28"/>
        </w:rPr>
      </w:pPr>
    </w:p>
    <w:p w14:paraId="27F86C65" w14:textId="77777777" w:rsidR="00D40B91" w:rsidRPr="00081AF8" w:rsidRDefault="00D40B91" w:rsidP="00081AF8">
      <w:pPr>
        <w:spacing w:line="360" w:lineRule="auto"/>
        <w:jc w:val="both"/>
        <w:rPr>
          <w:ins w:id="765" w:author="admin" w:date="2022-12-12T09:28:00Z"/>
          <w:rFonts w:ascii="Times New Roman" w:eastAsia="Times New Roman" w:hAnsi="Times New Roman" w:cs="Times New Roman"/>
          <w:i/>
          <w:sz w:val="28"/>
          <w:szCs w:val="28"/>
        </w:rPr>
      </w:pPr>
    </w:p>
    <w:p w14:paraId="00632A00" w14:textId="77777777" w:rsidR="00D40B91" w:rsidRPr="00081AF8" w:rsidRDefault="00D40B91" w:rsidP="00081AF8">
      <w:pPr>
        <w:spacing w:line="360" w:lineRule="auto"/>
        <w:jc w:val="both"/>
        <w:rPr>
          <w:ins w:id="766" w:author="admin" w:date="2022-12-12T09:28:00Z"/>
          <w:rFonts w:ascii="Times New Roman" w:eastAsia="Times New Roman" w:hAnsi="Times New Roman" w:cs="Times New Roman"/>
          <w:i/>
          <w:sz w:val="28"/>
          <w:szCs w:val="28"/>
        </w:rPr>
      </w:pPr>
    </w:p>
    <w:p w14:paraId="774EE42A" w14:textId="77777777" w:rsidR="00D40B91" w:rsidRPr="00081AF8" w:rsidRDefault="00D40B91" w:rsidP="00081AF8">
      <w:pPr>
        <w:spacing w:line="360" w:lineRule="auto"/>
        <w:jc w:val="both"/>
        <w:rPr>
          <w:ins w:id="767" w:author="admin" w:date="2022-12-12T09:28:00Z"/>
          <w:rFonts w:ascii="Times New Roman" w:hAnsi="Times New Roman" w:cs="Times New Roman"/>
          <w:b/>
          <w:sz w:val="28"/>
          <w:szCs w:val="28"/>
        </w:rPr>
      </w:pPr>
      <w:ins w:id="768" w:author="admin" w:date="2022-12-12T09:28:00Z">
        <w:r w:rsidRPr="00081AF8">
          <w:rPr>
            <w:rFonts w:ascii="Times New Roman" w:hAnsi="Times New Roman" w:cs="Times New Roman"/>
            <w:sz w:val="28"/>
            <w:szCs w:val="28"/>
          </w:rPr>
          <w:t xml:space="preserve">     </w:t>
        </w:r>
        <w:r w:rsidRPr="00081AF8">
          <w:rPr>
            <w:rFonts w:ascii="Times New Roman" w:hAnsi="Times New Roman" w:cs="Times New Roman"/>
            <w:b/>
            <w:sz w:val="28"/>
            <w:szCs w:val="28"/>
          </w:rPr>
          <w:tab/>
          <w:t>2.2.3.2. Mô hình ER hạn chế</w:t>
        </w:r>
      </w:ins>
    </w:p>
    <w:p w14:paraId="289418DF" w14:textId="77777777" w:rsidR="00D40B91" w:rsidRPr="00081AF8" w:rsidRDefault="00D40B91" w:rsidP="00081AF8">
      <w:pPr>
        <w:pStyle w:val="ListParagraph"/>
        <w:spacing w:line="360" w:lineRule="auto"/>
        <w:ind w:left="0" w:firstLine="720"/>
        <w:jc w:val="both"/>
        <w:rPr>
          <w:ins w:id="769" w:author="admin" w:date="2022-12-12T09:28:00Z"/>
          <w:rFonts w:ascii="Times New Roman" w:eastAsia="Calibri" w:hAnsi="Times New Roman" w:cs="Times New Roman"/>
          <w:sz w:val="28"/>
          <w:szCs w:val="28"/>
          <w:lang w:val="vi-VN" w:eastAsia="vi-VN"/>
        </w:rPr>
      </w:pPr>
      <w:ins w:id="770" w:author="admin" w:date="2022-12-12T09:28:00Z">
        <w:r w:rsidRPr="00081AF8">
          <w:rPr>
            <w:rFonts w:ascii="Times New Roman" w:eastAsia="Calibri" w:hAnsi="Times New Roman" w:cs="Times New Roman"/>
            <w:sz w:val="28"/>
            <w:szCs w:val="28"/>
            <w:lang w:val="vi-VN" w:eastAsia="vi-VN"/>
          </w:rPr>
          <w:t>Áp dụng các quy luật chuyển đổi từ mô hình thực thể kinh điển sang mô hình thực thể hạn chế:</w:t>
        </w:r>
      </w:ins>
    </w:p>
    <w:p w14:paraId="548ADD61" w14:textId="77777777" w:rsidR="00D40B91" w:rsidRPr="00081AF8" w:rsidRDefault="00D40B91" w:rsidP="00081AF8">
      <w:pPr>
        <w:spacing w:line="360" w:lineRule="auto"/>
        <w:contextualSpacing/>
        <w:jc w:val="both"/>
        <w:rPr>
          <w:ins w:id="771" w:author="admin" w:date="2022-12-12T09:28:00Z"/>
          <w:rFonts w:ascii="Times New Roman" w:eastAsia="Calibri" w:hAnsi="Times New Roman" w:cs="Times New Roman"/>
          <w:sz w:val="28"/>
          <w:szCs w:val="28"/>
          <w:lang w:val="vi-VN" w:eastAsia="vi-VN"/>
        </w:rPr>
      </w:pPr>
      <w:ins w:id="772" w:author="admin" w:date="2022-12-12T09:28:00Z">
        <w:r w:rsidRPr="00081AF8">
          <w:rPr>
            <w:rFonts w:ascii="Times New Roman" w:eastAsia="Calibri" w:hAnsi="Times New Roman" w:cs="Times New Roman"/>
            <w:sz w:val="28"/>
            <w:szCs w:val="28"/>
            <w:lang w:val="vi-VN" w:eastAsia="vi-VN"/>
          </w:rPr>
          <w:tab/>
          <w:t>Xử lý các kiểu liên kết 1 – 1: có 2 cách thực hiện</w:t>
        </w:r>
      </w:ins>
    </w:p>
    <w:p w14:paraId="6E5BBF2E" w14:textId="77777777" w:rsidR="00D40B91" w:rsidRPr="00081AF8" w:rsidRDefault="00D40B91" w:rsidP="00081AF8">
      <w:pPr>
        <w:spacing w:line="360" w:lineRule="auto"/>
        <w:ind w:firstLine="720"/>
        <w:contextualSpacing/>
        <w:jc w:val="both"/>
        <w:rPr>
          <w:ins w:id="773" w:author="admin" w:date="2022-12-12T09:28:00Z"/>
          <w:rFonts w:ascii="Times New Roman" w:eastAsia="Calibri" w:hAnsi="Times New Roman" w:cs="Times New Roman"/>
          <w:sz w:val="28"/>
          <w:szCs w:val="28"/>
          <w:lang w:val="vi-VN" w:eastAsia="vi-VN"/>
        </w:rPr>
      </w:pPr>
      <w:ins w:id="774" w:author="admin" w:date="2022-12-12T09:28:00Z">
        <w:r w:rsidRPr="00081AF8">
          <w:rPr>
            <w:rFonts w:ascii="Times New Roman" w:eastAsia="Calibri" w:hAnsi="Times New Roman" w:cs="Times New Roman"/>
            <w:sz w:val="28"/>
            <w:szCs w:val="28"/>
            <w:lang w:val="vi-VN" w:eastAsia="vi-VN"/>
          </w:rPr>
          <w:t>Cách 1: Xem 1 – 1 là trường hợp riêng của 1 - nhiều và vẽ lại nó bằng một đường nối thẳng. Cách làm này vi phạm hạn chế của mô hình hoặc dễ gây hiểu lầm nên ít dùng</w:t>
        </w:r>
      </w:ins>
    </w:p>
    <w:p w14:paraId="50C24BF5" w14:textId="77777777" w:rsidR="00D40B91" w:rsidRPr="00081AF8" w:rsidRDefault="00D40B91" w:rsidP="00081AF8">
      <w:pPr>
        <w:spacing w:line="360" w:lineRule="auto"/>
        <w:ind w:firstLine="720"/>
        <w:contextualSpacing/>
        <w:jc w:val="both"/>
        <w:rPr>
          <w:ins w:id="775" w:author="admin" w:date="2022-12-12T09:28:00Z"/>
          <w:rFonts w:ascii="Times New Roman" w:eastAsia="Calibri" w:hAnsi="Times New Roman" w:cs="Times New Roman"/>
          <w:sz w:val="28"/>
          <w:szCs w:val="28"/>
          <w:lang w:val="vi-VN" w:eastAsia="vi-VN"/>
        </w:rPr>
      </w:pPr>
      <w:ins w:id="776" w:author="admin" w:date="2022-12-12T09:28:00Z">
        <w:r w:rsidRPr="00081AF8">
          <w:rPr>
            <w:rFonts w:ascii="Times New Roman" w:eastAsia="Calibri" w:hAnsi="Times New Roman" w:cs="Times New Roman"/>
            <w:sz w:val="28"/>
            <w:szCs w:val="28"/>
            <w:lang w:val="vi-VN" w:eastAsia="vi-VN"/>
          </w:rPr>
          <w:t>Cách 2: Gộp hai kiểu thực thể có liên kết 1 – 1 thành một kiểu thực thể duy nhất bằng cách hòa trộn hai danh sách các kiểu thuộc tính với nhau.</w:t>
        </w:r>
      </w:ins>
    </w:p>
    <w:p w14:paraId="48E8E6C5" w14:textId="77777777" w:rsidR="00D40B91" w:rsidRPr="00081AF8" w:rsidRDefault="00D40B91" w:rsidP="00081AF8">
      <w:pPr>
        <w:spacing w:after="120" w:line="360" w:lineRule="auto"/>
        <w:jc w:val="both"/>
        <w:rPr>
          <w:ins w:id="777" w:author="admin" w:date="2022-12-12T09:28:00Z"/>
          <w:rFonts w:ascii="Times New Roman" w:eastAsia="Calibri" w:hAnsi="Times New Roman" w:cs="Times New Roman"/>
          <w:sz w:val="28"/>
          <w:szCs w:val="28"/>
          <w:lang w:val="vi-VN" w:eastAsia="vi-VN"/>
        </w:rPr>
      </w:pPr>
      <w:ins w:id="778" w:author="admin" w:date="2022-12-12T09:28:00Z">
        <w:r w:rsidRPr="00081AF8">
          <w:rPr>
            <w:rFonts w:ascii="Times New Roman" w:eastAsia="Calibri" w:hAnsi="Times New Roman" w:cs="Times New Roman"/>
            <w:sz w:val="28"/>
            <w:szCs w:val="28"/>
            <w:lang w:val="vi-VN" w:eastAsia="vi-VN"/>
          </w:rPr>
          <w:lastRenderedPageBreak/>
          <w:tab/>
          <w:t xml:space="preserve">Xử lý các kiểu liên kết hai ngôi nhiều - nhiều và các kiểu liên kết nhiều ngôi: thực thể hoá mối liên kết đó bằng một kiểu thực thể mới có chứa các kiểu thuộc tính là khoá của các kiểu thực thể ham gia (tập hợp các khoá này tạo thành các khoá bội của kiểu thực thể mới). Nối kiểu thực thể này với các kiểu thực thể tham gia liên kết bằng các liên kết 1 – nhiều. </w:t>
        </w:r>
      </w:ins>
    </w:p>
    <w:p w14:paraId="29E9FB92" w14:textId="77777777" w:rsidR="00D40B91" w:rsidRPr="00081AF8" w:rsidRDefault="00D40B91" w:rsidP="00081AF8">
      <w:pPr>
        <w:pStyle w:val="ListParagraph"/>
        <w:numPr>
          <w:ilvl w:val="0"/>
          <w:numId w:val="33"/>
        </w:numPr>
        <w:spacing w:line="360" w:lineRule="auto"/>
        <w:jc w:val="both"/>
        <w:rPr>
          <w:ins w:id="779" w:author="admin" w:date="2022-12-12T09:28:00Z"/>
          <w:rFonts w:ascii="Times New Roman" w:hAnsi="Times New Roman" w:cs="Times New Roman"/>
          <w:sz w:val="28"/>
          <w:szCs w:val="28"/>
        </w:rPr>
      </w:pPr>
      <w:ins w:id="780" w:author="admin" w:date="2022-12-12T09:28:00Z">
        <w:r w:rsidRPr="00081AF8">
          <w:rPr>
            <w:rFonts w:ascii="Times New Roman" w:hAnsi="Times New Roman" w:cs="Times New Roman"/>
            <w:sz w:val="28"/>
            <w:szCs w:val="28"/>
          </w:rPr>
          <w:t>Vẽ mô hình ER hạn chế</w:t>
        </w:r>
      </w:ins>
    </w:p>
    <w:p w14:paraId="1064C804" w14:textId="77777777" w:rsidR="00D40B91" w:rsidRPr="00081AF8" w:rsidRDefault="00D40B91" w:rsidP="00081AF8">
      <w:pPr>
        <w:pStyle w:val="ListParagraph"/>
        <w:spacing w:line="360" w:lineRule="auto"/>
        <w:jc w:val="both"/>
        <w:rPr>
          <w:ins w:id="781" w:author="admin" w:date="2022-12-12T09:28:00Z"/>
          <w:rFonts w:ascii="Times New Roman" w:hAnsi="Times New Roman" w:cs="Times New Roman"/>
          <w:sz w:val="28"/>
          <w:szCs w:val="28"/>
        </w:rPr>
      </w:pPr>
      <w:ins w:id="782" w:author="admin" w:date="2022-12-12T09:28:00Z">
        <w:r w:rsidRPr="00081AF8">
          <w:rPr>
            <w:rFonts w:ascii="Times New Roman" w:hAnsi="Times New Roman" w:cs="Times New Roman"/>
            <w:noProof/>
            <w:sz w:val="28"/>
            <w:szCs w:val="28"/>
          </w:rPr>
          <w:drawing>
            <wp:inline distT="0" distB="0" distL="0" distR="0" wp14:anchorId="6A26783E" wp14:editId="60DFCE45">
              <wp:extent cx="5971540" cy="55365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5536565"/>
                      </a:xfrm>
                      <a:prstGeom prst="rect">
                        <a:avLst/>
                      </a:prstGeom>
                    </pic:spPr>
                  </pic:pic>
                </a:graphicData>
              </a:graphic>
            </wp:inline>
          </w:drawing>
        </w:r>
      </w:ins>
    </w:p>
    <w:p w14:paraId="2D74839B" w14:textId="0AE0787D" w:rsidR="00D40B91" w:rsidRPr="00081AF8" w:rsidRDefault="00D40B91" w:rsidP="00081AF8">
      <w:pPr>
        <w:spacing w:line="360" w:lineRule="auto"/>
        <w:jc w:val="both"/>
        <w:rPr>
          <w:ins w:id="783" w:author="admin" w:date="2022-12-12T09:28:00Z"/>
          <w:rFonts w:ascii="Times New Roman" w:hAnsi="Times New Roman" w:cs="Times New Roman"/>
          <w:sz w:val="28"/>
          <w:szCs w:val="28"/>
        </w:rPr>
      </w:pPr>
    </w:p>
    <w:p w14:paraId="69E994AB" w14:textId="77777777" w:rsidR="00D40B91" w:rsidRPr="00081AF8" w:rsidRDefault="00D40B91" w:rsidP="00081AF8">
      <w:pPr>
        <w:pStyle w:val="ListParagraph"/>
        <w:spacing w:line="360" w:lineRule="auto"/>
        <w:ind w:left="450" w:firstLine="270"/>
        <w:jc w:val="both"/>
        <w:rPr>
          <w:ins w:id="784" w:author="admin" w:date="2022-12-12T09:28:00Z"/>
          <w:rFonts w:ascii="Times New Roman" w:hAnsi="Times New Roman" w:cs="Times New Roman"/>
          <w:b/>
          <w:sz w:val="28"/>
          <w:szCs w:val="28"/>
        </w:rPr>
      </w:pPr>
      <w:ins w:id="785" w:author="admin" w:date="2022-12-12T09:28:00Z">
        <w:r w:rsidRPr="00081AF8">
          <w:rPr>
            <w:rFonts w:ascii="Times New Roman" w:hAnsi="Times New Roman" w:cs="Times New Roman"/>
            <w:b/>
            <w:sz w:val="28"/>
            <w:szCs w:val="28"/>
          </w:rPr>
          <w:t>2.2.3.3 Mô hình quan hệ</w:t>
        </w:r>
        <w:r w:rsidRPr="00081AF8">
          <w:rPr>
            <w:rFonts w:ascii="Times New Roman" w:hAnsi="Times New Roman" w:cs="Times New Roman"/>
            <w:b/>
            <w:sz w:val="28"/>
            <w:szCs w:val="28"/>
          </w:rPr>
          <w:tab/>
        </w:r>
      </w:ins>
    </w:p>
    <w:p w14:paraId="40F94946" w14:textId="77777777" w:rsidR="00D40B91" w:rsidRPr="00081AF8" w:rsidRDefault="00D40B91" w:rsidP="00081AF8">
      <w:pPr>
        <w:spacing w:line="360" w:lineRule="auto"/>
        <w:ind w:left="720"/>
        <w:contextualSpacing/>
        <w:jc w:val="both"/>
        <w:rPr>
          <w:ins w:id="786" w:author="admin" w:date="2022-12-12T09:28:00Z"/>
          <w:rFonts w:ascii="Times New Roman" w:eastAsia="Calibri" w:hAnsi="Times New Roman" w:cs="Times New Roman"/>
          <w:sz w:val="28"/>
          <w:szCs w:val="28"/>
          <w:lang w:eastAsia="vi-VN"/>
        </w:rPr>
      </w:pPr>
    </w:p>
    <w:p w14:paraId="367CE483" w14:textId="77777777" w:rsidR="00D40B91" w:rsidRPr="00081AF8" w:rsidRDefault="00D40B91" w:rsidP="00081AF8">
      <w:pPr>
        <w:numPr>
          <w:ilvl w:val="0"/>
          <w:numId w:val="34"/>
        </w:numPr>
        <w:spacing w:after="0" w:line="360" w:lineRule="auto"/>
        <w:contextualSpacing/>
        <w:jc w:val="both"/>
        <w:rPr>
          <w:ins w:id="787" w:author="admin" w:date="2022-12-12T09:28:00Z"/>
          <w:rFonts w:ascii="Times New Roman" w:eastAsia="Calibri" w:hAnsi="Times New Roman" w:cs="Times New Roman"/>
          <w:sz w:val="28"/>
          <w:szCs w:val="28"/>
          <w:lang w:eastAsia="vi-VN"/>
        </w:rPr>
      </w:pPr>
      <w:ins w:id="788" w:author="admin" w:date="2022-12-12T09:28:00Z">
        <w:r w:rsidRPr="00081AF8">
          <w:rPr>
            <w:rFonts w:ascii="Times New Roman" w:eastAsia="Calibri" w:hAnsi="Times New Roman" w:cs="Times New Roman"/>
            <w:sz w:val="28"/>
            <w:szCs w:val="28"/>
            <w:lang w:eastAsia="vi-VN"/>
          </w:rPr>
          <w:t>Mô hình quan hệ</w:t>
        </w:r>
      </w:ins>
    </w:p>
    <w:p w14:paraId="70574683" w14:textId="77777777" w:rsidR="00D40B91" w:rsidRPr="00081AF8" w:rsidRDefault="00D40B91" w:rsidP="00081AF8">
      <w:pPr>
        <w:spacing w:line="360" w:lineRule="auto"/>
        <w:ind w:left="720"/>
        <w:contextualSpacing/>
        <w:jc w:val="both"/>
        <w:rPr>
          <w:ins w:id="789" w:author="admin" w:date="2022-12-12T09:28:00Z"/>
          <w:rFonts w:ascii="Times New Roman" w:eastAsia="Calibri" w:hAnsi="Times New Roman" w:cs="Times New Roman"/>
          <w:sz w:val="28"/>
          <w:szCs w:val="28"/>
          <w:lang w:eastAsia="vi-VN"/>
        </w:rPr>
      </w:pPr>
      <w:ins w:id="790" w:author="admin" w:date="2022-12-12T09:28:00Z">
        <w:r w:rsidRPr="00081AF8">
          <w:rPr>
            <w:rFonts w:ascii="Times New Roman" w:hAnsi="Times New Roman" w:cs="Times New Roman"/>
            <w:noProof/>
            <w:sz w:val="28"/>
            <w:szCs w:val="28"/>
          </w:rPr>
          <w:lastRenderedPageBreak/>
          <w:drawing>
            <wp:inline distT="0" distB="0" distL="0" distR="0" wp14:anchorId="04F90E8D" wp14:editId="61AFF6C3">
              <wp:extent cx="5971540" cy="55187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5518785"/>
                      </a:xfrm>
                      <a:prstGeom prst="rect">
                        <a:avLst/>
                      </a:prstGeom>
                    </pic:spPr>
                  </pic:pic>
                </a:graphicData>
              </a:graphic>
            </wp:inline>
          </w:drawing>
        </w:r>
      </w:ins>
    </w:p>
    <w:p w14:paraId="5F38F005" w14:textId="77777777" w:rsidR="00D40B91" w:rsidRPr="00081AF8" w:rsidRDefault="00D40B91" w:rsidP="00081AF8">
      <w:pPr>
        <w:pStyle w:val="ListParagraph"/>
        <w:spacing w:line="360" w:lineRule="auto"/>
        <w:ind w:left="450"/>
        <w:jc w:val="both"/>
        <w:outlineLvl w:val="2"/>
        <w:rPr>
          <w:rFonts w:ascii="Times New Roman" w:eastAsia="Times New Roman" w:hAnsi="Times New Roman" w:cs="Times New Roman"/>
          <w:b/>
          <w:sz w:val="28"/>
          <w:szCs w:val="28"/>
        </w:rPr>
      </w:pPr>
      <w:bookmarkStart w:id="791" w:name="_Toc121836026"/>
      <w:ins w:id="792" w:author="admin" w:date="2022-12-12T09:28:00Z">
        <w:r w:rsidRPr="00081AF8">
          <w:rPr>
            <w:rFonts w:ascii="Times New Roman" w:eastAsia="Times New Roman" w:hAnsi="Times New Roman" w:cs="Times New Roman"/>
            <w:b/>
            <w:sz w:val="28"/>
            <w:szCs w:val="28"/>
          </w:rPr>
          <w:t>2.2.</w:t>
        </w:r>
      </w:ins>
      <w:r w:rsidRPr="00081AF8">
        <w:rPr>
          <w:rFonts w:ascii="Times New Roman" w:eastAsia="Times New Roman" w:hAnsi="Times New Roman" w:cs="Times New Roman"/>
          <w:b/>
          <w:sz w:val="28"/>
          <w:szCs w:val="28"/>
        </w:rPr>
        <w:t>4 Các bảng dữ liệu</w:t>
      </w:r>
      <w:bookmarkEnd w:id="791"/>
    </w:p>
    <w:p w14:paraId="265CE754" w14:textId="77777777" w:rsidR="00D40B91" w:rsidRPr="00081AF8" w:rsidRDefault="00D40B91" w:rsidP="00081AF8">
      <w:pPr>
        <w:numPr>
          <w:ilvl w:val="0"/>
          <w:numId w:val="34"/>
        </w:numPr>
        <w:spacing w:after="0" w:line="360" w:lineRule="auto"/>
        <w:contextualSpacing/>
        <w:rPr>
          <w:ins w:id="793" w:author="admin" w:date="2022-12-12T09:28:00Z"/>
          <w:rFonts w:ascii="Times New Roman" w:eastAsia="Calibri" w:hAnsi="Times New Roman" w:cs="Times New Roman"/>
          <w:sz w:val="28"/>
          <w:szCs w:val="28"/>
          <w:lang w:val="fr-FR" w:eastAsia="vi-VN"/>
        </w:rPr>
      </w:pPr>
      <w:ins w:id="794" w:author="admin" w:date="2022-12-12T09:28:00Z">
        <w:r w:rsidRPr="00081AF8">
          <w:rPr>
            <w:rFonts w:ascii="Times New Roman" w:eastAsia="Calibri" w:hAnsi="Times New Roman" w:cs="Times New Roman"/>
            <w:b/>
            <w:i/>
            <w:sz w:val="28"/>
            <w:szCs w:val="28"/>
            <w:lang w:val="fr-FR" w:eastAsia="vi-VN"/>
          </w:rPr>
          <w:t>Manufacturer</w:t>
        </w:r>
        <w:r w:rsidRPr="00081AF8">
          <w:rPr>
            <w:rFonts w:ascii="Times New Roman" w:eastAsia="Calibri" w:hAnsi="Times New Roman" w:cs="Times New Roman"/>
            <w:sz w:val="28"/>
            <w:szCs w:val="28"/>
            <w:lang w:val="fr-FR" w:eastAsia="vi-VN"/>
          </w:rPr>
          <w:t xml:space="preserve"> (</w:t>
        </w:r>
        <w:r w:rsidRPr="00081AF8">
          <w:rPr>
            <w:rFonts w:ascii="Times New Roman" w:eastAsia="Calibri" w:hAnsi="Times New Roman" w:cs="Times New Roman"/>
            <w:sz w:val="28"/>
            <w:szCs w:val="28"/>
            <w:u w:val="single"/>
            <w:lang w:val="fr-FR" w:eastAsia="vi-VN"/>
          </w:rPr>
          <w:t>ManufacturerID,</w:t>
        </w:r>
        <w:r w:rsidRPr="00081AF8">
          <w:rPr>
            <w:rFonts w:ascii="Times New Roman" w:eastAsia="Calibri" w:hAnsi="Times New Roman" w:cs="Times New Roman"/>
            <w:sz w:val="28"/>
            <w:szCs w:val="28"/>
            <w:lang w:val="fr-FR" w:eastAsia="vi-VN"/>
          </w:rPr>
          <w:t xml:space="preserve"> ManufacturerName, Description)</w:t>
        </w:r>
      </w:ins>
    </w:p>
    <w:p w14:paraId="5523507D" w14:textId="77777777" w:rsidR="00D40B91" w:rsidRPr="00081AF8" w:rsidRDefault="00D40B91" w:rsidP="00081AF8">
      <w:pPr>
        <w:numPr>
          <w:ilvl w:val="0"/>
          <w:numId w:val="34"/>
        </w:numPr>
        <w:spacing w:after="0" w:line="360" w:lineRule="auto"/>
        <w:contextualSpacing/>
        <w:jc w:val="both"/>
        <w:rPr>
          <w:ins w:id="795" w:author="admin" w:date="2022-12-12T09:28:00Z"/>
          <w:rFonts w:ascii="Times New Roman" w:eastAsia="Calibri" w:hAnsi="Times New Roman" w:cs="Times New Roman"/>
          <w:sz w:val="28"/>
          <w:szCs w:val="28"/>
          <w:lang w:eastAsia="vi-VN"/>
        </w:rPr>
      </w:pPr>
      <w:ins w:id="796" w:author="admin" w:date="2022-12-12T09:28:00Z">
        <w:r w:rsidRPr="00081AF8">
          <w:rPr>
            <w:rFonts w:ascii="Times New Roman" w:eastAsia="Calibri" w:hAnsi="Times New Roman" w:cs="Times New Roman"/>
            <w:b/>
            <w:i/>
            <w:sz w:val="28"/>
            <w:szCs w:val="28"/>
            <w:lang w:eastAsia="vi-VN"/>
          </w:rPr>
          <w:t>Product</w:t>
        </w:r>
      </w:ins>
      <w:r w:rsidRPr="00081AF8">
        <w:rPr>
          <w:rFonts w:ascii="Times New Roman" w:eastAsia="Calibri" w:hAnsi="Times New Roman" w:cs="Times New Roman"/>
          <w:b/>
          <w:i/>
          <w:sz w:val="28"/>
          <w:szCs w:val="28"/>
          <w:lang w:eastAsia="vi-VN"/>
        </w:rPr>
        <w:t xml:space="preserve"> </w:t>
      </w:r>
      <w:ins w:id="797" w:author="admin" w:date="2022-12-12T09:28:00Z">
        <w:r w:rsidRPr="00081AF8">
          <w:rPr>
            <w:rFonts w:ascii="Times New Roman" w:eastAsia="Calibri" w:hAnsi="Times New Roman" w:cs="Times New Roman"/>
            <w:sz w:val="28"/>
            <w:szCs w:val="28"/>
            <w:lang w:eastAsia="vi-VN"/>
          </w:rPr>
          <w:t>(</w:t>
        </w:r>
        <w:r w:rsidRPr="00081AF8">
          <w:rPr>
            <w:rFonts w:ascii="Times New Roman" w:eastAsia="Calibri" w:hAnsi="Times New Roman" w:cs="Times New Roman"/>
            <w:sz w:val="28"/>
            <w:szCs w:val="28"/>
            <w:u w:val="single"/>
            <w:lang w:eastAsia="vi-VN"/>
          </w:rPr>
          <w:t>ProductID</w:t>
        </w:r>
        <w:r w:rsidRPr="00081AF8">
          <w:rPr>
            <w:rFonts w:ascii="Times New Roman" w:eastAsia="Calibri" w:hAnsi="Times New Roman" w:cs="Times New Roman"/>
            <w:sz w:val="28"/>
            <w:szCs w:val="28"/>
            <w:lang w:eastAsia="vi-VN"/>
          </w:rPr>
          <w:t>,</w:t>
        </w:r>
      </w:ins>
      <w:r w:rsidRPr="00081AF8">
        <w:rPr>
          <w:rFonts w:ascii="Times New Roman" w:eastAsia="Calibri" w:hAnsi="Times New Roman" w:cs="Times New Roman"/>
          <w:sz w:val="28"/>
          <w:szCs w:val="28"/>
          <w:lang w:eastAsia="vi-VN"/>
        </w:rPr>
        <w:t xml:space="preserve"> </w:t>
      </w:r>
      <w:ins w:id="798" w:author="admin" w:date="2022-12-12T09:28:00Z">
        <w:r w:rsidRPr="00081AF8">
          <w:rPr>
            <w:rFonts w:ascii="Times New Roman" w:eastAsia="Calibri" w:hAnsi="Times New Roman" w:cs="Times New Roman"/>
            <w:sz w:val="28"/>
            <w:szCs w:val="28"/>
            <w:lang w:eastAsia="vi-VN"/>
          </w:rPr>
          <w:t>ManufacturerID,</w:t>
        </w:r>
      </w:ins>
      <w:r w:rsidRPr="00081AF8">
        <w:rPr>
          <w:rFonts w:ascii="Times New Roman" w:eastAsia="Calibri" w:hAnsi="Times New Roman" w:cs="Times New Roman"/>
          <w:sz w:val="28"/>
          <w:szCs w:val="28"/>
          <w:lang w:eastAsia="vi-VN"/>
        </w:rPr>
        <w:t xml:space="preserve"> </w:t>
      </w:r>
      <w:ins w:id="799" w:author="admin" w:date="2022-12-12T09:28:00Z">
        <w:r w:rsidRPr="00081AF8">
          <w:rPr>
            <w:rFonts w:ascii="Times New Roman" w:eastAsia="Calibri" w:hAnsi="Times New Roman" w:cs="Times New Roman"/>
            <w:sz w:val="28"/>
            <w:szCs w:val="28"/>
            <w:lang w:eastAsia="vi-VN"/>
          </w:rPr>
          <w:t>ProductName,</w:t>
        </w:r>
      </w:ins>
      <w:r w:rsidRPr="00081AF8">
        <w:rPr>
          <w:rFonts w:ascii="Times New Roman" w:eastAsia="Calibri" w:hAnsi="Times New Roman" w:cs="Times New Roman"/>
          <w:sz w:val="28"/>
          <w:szCs w:val="28"/>
          <w:lang w:eastAsia="vi-VN"/>
        </w:rPr>
        <w:t xml:space="preserve"> </w:t>
      </w:r>
      <w:ins w:id="800" w:author="admin" w:date="2022-12-12T09:28:00Z">
        <w:r w:rsidRPr="00081AF8">
          <w:rPr>
            <w:rFonts w:ascii="Times New Roman" w:eastAsia="Calibri" w:hAnsi="Times New Roman" w:cs="Times New Roman"/>
            <w:sz w:val="28"/>
            <w:szCs w:val="28"/>
            <w:lang w:eastAsia="vi-VN"/>
          </w:rPr>
          <w:t>Price,</w:t>
        </w:r>
      </w:ins>
      <w:r w:rsidRPr="00081AF8">
        <w:rPr>
          <w:rFonts w:ascii="Times New Roman" w:eastAsia="Calibri" w:hAnsi="Times New Roman" w:cs="Times New Roman"/>
          <w:sz w:val="28"/>
          <w:szCs w:val="28"/>
          <w:lang w:eastAsia="vi-VN"/>
        </w:rPr>
        <w:t xml:space="preserve"> </w:t>
      </w:r>
      <w:ins w:id="801" w:author="admin" w:date="2022-12-12T09:28:00Z">
        <w:r w:rsidRPr="00081AF8">
          <w:rPr>
            <w:rFonts w:ascii="Times New Roman" w:eastAsia="Calibri" w:hAnsi="Times New Roman" w:cs="Times New Roman"/>
            <w:sz w:val="28"/>
            <w:szCs w:val="28"/>
            <w:lang w:eastAsia="vi-VN"/>
          </w:rPr>
          <w:t>Amount,</w:t>
        </w:r>
      </w:ins>
      <w:r w:rsidRPr="00081AF8">
        <w:rPr>
          <w:rFonts w:ascii="Times New Roman" w:eastAsia="Calibri" w:hAnsi="Times New Roman" w:cs="Times New Roman"/>
          <w:sz w:val="28"/>
          <w:szCs w:val="28"/>
          <w:lang w:eastAsia="vi-VN"/>
        </w:rPr>
        <w:t xml:space="preserve"> </w:t>
      </w:r>
      <w:ins w:id="802" w:author="admin" w:date="2022-12-12T09:28:00Z">
        <w:r w:rsidRPr="00081AF8">
          <w:rPr>
            <w:rFonts w:ascii="Times New Roman" w:eastAsia="Calibri" w:hAnsi="Times New Roman" w:cs="Times New Roman"/>
            <w:sz w:val="28"/>
            <w:szCs w:val="28"/>
            <w:lang w:eastAsia="vi-VN"/>
          </w:rPr>
          <w:t>Image,</w:t>
        </w:r>
      </w:ins>
      <w:r w:rsidRPr="00081AF8">
        <w:rPr>
          <w:rFonts w:ascii="Times New Roman" w:eastAsia="Calibri" w:hAnsi="Times New Roman" w:cs="Times New Roman"/>
          <w:sz w:val="28"/>
          <w:szCs w:val="28"/>
          <w:lang w:eastAsia="vi-VN"/>
        </w:rPr>
        <w:t xml:space="preserve"> </w:t>
      </w:r>
    </w:p>
    <w:p w14:paraId="46D3B67C" w14:textId="77777777" w:rsidR="00D40B91" w:rsidRPr="00081AF8" w:rsidRDefault="00D40B91" w:rsidP="00081AF8">
      <w:pPr>
        <w:spacing w:line="360" w:lineRule="auto"/>
        <w:ind w:left="720"/>
        <w:contextualSpacing/>
        <w:jc w:val="both"/>
        <w:rPr>
          <w:ins w:id="803" w:author="admin" w:date="2022-12-12T09:28:00Z"/>
          <w:rFonts w:ascii="Times New Roman" w:eastAsia="Calibri" w:hAnsi="Times New Roman" w:cs="Times New Roman"/>
          <w:sz w:val="28"/>
          <w:szCs w:val="28"/>
          <w:lang w:eastAsia="vi-VN"/>
        </w:rPr>
      </w:pPr>
      <w:ins w:id="804" w:author="admin" w:date="2022-12-12T09:28:00Z">
        <w:r w:rsidRPr="00081AF8">
          <w:rPr>
            <w:rFonts w:ascii="Times New Roman" w:eastAsia="Calibri" w:hAnsi="Times New Roman" w:cs="Times New Roman"/>
            <w:sz w:val="28"/>
            <w:szCs w:val="28"/>
            <w:lang w:eastAsia="vi-VN"/>
          </w:rPr>
          <w:t>Screen,</w:t>
        </w:r>
      </w:ins>
      <w:r w:rsidRPr="00081AF8">
        <w:rPr>
          <w:rFonts w:ascii="Times New Roman" w:eastAsia="Calibri" w:hAnsi="Times New Roman" w:cs="Times New Roman"/>
          <w:sz w:val="28"/>
          <w:szCs w:val="28"/>
          <w:lang w:eastAsia="vi-VN"/>
        </w:rPr>
        <w:t xml:space="preserve"> </w:t>
      </w:r>
      <w:ins w:id="805" w:author="admin" w:date="2022-12-12T09:28:00Z">
        <w:r w:rsidRPr="00081AF8">
          <w:rPr>
            <w:rFonts w:ascii="Times New Roman" w:eastAsia="Calibri" w:hAnsi="Times New Roman" w:cs="Times New Roman"/>
            <w:sz w:val="28"/>
            <w:szCs w:val="28"/>
            <w:lang w:eastAsia="vi-VN"/>
          </w:rPr>
          <w:t>OperatingSystem,</w:t>
        </w:r>
      </w:ins>
      <w:r w:rsidRPr="00081AF8">
        <w:rPr>
          <w:rFonts w:ascii="Times New Roman" w:eastAsia="Calibri" w:hAnsi="Times New Roman" w:cs="Times New Roman"/>
          <w:sz w:val="28"/>
          <w:szCs w:val="28"/>
          <w:lang w:eastAsia="vi-VN"/>
        </w:rPr>
        <w:t xml:space="preserve"> </w:t>
      </w:r>
      <w:ins w:id="806" w:author="admin" w:date="2022-12-12T09:28:00Z">
        <w:r w:rsidRPr="00081AF8">
          <w:rPr>
            <w:rFonts w:ascii="Times New Roman" w:eastAsia="Calibri" w:hAnsi="Times New Roman" w:cs="Times New Roman"/>
            <w:sz w:val="28"/>
            <w:szCs w:val="28"/>
            <w:lang w:eastAsia="vi-VN"/>
          </w:rPr>
          <w:t>FrontCamera,</w:t>
        </w:r>
      </w:ins>
      <w:r w:rsidRPr="00081AF8">
        <w:rPr>
          <w:rFonts w:ascii="Times New Roman" w:eastAsia="Calibri" w:hAnsi="Times New Roman" w:cs="Times New Roman"/>
          <w:sz w:val="28"/>
          <w:szCs w:val="28"/>
          <w:lang w:eastAsia="vi-VN"/>
        </w:rPr>
        <w:t xml:space="preserve"> </w:t>
      </w:r>
      <w:ins w:id="807" w:author="admin" w:date="2022-12-12T09:28:00Z">
        <w:r w:rsidRPr="00081AF8">
          <w:rPr>
            <w:rFonts w:ascii="Times New Roman" w:eastAsia="Calibri" w:hAnsi="Times New Roman" w:cs="Times New Roman"/>
            <w:sz w:val="28"/>
            <w:szCs w:val="28"/>
            <w:lang w:eastAsia="vi-VN"/>
          </w:rPr>
          <w:t>BackCamera,</w:t>
        </w:r>
      </w:ins>
      <w:r w:rsidRPr="00081AF8">
        <w:rPr>
          <w:rFonts w:ascii="Times New Roman" w:eastAsia="Calibri" w:hAnsi="Times New Roman" w:cs="Times New Roman"/>
          <w:sz w:val="28"/>
          <w:szCs w:val="28"/>
          <w:lang w:eastAsia="vi-VN"/>
        </w:rPr>
        <w:t xml:space="preserve"> </w:t>
      </w:r>
      <w:ins w:id="808" w:author="admin" w:date="2022-12-12T09:28:00Z">
        <w:r w:rsidRPr="00081AF8">
          <w:rPr>
            <w:rFonts w:ascii="Times New Roman" w:eastAsia="Calibri" w:hAnsi="Times New Roman" w:cs="Times New Roman"/>
            <w:sz w:val="28"/>
            <w:szCs w:val="28"/>
            <w:lang w:eastAsia="vi-VN"/>
          </w:rPr>
          <w:t>CPU,</w:t>
        </w:r>
      </w:ins>
      <w:r w:rsidRPr="00081AF8">
        <w:rPr>
          <w:rFonts w:ascii="Times New Roman" w:eastAsia="Calibri" w:hAnsi="Times New Roman" w:cs="Times New Roman"/>
          <w:sz w:val="28"/>
          <w:szCs w:val="28"/>
          <w:lang w:eastAsia="vi-VN"/>
        </w:rPr>
        <w:t xml:space="preserve"> </w:t>
      </w:r>
      <w:ins w:id="809" w:author="admin" w:date="2022-12-12T09:28:00Z">
        <w:r w:rsidRPr="00081AF8">
          <w:rPr>
            <w:rFonts w:ascii="Times New Roman" w:eastAsia="Calibri" w:hAnsi="Times New Roman" w:cs="Times New Roman"/>
            <w:sz w:val="28"/>
            <w:szCs w:val="28"/>
            <w:lang w:eastAsia="vi-VN"/>
          </w:rPr>
          <w:t>RAM,</w:t>
        </w:r>
      </w:ins>
      <w:r w:rsidRPr="00081AF8">
        <w:rPr>
          <w:rFonts w:ascii="Times New Roman" w:eastAsia="Calibri" w:hAnsi="Times New Roman" w:cs="Times New Roman"/>
          <w:sz w:val="28"/>
          <w:szCs w:val="28"/>
          <w:lang w:eastAsia="vi-VN"/>
        </w:rPr>
        <w:t xml:space="preserve"> </w:t>
      </w:r>
      <w:ins w:id="810" w:author="admin" w:date="2022-12-12T09:28:00Z">
        <w:r w:rsidRPr="00081AF8">
          <w:rPr>
            <w:rFonts w:ascii="Times New Roman" w:eastAsia="Calibri" w:hAnsi="Times New Roman" w:cs="Times New Roman"/>
            <w:sz w:val="28"/>
            <w:szCs w:val="28"/>
            <w:lang w:eastAsia="vi-VN"/>
          </w:rPr>
          <w:t>ROM,</w:t>
        </w:r>
      </w:ins>
      <w:r w:rsidRPr="00081AF8">
        <w:rPr>
          <w:rFonts w:ascii="Times New Roman" w:eastAsia="Calibri" w:hAnsi="Times New Roman" w:cs="Times New Roman"/>
          <w:sz w:val="28"/>
          <w:szCs w:val="28"/>
          <w:lang w:eastAsia="vi-VN"/>
        </w:rPr>
        <w:t xml:space="preserve"> </w:t>
      </w:r>
    </w:p>
    <w:p w14:paraId="430C7C2D" w14:textId="77777777" w:rsidR="00D40B91" w:rsidRPr="00081AF8" w:rsidRDefault="00D40B91" w:rsidP="00081AF8">
      <w:pPr>
        <w:spacing w:line="360" w:lineRule="auto"/>
        <w:ind w:left="720"/>
        <w:contextualSpacing/>
        <w:jc w:val="both"/>
        <w:rPr>
          <w:ins w:id="811" w:author="admin" w:date="2022-12-12T09:28:00Z"/>
          <w:rFonts w:ascii="Times New Roman" w:eastAsia="Calibri" w:hAnsi="Times New Roman" w:cs="Times New Roman"/>
          <w:sz w:val="28"/>
          <w:szCs w:val="28"/>
          <w:lang w:eastAsia="vi-VN"/>
        </w:rPr>
      </w:pPr>
      <w:ins w:id="812" w:author="admin" w:date="2022-12-12T09:28:00Z">
        <w:r w:rsidRPr="00081AF8">
          <w:rPr>
            <w:rFonts w:ascii="Times New Roman" w:eastAsia="Calibri" w:hAnsi="Times New Roman" w:cs="Times New Roman"/>
            <w:sz w:val="28"/>
            <w:szCs w:val="28"/>
            <w:lang w:eastAsia="vi-VN"/>
          </w:rPr>
          <w:t>SDCard,</w:t>
        </w:r>
      </w:ins>
      <w:r w:rsidRPr="00081AF8">
        <w:rPr>
          <w:rFonts w:ascii="Times New Roman" w:eastAsia="Calibri" w:hAnsi="Times New Roman" w:cs="Times New Roman"/>
          <w:sz w:val="28"/>
          <w:szCs w:val="28"/>
          <w:lang w:eastAsia="vi-VN"/>
        </w:rPr>
        <w:t xml:space="preserve"> </w:t>
      </w:r>
      <w:ins w:id="813" w:author="admin" w:date="2022-12-12T09:28:00Z">
        <w:r w:rsidRPr="00081AF8">
          <w:rPr>
            <w:rFonts w:ascii="Times New Roman" w:eastAsia="Calibri" w:hAnsi="Times New Roman" w:cs="Times New Roman"/>
            <w:sz w:val="28"/>
            <w:szCs w:val="28"/>
            <w:lang w:eastAsia="vi-VN"/>
          </w:rPr>
          <w:t>Battery)</w:t>
        </w:r>
      </w:ins>
    </w:p>
    <w:p w14:paraId="5104AEFA" w14:textId="77777777" w:rsidR="00D40B91" w:rsidRPr="00081AF8" w:rsidRDefault="00D40B91" w:rsidP="00081AF8">
      <w:pPr>
        <w:numPr>
          <w:ilvl w:val="0"/>
          <w:numId w:val="34"/>
        </w:numPr>
        <w:spacing w:after="0" w:line="360" w:lineRule="auto"/>
        <w:contextualSpacing/>
        <w:rPr>
          <w:ins w:id="814" w:author="admin" w:date="2022-12-12T09:28:00Z"/>
          <w:rFonts w:ascii="Times New Roman" w:eastAsia="Calibri" w:hAnsi="Times New Roman" w:cs="Times New Roman"/>
          <w:sz w:val="28"/>
          <w:szCs w:val="28"/>
          <w:lang w:eastAsia="vi-VN"/>
        </w:rPr>
      </w:pPr>
      <w:ins w:id="815" w:author="admin" w:date="2022-12-12T09:28:00Z">
        <w:r w:rsidRPr="00081AF8">
          <w:rPr>
            <w:rFonts w:ascii="Times New Roman" w:eastAsia="Calibri" w:hAnsi="Times New Roman" w:cs="Times New Roman"/>
            <w:b/>
            <w:i/>
            <w:sz w:val="28"/>
            <w:szCs w:val="28"/>
            <w:lang w:eastAsia="vi-VN"/>
          </w:rPr>
          <w:t>Promotion</w:t>
        </w:r>
        <w:r w:rsidRPr="00081AF8">
          <w:rPr>
            <w:rFonts w:ascii="Times New Roman" w:eastAsia="Calibri" w:hAnsi="Times New Roman" w:cs="Times New Roman"/>
            <w:b/>
            <w:sz w:val="28"/>
            <w:szCs w:val="28"/>
            <w:lang w:eastAsia="vi-VN"/>
          </w:rPr>
          <w:t xml:space="preserve"> </w:t>
        </w:r>
        <w:r w:rsidRPr="00081AF8">
          <w:rPr>
            <w:rFonts w:ascii="Times New Roman" w:eastAsia="Calibri" w:hAnsi="Times New Roman" w:cs="Times New Roman"/>
            <w:sz w:val="28"/>
            <w:szCs w:val="28"/>
            <w:lang w:eastAsia="vi-VN"/>
          </w:rPr>
          <w:t>(</w:t>
        </w:r>
        <w:r w:rsidRPr="00081AF8">
          <w:rPr>
            <w:rFonts w:ascii="Times New Roman" w:eastAsia="Calibri" w:hAnsi="Times New Roman" w:cs="Times New Roman"/>
            <w:sz w:val="28"/>
            <w:szCs w:val="28"/>
            <w:u w:val="single"/>
            <w:lang w:eastAsia="vi-VN"/>
          </w:rPr>
          <w:t>PromotionID</w:t>
        </w:r>
        <w:r w:rsidRPr="00081AF8">
          <w:rPr>
            <w:rFonts w:ascii="Times New Roman" w:eastAsia="Calibri" w:hAnsi="Times New Roman" w:cs="Times New Roman"/>
            <w:sz w:val="28"/>
            <w:szCs w:val="28"/>
            <w:lang w:eastAsia="vi-VN"/>
          </w:rPr>
          <w:t>,</w:t>
        </w:r>
      </w:ins>
      <w:r w:rsidRPr="00081AF8">
        <w:rPr>
          <w:rFonts w:ascii="Times New Roman" w:eastAsia="Calibri" w:hAnsi="Times New Roman" w:cs="Times New Roman"/>
          <w:sz w:val="28"/>
          <w:szCs w:val="28"/>
          <w:lang w:eastAsia="vi-VN"/>
        </w:rPr>
        <w:t xml:space="preserve"> </w:t>
      </w:r>
      <w:ins w:id="816" w:author="admin" w:date="2022-12-12T09:28:00Z">
        <w:r w:rsidRPr="00081AF8">
          <w:rPr>
            <w:rFonts w:ascii="Times New Roman" w:eastAsia="Calibri" w:hAnsi="Times New Roman" w:cs="Times New Roman"/>
            <w:sz w:val="28"/>
            <w:szCs w:val="28"/>
            <w:lang w:eastAsia="vi-VN"/>
          </w:rPr>
          <w:t>PromotionName,</w:t>
        </w:r>
      </w:ins>
      <w:r w:rsidRPr="00081AF8">
        <w:rPr>
          <w:rFonts w:ascii="Times New Roman" w:eastAsia="Calibri" w:hAnsi="Times New Roman" w:cs="Times New Roman"/>
          <w:sz w:val="28"/>
          <w:szCs w:val="28"/>
          <w:lang w:eastAsia="vi-VN"/>
        </w:rPr>
        <w:t xml:space="preserve"> </w:t>
      </w:r>
      <w:ins w:id="817" w:author="admin" w:date="2022-12-12T09:28:00Z">
        <w:r w:rsidRPr="00081AF8">
          <w:rPr>
            <w:rFonts w:ascii="Times New Roman" w:eastAsia="Calibri" w:hAnsi="Times New Roman" w:cs="Times New Roman"/>
            <w:sz w:val="28"/>
            <w:szCs w:val="28"/>
            <w:lang w:eastAsia="vi-VN"/>
          </w:rPr>
          <w:t>PromotionType,</w:t>
        </w:r>
      </w:ins>
    </w:p>
    <w:p w14:paraId="3BB9847D" w14:textId="77777777" w:rsidR="00D40B91" w:rsidRPr="00081AF8" w:rsidRDefault="00D40B91" w:rsidP="00081AF8">
      <w:pPr>
        <w:spacing w:line="360" w:lineRule="auto"/>
        <w:ind w:left="720"/>
        <w:contextualSpacing/>
        <w:rPr>
          <w:ins w:id="818" w:author="admin" w:date="2022-12-12T09:28:00Z"/>
          <w:rFonts w:ascii="Times New Roman" w:eastAsia="Calibri" w:hAnsi="Times New Roman" w:cs="Times New Roman"/>
          <w:sz w:val="28"/>
          <w:szCs w:val="28"/>
          <w:lang w:eastAsia="vi-VN"/>
        </w:rPr>
      </w:pPr>
      <w:ins w:id="819" w:author="admin" w:date="2022-12-12T09:28:00Z">
        <w:r w:rsidRPr="00081AF8">
          <w:rPr>
            <w:rFonts w:ascii="Times New Roman" w:eastAsia="Calibri" w:hAnsi="Times New Roman" w:cs="Times New Roman"/>
            <w:sz w:val="28"/>
            <w:szCs w:val="28"/>
            <w:lang w:eastAsia="vi-VN"/>
          </w:rPr>
          <w:t>PromotionValue,</w:t>
        </w:r>
      </w:ins>
      <w:r w:rsidRPr="00081AF8">
        <w:rPr>
          <w:rFonts w:ascii="Times New Roman" w:eastAsia="Calibri" w:hAnsi="Times New Roman" w:cs="Times New Roman"/>
          <w:sz w:val="28"/>
          <w:szCs w:val="28"/>
          <w:lang w:eastAsia="vi-VN"/>
        </w:rPr>
        <w:t xml:space="preserve"> </w:t>
      </w:r>
      <w:ins w:id="820" w:author="admin" w:date="2022-12-12T09:28:00Z">
        <w:r w:rsidRPr="00081AF8">
          <w:rPr>
            <w:rFonts w:ascii="Times New Roman" w:eastAsia="Calibri" w:hAnsi="Times New Roman" w:cs="Times New Roman"/>
            <w:sz w:val="28"/>
            <w:szCs w:val="28"/>
            <w:lang w:eastAsia="vi-VN"/>
          </w:rPr>
          <w:t>StartDate,</w:t>
        </w:r>
      </w:ins>
      <w:r w:rsidRPr="00081AF8">
        <w:rPr>
          <w:rFonts w:ascii="Times New Roman" w:eastAsia="Calibri" w:hAnsi="Times New Roman" w:cs="Times New Roman"/>
          <w:sz w:val="28"/>
          <w:szCs w:val="28"/>
          <w:lang w:eastAsia="vi-VN"/>
        </w:rPr>
        <w:t xml:space="preserve"> </w:t>
      </w:r>
      <w:ins w:id="821" w:author="admin" w:date="2022-12-12T09:28:00Z">
        <w:r w:rsidRPr="00081AF8">
          <w:rPr>
            <w:rFonts w:ascii="Times New Roman" w:eastAsia="Calibri" w:hAnsi="Times New Roman" w:cs="Times New Roman"/>
            <w:sz w:val="28"/>
            <w:szCs w:val="28"/>
            <w:lang w:eastAsia="vi-VN"/>
          </w:rPr>
          <w:t>EndDate)</w:t>
        </w:r>
      </w:ins>
    </w:p>
    <w:p w14:paraId="571C76D1" w14:textId="77777777" w:rsidR="00D40B91" w:rsidRPr="00081AF8" w:rsidRDefault="00D40B91" w:rsidP="00081AF8">
      <w:pPr>
        <w:numPr>
          <w:ilvl w:val="0"/>
          <w:numId w:val="34"/>
        </w:numPr>
        <w:spacing w:after="0" w:line="360" w:lineRule="auto"/>
        <w:contextualSpacing/>
        <w:jc w:val="both"/>
        <w:rPr>
          <w:ins w:id="822" w:author="admin" w:date="2022-12-12T09:28:00Z"/>
          <w:rFonts w:ascii="Times New Roman" w:eastAsia="Calibri" w:hAnsi="Times New Roman" w:cs="Times New Roman"/>
          <w:sz w:val="28"/>
          <w:szCs w:val="28"/>
          <w:lang w:eastAsia="vi-VN"/>
        </w:rPr>
      </w:pPr>
      <w:ins w:id="823" w:author="admin" w:date="2022-12-12T09:28:00Z">
        <w:r w:rsidRPr="00081AF8">
          <w:rPr>
            <w:rFonts w:ascii="Times New Roman" w:eastAsia="Calibri" w:hAnsi="Times New Roman" w:cs="Times New Roman"/>
            <w:b/>
            <w:i/>
            <w:sz w:val="28"/>
            <w:szCs w:val="28"/>
            <w:lang w:eastAsia="vi-VN"/>
          </w:rPr>
          <w:t>Promotiondetails</w:t>
        </w:r>
      </w:ins>
      <w:r w:rsidRPr="00081AF8">
        <w:rPr>
          <w:rFonts w:ascii="Times New Roman" w:eastAsia="Calibri" w:hAnsi="Times New Roman" w:cs="Times New Roman"/>
          <w:b/>
          <w:i/>
          <w:sz w:val="28"/>
          <w:szCs w:val="28"/>
          <w:lang w:eastAsia="vi-VN"/>
        </w:rPr>
        <w:t xml:space="preserve"> </w:t>
      </w:r>
      <w:ins w:id="824" w:author="admin" w:date="2022-12-12T09:28:00Z">
        <w:r w:rsidRPr="00081AF8">
          <w:rPr>
            <w:rFonts w:ascii="Times New Roman" w:eastAsia="Calibri" w:hAnsi="Times New Roman" w:cs="Times New Roman"/>
            <w:sz w:val="28"/>
            <w:szCs w:val="28"/>
            <w:lang w:eastAsia="vi-VN"/>
          </w:rPr>
          <w:t>(</w:t>
        </w:r>
        <w:r w:rsidRPr="00081AF8">
          <w:rPr>
            <w:rFonts w:ascii="Times New Roman" w:eastAsia="Calibri" w:hAnsi="Times New Roman" w:cs="Times New Roman"/>
            <w:sz w:val="28"/>
            <w:szCs w:val="28"/>
            <w:u w:val="single"/>
            <w:lang w:eastAsia="vi-VN"/>
          </w:rPr>
          <w:t>ProductID</w:t>
        </w:r>
        <w:r w:rsidRPr="00081AF8">
          <w:rPr>
            <w:rFonts w:ascii="Times New Roman" w:eastAsia="Calibri" w:hAnsi="Times New Roman" w:cs="Times New Roman"/>
            <w:sz w:val="28"/>
            <w:szCs w:val="28"/>
            <w:lang w:eastAsia="vi-VN"/>
          </w:rPr>
          <w:t>,</w:t>
        </w:r>
      </w:ins>
      <w:r w:rsidRPr="00081AF8">
        <w:rPr>
          <w:rFonts w:ascii="Times New Roman" w:eastAsia="Calibri" w:hAnsi="Times New Roman" w:cs="Times New Roman"/>
          <w:sz w:val="28"/>
          <w:szCs w:val="28"/>
          <w:lang w:eastAsia="vi-VN"/>
        </w:rPr>
        <w:t xml:space="preserve"> </w:t>
      </w:r>
      <w:ins w:id="825" w:author="admin" w:date="2022-12-12T09:28:00Z">
        <w:r w:rsidRPr="00081AF8">
          <w:rPr>
            <w:rFonts w:ascii="Times New Roman" w:eastAsia="Calibri" w:hAnsi="Times New Roman" w:cs="Times New Roman"/>
            <w:sz w:val="28"/>
            <w:szCs w:val="28"/>
            <w:lang w:eastAsia="vi-VN"/>
          </w:rPr>
          <w:t>PromotionID)</w:t>
        </w:r>
      </w:ins>
    </w:p>
    <w:p w14:paraId="7A070DBC" w14:textId="77777777" w:rsidR="00D40B91" w:rsidRPr="00081AF8" w:rsidRDefault="00D40B91" w:rsidP="00081AF8">
      <w:pPr>
        <w:numPr>
          <w:ilvl w:val="0"/>
          <w:numId w:val="34"/>
        </w:numPr>
        <w:spacing w:after="0" w:line="360" w:lineRule="auto"/>
        <w:contextualSpacing/>
        <w:jc w:val="both"/>
        <w:rPr>
          <w:ins w:id="826" w:author="admin" w:date="2022-12-12T09:28:00Z"/>
          <w:rFonts w:ascii="Times New Roman" w:eastAsia="Calibri" w:hAnsi="Times New Roman" w:cs="Times New Roman"/>
          <w:b/>
          <w:sz w:val="28"/>
          <w:szCs w:val="28"/>
          <w:lang w:val="fr-FR" w:eastAsia="vi-VN"/>
        </w:rPr>
      </w:pPr>
      <w:ins w:id="827" w:author="admin" w:date="2022-12-12T09:28:00Z">
        <w:r w:rsidRPr="00081AF8">
          <w:rPr>
            <w:rFonts w:ascii="Times New Roman" w:eastAsia="Calibri" w:hAnsi="Times New Roman" w:cs="Times New Roman"/>
            <w:b/>
            <w:i/>
            <w:sz w:val="28"/>
            <w:szCs w:val="28"/>
            <w:lang w:val="fr-FR" w:eastAsia="vi-VN"/>
          </w:rPr>
          <w:lastRenderedPageBreak/>
          <w:t>User</w:t>
        </w:r>
      </w:ins>
      <w:r w:rsidRPr="00081AF8">
        <w:rPr>
          <w:rFonts w:ascii="Times New Roman" w:eastAsia="Calibri" w:hAnsi="Times New Roman" w:cs="Times New Roman"/>
          <w:b/>
          <w:i/>
          <w:sz w:val="28"/>
          <w:szCs w:val="28"/>
          <w:lang w:val="fr-FR" w:eastAsia="vi-VN"/>
        </w:rPr>
        <w:t xml:space="preserve"> (</w:t>
      </w:r>
      <w:r w:rsidRPr="00081AF8">
        <w:rPr>
          <w:rFonts w:ascii="Times New Roman" w:eastAsia="Calibri" w:hAnsi="Times New Roman" w:cs="Times New Roman"/>
          <w:sz w:val="28"/>
          <w:szCs w:val="28"/>
          <w:u w:val="single"/>
          <w:lang w:val="fr-FR" w:eastAsia="vi-VN"/>
        </w:rPr>
        <w:t>UserID</w:t>
      </w:r>
      <w:r w:rsidRPr="00081AF8">
        <w:rPr>
          <w:rFonts w:ascii="Times New Roman" w:eastAsia="Calibri" w:hAnsi="Times New Roman" w:cs="Times New Roman"/>
          <w:sz w:val="28"/>
          <w:szCs w:val="28"/>
          <w:lang w:val="fr-FR" w:eastAsia="vi-VN"/>
        </w:rPr>
        <w:t xml:space="preserve">, </w:t>
      </w:r>
      <w:ins w:id="828" w:author="admin" w:date="2022-12-12T09:28:00Z">
        <w:r w:rsidRPr="00081AF8">
          <w:rPr>
            <w:rFonts w:ascii="Times New Roman" w:eastAsia="Calibri" w:hAnsi="Times New Roman" w:cs="Times New Roman"/>
            <w:sz w:val="28"/>
            <w:szCs w:val="28"/>
            <w:lang w:eastAsia="vi-VN"/>
          </w:rPr>
          <w:t>Username,</w:t>
        </w:r>
      </w:ins>
      <w:r w:rsidRPr="00081AF8">
        <w:rPr>
          <w:rFonts w:ascii="Times New Roman" w:eastAsia="Calibri" w:hAnsi="Times New Roman" w:cs="Times New Roman"/>
          <w:sz w:val="28"/>
          <w:szCs w:val="28"/>
          <w:lang w:eastAsia="vi-VN"/>
        </w:rPr>
        <w:t xml:space="preserve"> </w:t>
      </w:r>
      <w:ins w:id="829" w:author="admin" w:date="2022-12-12T09:28:00Z">
        <w:r w:rsidRPr="00081AF8">
          <w:rPr>
            <w:rFonts w:ascii="Times New Roman" w:eastAsia="Calibri" w:hAnsi="Times New Roman" w:cs="Times New Roman"/>
            <w:sz w:val="28"/>
            <w:szCs w:val="28"/>
            <w:lang w:eastAsia="vi-VN"/>
          </w:rPr>
          <w:t>Email</w:t>
        </w:r>
      </w:ins>
      <w:r w:rsidRPr="00081AF8">
        <w:rPr>
          <w:rFonts w:ascii="Times New Roman" w:eastAsia="Calibri" w:hAnsi="Times New Roman" w:cs="Times New Roman"/>
          <w:sz w:val="28"/>
          <w:szCs w:val="28"/>
          <w:lang w:eastAsia="vi-VN"/>
        </w:rPr>
        <w:t xml:space="preserve">, </w:t>
      </w:r>
      <w:ins w:id="830" w:author="admin" w:date="2022-12-12T09:28:00Z">
        <w:r w:rsidRPr="00081AF8">
          <w:rPr>
            <w:rFonts w:ascii="Times New Roman" w:eastAsia="Calibri" w:hAnsi="Times New Roman" w:cs="Times New Roman"/>
            <w:sz w:val="28"/>
            <w:szCs w:val="28"/>
            <w:lang w:eastAsia="vi-VN"/>
          </w:rPr>
          <w:t>Phone,</w:t>
        </w:r>
      </w:ins>
      <w:r w:rsidRPr="00081AF8">
        <w:rPr>
          <w:rFonts w:ascii="Times New Roman" w:eastAsia="Calibri" w:hAnsi="Times New Roman" w:cs="Times New Roman"/>
          <w:sz w:val="28"/>
          <w:szCs w:val="28"/>
          <w:lang w:eastAsia="vi-VN"/>
        </w:rPr>
        <w:t xml:space="preserve"> </w:t>
      </w:r>
      <w:ins w:id="831" w:author="admin" w:date="2022-12-12T09:28:00Z">
        <w:r w:rsidRPr="00081AF8">
          <w:rPr>
            <w:rFonts w:ascii="Times New Roman" w:eastAsia="Calibri" w:hAnsi="Times New Roman" w:cs="Times New Roman"/>
            <w:sz w:val="28"/>
            <w:szCs w:val="28"/>
            <w:lang w:eastAsia="vi-VN"/>
          </w:rPr>
          <w:t>Address,</w:t>
        </w:r>
      </w:ins>
      <w:r w:rsidRPr="00081AF8">
        <w:rPr>
          <w:rFonts w:ascii="Times New Roman" w:eastAsia="Calibri" w:hAnsi="Times New Roman" w:cs="Times New Roman"/>
          <w:sz w:val="28"/>
          <w:szCs w:val="28"/>
          <w:lang w:eastAsia="vi-VN"/>
        </w:rPr>
        <w:t xml:space="preserve"> </w:t>
      </w:r>
      <w:ins w:id="832" w:author="admin" w:date="2022-12-12T09:28:00Z">
        <w:r w:rsidRPr="00081AF8">
          <w:rPr>
            <w:rFonts w:ascii="Times New Roman" w:eastAsia="Calibri" w:hAnsi="Times New Roman" w:cs="Times New Roman"/>
            <w:sz w:val="28"/>
            <w:szCs w:val="28"/>
            <w:lang w:eastAsia="vi-VN"/>
          </w:rPr>
          <w:t>DisplayName,</w:t>
        </w:r>
      </w:ins>
      <w:r w:rsidRPr="00081AF8">
        <w:rPr>
          <w:rFonts w:ascii="Times New Roman" w:eastAsia="Calibri" w:hAnsi="Times New Roman" w:cs="Times New Roman"/>
          <w:sz w:val="28"/>
          <w:szCs w:val="28"/>
          <w:lang w:eastAsia="vi-VN"/>
        </w:rPr>
        <w:t xml:space="preserve"> </w:t>
      </w:r>
      <w:ins w:id="833" w:author="admin" w:date="2022-12-12T09:28:00Z">
        <w:r w:rsidRPr="00081AF8">
          <w:rPr>
            <w:rFonts w:ascii="Times New Roman" w:eastAsia="Calibri" w:hAnsi="Times New Roman" w:cs="Times New Roman"/>
            <w:sz w:val="28"/>
            <w:szCs w:val="28"/>
            <w:lang w:eastAsia="vi-VN"/>
          </w:rPr>
          <w:t>Password,</w:t>
        </w:r>
      </w:ins>
      <w:r w:rsidRPr="00081AF8">
        <w:rPr>
          <w:rFonts w:ascii="Times New Roman" w:eastAsia="Calibri" w:hAnsi="Times New Roman" w:cs="Times New Roman"/>
          <w:sz w:val="28"/>
          <w:szCs w:val="28"/>
          <w:lang w:eastAsia="vi-VN"/>
        </w:rPr>
        <w:t xml:space="preserve"> </w:t>
      </w:r>
      <w:ins w:id="834" w:author="admin" w:date="2022-12-12T09:28:00Z">
        <w:r w:rsidRPr="00081AF8">
          <w:rPr>
            <w:rFonts w:ascii="Times New Roman" w:eastAsia="Calibri" w:hAnsi="Times New Roman" w:cs="Times New Roman"/>
            <w:sz w:val="28"/>
            <w:szCs w:val="28"/>
            <w:lang w:eastAsia="vi-VN"/>
          </w:rPr>
          <w:t>Role</w:t>
        </w:r>
      </w:ins>
      <w:r w:rsidRPr="00081AF8">
        <w:rPr>
          <w:rFonts w:ascii="Times New Roman" w:eastAsia="Calibri" w:hAnsi="Times New Roman" w:cs="Times New Roman"/>
          <w:sz w:val="28"/>
          <w:szCs w:val="28"/>
          <w:lang w:eastAsia="vi-VN"/>
        </w:rPr>
        <w:t>)</w:t>
      </w:r>
    </w:p>
    <w:p w14:paraId="7BA6CF04" w14:textId="77777777" w:rsidR="00D40B91" w:rsidRPr="00081AF8" w:rsidRDefault="00D40B91" w:rsidP="00081AF8">
      <w:pPr>
        <w:numPr>
          <w:ilvl w:val="0"/>
          <w:numId w:val="34"/>
        </w:numPr>
        <w:spacing w:after="0" w:line="360" w:lineRule="auto"/>
        <w:contextualSpacing/>
        <w:rPr>
          <w:ins w:id="835" w:author="admin" w:date="2022-12-12T09:28:00Z"/>
          <w:rFonts w:ascii="Times New Roman" w:eastAsia="Calibri" w:hAnsi="Times New Roman" w:cs="Times New Roman"/>
          <w:sz w:val="28"/>
          <w:szCs w:val="28"/>
          <w:lang w:eastAsia="vi-VN"/>
        </w:rPr>
      </w:pPr>
      <w:ins w:id="836" w:author="admin" w:date="2022-12-12T09:28:00Z">
        <w:r w:rsidRPr="00081AF8">
          <w:rPr>
            <w:rFonts w:ascii="Times New Roman" w:eastAsia="Calibri" w:hAnsi="Times New Roman" w:cs="Times New Roman"/>
            <w:b/>
            <w:i/>
            <w:sz w:val="28"/>
            <w:szCs w:val="28"/>
            <w:lang w:eastAsia="vi-VN"/>
          </w:rPr>
          <w:t>Review</w:t>
        </w:r>
        <w:r w:rsidRPr="00081AF8">
          <w:rPr>
            <w:rFonts w:ascii="Times New Roman" w:eastAsia="Calibri" w:hAnsi="Times New Roman" w:cs="Times New Roman"/>
            <w:sz w:val="28"/>
            <w:szCs w:val="28"/>
            <w:lang w:eastAsia="vi-VN"/>
          </w:rPr>
          <w:t xml:space="preserve"> (</w:t>
        </w:r>
        <w:r w:rsidRPr="00081AF8">
          <w:rPr>
            <w:rFonts w:ascii="Times New Roman" w:eastAsia="Calibri" w:hAnsi="Times New Roman" w:cs="Times New Roman"/>
            <w:sz w:val="28"/>
            <w:szCs w:val="28"/>
            <w:u w:val="single"/>
            <w:lang w:eastAsia="vi-VN"/>
          </w:rPr>
          <w:t>ReviewID</w:t>
        </w:r>
        <w:r w:rsidRPr="00081AF8">
          <w:rPr>
            <w:rFonts w:ascii="Times New Roman" w:eastAsia="Calibri" w:hAnsi="Times New Roman" w:cs="Times New Roman"/>
            <w:sz w:val="28"/>
            <w:szCs w:val="28"/>
            <w:lang w:eastAsia="vi-VN"/>
          </w:rPr>
          <w:t>, ProductID,</w:t>
        </w:r>
      </w:ins>
      <w:r w:rsidRPr="00081AF8">
        <w:rPr>
          <w:rFonts w:ascii="Times New Roman" w:eastAsia="Calibri" w:hAnsi="Times New Roman" w:cs="Times New Roman"/>
          <w:sz w:val="28"/>
          <w:szCs w:val="28"/>
          <w:lang w:eastAsia="vi-VN"/>
        </w:rPr>
        <w:t xml:space="preserve"> </w:t>
      </w:r>
      <w:ins w:id="837" w:author="admin" w:date="2022-12-12T09:28:00Z">
        <w:r w:rsidRPr="00081AF8">
          <w:rPr>
            <w:rFonts w:ascii="Times New Roman" w:eastAsia="Calibri" w:hAnsi="Times New Roman" w:cs="Times New Roman"/>
            <w:sz w:val="28"/>
            <w:szCs w:val="28"/>
            <w:lang w:eastAsia="vi-VN"/>
          </w:rPr>
          <w:t>UserID,</w:t>
        </w:r>
      </w:ins>
      <w:r w:rsidRPr="00081AF8">
        <w:rPr>
          <w:rFonts w:ascii="Times New Roman" w:eastAsia="Calibri" w:hAnsi="Times New Roman" w:cs="Times New Roman"/>
          <w:sz w:val="28"/>
          <w:szCs w:val="28"/>
          <w:lang w:eastAsia="vi-VN"/>
        </w:rPr>
        <w:t xml:space="preserve"> </w:t>
      </w:r>
      <w:ins w:id="838" w:author="admin" w:date="2022-12-12T09:28:00Z">
        <w:r w:rsidRPr="00081AF8">
          <w:rPr>
            <w:rFonts w:ascii="Times New Roman" w:eastAsia="Calibri" w:hAnsi="Times New Roman" w:cs="Times New Roman"/>
            <w:sz w:val="28"/>
            <w:szCs w:val="28"/>
            <w:lang w:eastAsia="vi-VN"/>
          </w:rPr>
          <w:t>StarRating,</w:t>
        </w:r>
      </w:ins>
      <w:r w:rsidRPr="00081AF8">
        <w:rPr>
          <w:rFonts w:ascii="Times New Roman" w:eastAsia="Calibri" w:hAnsi="Times New Roman" w:cs="Times New Roman"/>
          <w:sz w:val="28"/>
          <w:szCs w:val="28"/>
          <w:lang w:eastAsia="vi-VN"/>
        </w:rPr>
        <w:t xml:space="preserve"> </w:t>
      </w:r>
      <w:ins w:id="839" w:author="admin" w:date="2022-12-12T09:28:00Z">
        <w:r w:rsidRPr="00081AF8">
          <w:rPr>
            <w:rFonts w:ascii="Times New Roman" w:eastAsia="Calibri" w:hAnsi="Times New Roman" w:cs="Times New Roman"/>
            <w:sz w:val="28"/>
            <w:szCs w:val="28"/>
            <w:lang w:eastAsia="vi-VN"/>
          </w:rPr>
          <w:t>Comment, Date)</w:t>
        </w:r>
      </w:ins>
    </w:p>
    <w:p w14:paraId="4960D80B" w14:textId="77777777" w:rsidR="00D40B91" w:rsidRPr="00081AF8" w:rsidRDefault="00D40B91" w:rsidP="00081AF8">
      <w:pPr>
        <w:numPr>
          <w:ilvl w:val="0"/>
          <w:numId w:val="34"/>
        </w:numPr>
        <w:spacing w:after="0" w:line="360" w:lineRule="auto"/>
        <w:contextualSpacing/>
        <w:jc w:val="both"/>
        <w:rPr>
          <w:ins w:id="840" w:author="admin" w:date="2022-12-12T09:28:00Z"/>
          <w:rFonts w:ascii="Times New Roman" w:eastAsia="Calibri" w:hAnsi="Times New Roman" w:cs="Times New Roman"/>
          <w:sz w:val="28"/>
          <w:szCs w:val="28"/>
          <w:lang w:eastAsia="vi-VN"/>
        </w:rPr>
      </w:pPr>
      <w:ins w:id="841" w:author="admin" w:date="2022-12-12T09:28:00Z">
        <w:r w:rsidRPr="00081AF8">
          <w:rPr>
            <w:rFonts w:ascii="Times New Roman" w:eastAsia="Calibri" w:hAnsi="Times New Roman" w:cs="Times New Roman"/>
            <w:b/>
            <w:i/>
            <w:sz w:val="28"/>
            <w:szCs w:val="28"/>
            <w:lang w:eastAsia="vi-VN"/>
          </w:rPr>
          <w:t>Cart</w:t>
        </w:r>
      </w:ins>
      <w:r w:rsidRPr="00081AF8">
        <w:rPr>
          <w:rFonts w:ascii="Times New Roman" w:eastAsia="Calibri" w:hAnsi="Times New Roman" w:cs="Times New Roman"/>
          <w:b/>
          <w:i/>
          <w:sz w:val="28"/>
          <w:szCs w:val="28"/>
          <w:lang w:eastAsia="vi-VN"/>
        </w:rPr>
        <w:t xml:space="preserve"> </w:t>
      </w:r>
      <w:ins w:id="842" w:author="admin" w:date="2022-12-12T09:28:00Z">
        <w:r w:rsidRPr="00081AF8">
          <w:rPr>
            <w:rFonts w:ascii="Times New Roman" w:eastAsia="Calibri" w:hAnsi="Times New Roman" w:cs="Times New Roman"/>
            <w:sz w:val="28"/>
            <w:szCs w:val="28"/>
            <w:lang w:eastAsia="vi-VN"/>
          </w:rPr>
          <w:t>(</w:t>
        </w:r>
        <w:r w:rsidRPr="00081AF8">
          <w:rPr>
            <w:rFonts w:ascii="Times New Roman" w:eastAsia="Calibri" w:hAnsi="Times New Roman" w:cs="Times New Roman"/>
            <w:sz w:val="28"/>
            <w:szCs w:val="28"/>
            <w:u w:val="single"/>
            <w:lang w:eastAsia="vi-VN"/>
          </w:rPr>
          <w:t>CartID</w:t>
        </w:r>
        <w:r w:rsidRPr="00081AF8">
          <w:rPr>
            <w:rFonts w:ascii="Times New Roman" w:eastAsia="Calibri" w:hAnsi="Times New Roman" w:cs="Times New Roman"/>
            <w:sz w:val="28"/>
            <w:szCs w:val="28"/>
            <w:lang w:eastAsia="vi-VN"/>
          </w:rPr>
          <w:t>,</w:t>
        </w:r>
      </w:ins>
      <w:r w:rsidRPr="00081AF8">
        <w:rPr>
          <w:rFonts w:ascii="Times New Roman" w:eastAsia="Calibri" w:hAnsi="Times New Roman" w:cs="Times New Roman"/>
          <w:sz w:val="28"/>
          <w:szCs w:val="28"/>
          <w:lang w:eastAsia="vi-VN"/>
        </w:rPr>
        <w:t xml:space="preserve"> </w:t>
      </w:r>
      <w:ins w:id="843" w:author="admin" w:date="2022-12-12T09:28:00Z">
        <w:r w:rsidRPr="00081AF8">
          <w:rPr>
            <w:rFonts w:ascii="Times New Roman" w:eastAsia="Calibri" w:hAnsi="Times New Roman" w:cs="Times New Roman"/>
            <w:sz w:val="28"/>
            <w:szCs w:val="28"/>
            <w:lang w:eastAsia="vi-VN"/>
          </w:rPr>
          <w:t>ProductID,</w:t>
        </w:r>
      </w:ins>
      <w:r w:rsidRPr="00081AF8">
        <w:rPr>
          <w:rFonts w:ascii="Times New Roman" w:eastAsia="Calibri" w:hAnsi="Times New Roman" w:cs="Times New Roman"/>
          <w:sz w:val="28"/>
          <w:szCs w:val="28"/>
          <w:lang w:eastAsia="vi-VN"/>
        </w:rPr>
        <w:t xml:space="preserve"> </w:t>
      </w:r>
      <w:ins w:id="844" w:author="admin" w:date="2022-12-12T09:28:00Z">
        <w:r w:rsidRPr="00081AF8">
          <w:rPr>
            <w:rFonts w:ascii="Times New Roman" w:eastAsia="Calibri" w:hAnsi="Times New Roman" w:cs="Times New Roman"/>
            <w:sz w:val="28"/>
            <w:szCs w:val="28"/>
            <w:lang w:eastAsia="vi-VN"/>
          </w:rPr>
          <w:t>sID,</w:t>
        </w:r>
      </w:ins>
      <w:r w:rsidRPr="00081AF8">
        <w:rPr>
          <w:rFonts w:ascii="Times New Roman" w:eastAsia="Calibri" w:hAnsi="Times New Roman" w:cs="Times New Roman"/>
          <w:sz w:val="28"/>
          <w:szCs w:val="28"/>
          <w:lang w:eastAsia="vi-VN"/>
        </w:rPr>
        <w:t xml:space="preserve"> </w:t>
      </w:r>
      <w:ins w:id="845" w:author="admin" w:date="2022-12-12T09:28:00Z">
        <w:r w:rsidRPr="00081AF8">
          <w:rPr>
            <w:rFonts w:ascii="Times New Roman" w:eastAsia="Calibri" w:hAnsi="Times New Roman" w:cs="Times New Roman"/>
            <w:sz w:val="28"/>
            <w:szCs w:val="28"/>
            <w:lang w:eastAsia="vi-VN"/>
          </w:rPr>
          <w:t>ProductName,</w:t>
        </w:r>
      </w:ins>
      <w:r w:rsidRPr="00081AF8">
        <w:rPr>
          <w:rFonts w:ascii="Times New Roman" w:eastAsia="Calibri" w:hAnsi="Times New Roman" w:cs="Times New Roman"/>
          <w:sz w:val="28"/>
          <w:szCs w:val="28"/>
          <w:lang w:eastAsia="vi-VN"/>
        </w:rPr>
        <w:t xml:space="preserve"> </w:t>
      </w:r>
      <w:ins w:id="846" w:author="admin" w:date="2022-12-12T09:28:00Z">
        <w:r w:rsidRPr="00081AF8">
          <w:rPr>
            <w:rFonts w:ascii="Times New Roman" w:eastAsia="Calibri" w:hAnsi="Times New Roman" w:cs="Times New Roman"/>
            <w:sz w:val="28"/>
            <w:szCs w:val="28"/>
            <w:lang w:eastAsia="vi-VN"/>
          </w:rPr>
          <w:t>Price,</w:t>
        </w:r>
      </w:ins>
      <w:r w:rsidRPr="00081AF8">
        <w:rPr>
          <w:rFonts w:ascii="Times New Roman" w:eastAsia="Calibri" w:hAnsi="Times New Roman" w:cs="Times New Roman"/>
          <w:sz w:val="28"/>
          <w:szCs w:val="28"/>
          <w:lang w:eastAsia="vi-VN"/>
        </w:rPr>
        <w:t xml:space="preserve"> </w:t>
      </w:r>
      <w:ins w:id="847" w:author="admin" w:date="2022-12-12T09:28:00Z">
        <w:r w:rsidRPr="00081AF8">
          <w:rPr>
            <w:rFonts w:ascii="Times New Roman" w:eastAsia="Calibri" w:hAnsi="Times New Roman" w:cs="Times New Roman"/>
            <w:sz w:val="28"/>
            <w:szCs w:val="28"/>
            <w:lang w:eastAsia="vi-VN"/>
          </w:rPr>
          <w:t>Quantity,</w:t>
        </w:r>
      </w:ins>
      <w:r w:rsidRPr="00081AF8">
        <w:rPr>
          <w:rFonts w:ascii="Times New Roman" w:eastAsia="Calibri" w:hAnsi="Times New Roman" w:cs="Times New Roman"/>
          <w:sz w:val="28"/>
          <w:szCs w:val="28"/>
          <w:lang w:eastAsia="vi-VN"/>
        </w:rPr>
        <w:t xml:space="preserve"> </w:t>
      </w:r>
      <w:ins w:id="848" w:author="admin" w:date="2022-12-12T09:28:00Z">
        <w:r w:rsidRPr="00081AF8">
          <w:rPr>
            <w:rFonts w:ascii="Times New Roman" w:eastAsia="Calibri" w:hAnsi="Times New Roman" w:cs="Times New Roman"/>
            <w:sz w:val="28"/>
            <w:szCs w:val="28"/>
            <w:lang w:eastAsia="vi-VN"/>
          </w:rPr>
          <w:t>Image)</w:t>
        </w:r>
      </w:ins>
    </w:p>
    <w:p w14:paraId="234D071F" w14:textId="77777777" w:rsidR="00D40B91" w:rsidRPr="00081AF8" w:rsidRDefault="00D40B91" w:rsidP="00081AF8">
      <w:pPr>
        <w:numPr>
          <w:ilvl w:val="0"/>
          <w:numId w:val="34"/>
        </w:numPr>
        <w:spacing w:after="0" w:line="360" w:lineRule="auto"/>
        <w:contextualSpacing/>
        <w:jc w:val="both"/>
        <w:rPr>
          <w:ins w:id="849" w:author="admin" w:date="2022-12-12T09:28:00Z"/>
          <w:rFonts w:ascii="Times New Roman" w:eastAsia="Calibri" w:hAnsi="Times New Roman" w:cs="Times New Roman"/>
          <w:sz w:val="28"/>
          <w:szCs w:val="28"/>
          <w:lang w:eastAsia="vi-VN"/>
        </w:rPr>
      </w:pPr>
      <w:ins w:id="850" w:author="admin" w:date="2022-12-12T09:28:00Z">
        <w:r w:rsidRPr="00081AF8">
          <w:rPr>
            <w:rFonts w:ascii="Times New Roman" w:eastAsia="Calibri" w:hAnsi="Times New Roman" w:cs="Times New Roman"/>
            <w:b/>
            <w:i/>
            <w:sz w:val="28"/>
            <w:szCs w:val="28"/>
            <w:lang w:eastAsia="vi-VN"/>
          </w:rPr>
          <w:t>Orders</w:t>
        </w:r>
      </w:ins>
      <w:r w:rsidRPr="00081AF8">
        <w:rPr>
          <w:rFonts w:ascii="Times New Roman" w:eastAsia="Calibri" w:hAnsi="Times New Roman" w:cs="Times New Roman"/>
          <w:b/>
          <w:i/>
          <w:sz w:val="28"/>
          <w:szCs w:val="28"/>
          <w:lang w:eastAsia="vi-VN"/>
        </w:rPr>
        <w:t xml:space="preserve"> </w:t>
      </w:r>
      <w:ins w:id="851" w:author="admin" w:date="2022-12-12T09:28:00Z">
        <w:r w:rsidRPr="00081AF8">
          <w:rPr>
            <w:rFonts w:ascii="Times New Roman" w:eastAsia="Calibri" w:hAnsi="Times New Roman" w:cs="Times New Roman"/>
            <w:sz w:val="28"/>
            <w:szCs w:val="28"/>
            <w:lang w:eastAsia="vi-VN"/>
          </w:rPr>
          <w:t>(</w:t>
        </w:r>
        <w:r w:rsidRPr="00081AF8">
          <w:rPr>
            <w:rFonts w:ascii="Times New Roman" w:eastAsia="Calibri" w:hAnsi="Times New Roman" w:cs="Times New Roman"/>
            <w:sz w:val="28"/>
            <w:szCs w:val="28"/>
            <w:u w:val="single"/>
            <w:lang w:eastAsia="vi-VN"/>
          </w:rPr>
          <w:t>OrderID</w:t>
        </w:r>
        <w:r w:rsidRPr="00081AF8">
          <w:rPr>
            <w:rFonts w:ascii="Times New Roman" w:eastAsia="Calibri" w:hAnsi="Times New Roman" w:cs="Times New Roman"/>
            <w:sz w:val="28"/>
            <w:szCs w:val="28"/>
            <w:lang w:eastAsia="vi-VN"/>
          </w:rPr>
          <w:t>,</w:t>
        </w:r>
      </w:ins>
      <w:r w:rsidRPr="00081AF8">
        <w:rPr>
          <w:rFonts w:ascii="Times New Roman" w:eastAsia="Calibri" w:hAnsi="Times New Roman" w:cs="Times New Roman"/>
          <w:sz w:val="28"/>
          <w:szCs w:val="28"/>
          <w:lang w:eastAsia="vi-VN"/>
        </w:rPr>
        <w:t xml:space="preserve"> </w:t>
      </w:r>
      <w:ins w:id="852" w:author="admin" w:date="2022-12-12T09:28:00Z">
        <w:r w:rsidRPr="00081AF8">
          <w:rPr>
            <w:rFonts w:ascii="Times New Roman" w:eastAsia="Calibri" w:hAnsi="Times New Roman" w:cs="Times New Roman"/>
            <w:sz w:val="28"/>
            <w:szCs w:val="28"/>
            <w:lang w:eastAsia="vi-VN"/>
          </w:rPr>
          <w:t>UserID,</w:t>
        </w:r>
      </w:ins>
      <w:r w:rsidRPr="00081AF8">
        <w:rPr>
          <w:rFonts w:ascii="Times New Roman" w:eastAsia="Calibri" w:hAnsi="Times New Roman" w:cs="Times New Roman"/>
          <w:sz w:val="28"/>
          <w:szCs w:val="28"/>
          <w:lang w:eastAsia="vi-VN"/>
        </w:rPr>
        <w:t xml:space="preserve"> </w:t>
      </w:r>
      <w:ins w:id="853" w:author="admin" w:date="2022-12-12T09:28:00Z">
        <w:r w:rsidRPr="00081AF8">
          <w:rPr>
            <w:rFonts w:ascii="Times New Roman" w:eastAsia="Calibri" w:hAnsi="Times New Roman" w:cs="Times New Roman"/>
            <w:sz w:val="28"/>
            <w:szCs w:val="28"/>
            <w:lang w:eastAsia="vi-VN"/>
          </w:rPr>
          <w:t>Total,</w:t>
        </w:r>
      </w:ins>
      <w:r w:rsidRPr="00081AF8">
        <w:rPr>
          <w:rFonts w:ascii="Times New Roman" w:eastAsia="Calibri" w:hAnsi="Times New Roman" w:cs="Times New Roman"/>
          <w:sz w:val="28"/>
          <w:szCs w:val="28"/>
          <w:lang w:eastAsia="vi-VN"/>
        </w:rPr>
        <w:t xml:space="preserve"> </w:t>
      </w:r>
      <w:ins w:id="854" w:author="admin" w:date="2022-12-12T09:28:00Z">
        <w:r w:rsidRPr="00081AF8">
          <w:rPr>
            <w:rFonts w:ascii="Times New Roman" w:eastAsia="Calibri" w:hAnsi="Times New Roman" w:cs="Times New Roman"/>
            <w:sz w:val="28"/>
            <w:szCs w:val="28"/>
            <w:lang w:eastAsia="vi-VN"/>
          </w:rPr>
          <w:t>Address,</w:t>
        </w:r>
      </w:ins>
      <w:r w:rsidRPr="00081AF8">
        <w:rPr>
          <w:rFonts w:ascii="Times New Roman" w:eastAsia="Calibri" w:hAnsi="Times New Roman" w:cs="Times New Roman"/>
          <w:sz w:val="28"/>
          <w:szCs w:val="28"/>
          <w:lang w:eastAsia="vi-VN"/>
        </w:rPr>
        <w:t xml:space="preserve"> </w:t>
      </w:r>
      <w:ins w:id="855" w:author="admin" w:date="2022-12-12T09:28:00Z">
        <w:r w:rsidRPr="00081AF8">
          <w:rPr>
            <w:rFonts w:ascii="Times New Roman" w:eastAsia="Calibri" w:hAnsi="Times New Roman" w:cs="Times New Roman"/>
            <w:sz w:val="28"/>
            <w:szCs w:val="28"/>
            <w:lang w:eastAsia="vi-VN"/>
          </w:rPr>
          <w:t>Receiver,</w:t>
        </w:r>
      </w:ins>
      <w:r w:rsidRPr="00081AF8">
        <w:rPr>
          <w:rFonts w:ascii="Times New Roman" w:eastAsia="Calibri" w:hAnsi="Times New Roman" w:cs="Times New Roman"/>
          <w:sz w:val="28"/>
          <w:szCs w:val="28"/>
          <w:lang w:eastAsia="vi-VN"/>
        </w:rPr>
        <w:t xml:space="preserve"> </w:t>
      </w:r>
      <w:ins w:id="856" w:author="admin" w:date="2022-12-12T09:28:00Z">
        <w:r w:rsidRPr="00081AF8">
          <w:rPr>
            <w:rFonts w:ascii="Times New Roman" w:eastAsia="Calibri" w:hAnsi="Times New Roman" w:cs="Times New Roman"/>
            <w:sz w:val="28"/>
            <w:szCs w:val="28"/>
            <w:lang w:eastAsia="vi-VN"/>
          </w:rPr>
          <w:t>Phone,</w:t>
        </w:r>
      </w:ins>
      <w:r w:rsidRPr="00081AF8">
        <w:rPr>
          <w:rFonts w:ascii="Times New Roman" w:eastAsia="Calibri" w:hAnsi="Times New Roman" w:cs="Times New Roman"/>
          <w:sz w:val="28"/>
          <w:szCs w:val="28"/>
          <w:lang w:eastAsia="vi-VN"/>
        </w:rPr>
        <w:t xml:space="preserve"> </w:t>
      </w:r>
      <w:ins w:id="857" w:author="admin" w:date="2022-12-12T09:28:00Z">
        <w:r w:rsidRPr="00081AF8">
          <w:rPr>
            <w:rFonts w:ascii="Times New Roman" w:eastAsia="Calibri" w:hAnsi="Times New Roman" w:cs="Times New Roman"/>
            <w:sz w:val="28"/>
            <w:szCs w:val="28"/>
            <w:lang w:eastAsia="vi-VN"/>
          </w:rPr>
          <w:t>Email,</w:t>
        </w:r>
      </w:ins>
    </w:p>
    <w:p w14:paraId="5D170408" w14:textId="77777777" w:rsidR="00D40B91" w:rsidRPr="00081AF8" w:rsidRDefault="00D40B91" w:rsidP="00081AF8">
      <w:pPr>
        <w:spacing w:line="360" w:lineRule="auto"/>
        <w:ind w:left="720"/>
        <w:contextualSpacing/>
        <w:jc w:val="both"/>
        <w:rPr>
          <w:ins w:id="858" w:author="admin" w:date="2022-12-12T09:28:00Z"/>
          <w:rFonts w:ascii="Times New Roman" w:eastAsia="Calibri" w:hAnsi="Times New Roman" w:cs="Times New Roman"/>
          <w:sz w:val="28"/>
          <w:szCs w:val="28"/>
          <w:lang w:eastAsia="vi-VN"/>
        </w:rPr>
      </w:pPr>
      <w:ins w:id="859" w:author="admin" w:date="2022-12-12T09:28:00Z">
        <w:r w:rsidRPr="00081AF8">
          <w:rPr>
            <w:rFonts w:ascii="Times New Roman" w:eastAsia="Calibri" w:hAnsi="Times New Roman" w:cs="Times New Roman"/>
            <w:sz w:val="28"/>
            <w:szCs w:val="28"/>
            <w:lang w:eastAsia="vi-VN"/>
          </w:rPr>
          <w:t>OrderDate,</w:t>
        </w:r>
      </w:ins>
      <w:r w:rsidRPr="00081AF8">
        <w:rPr>
          <w:rFonts w:ascii="Times New Roman" w:eastAsia="Calibri" w:hAnsi="Times New Roman" w:cs="Times New Roman"/>
          <w:sz w:val="28"/>
          <w:szCs w:val="28"/>
          <w:lang w:eastAsia="vi-VN"/>
        </w:rPr>
        <w:t xml:space="preserve"> </w:t>
      </w:r>
      <w:ins w:id="860" w:author="admin" w:date="2022-12-12T09:28:00Z">
        <w:r w:rsidRPr="00081AF8">
          <w:rPr>
            <w:rFonts w:ascii="Times New Roman" w:eastAsia="Calibri" w:hAnsi="Times New Roman" w:cs="Times New Roman"/>
            <w:sz w:val="28"/>
            <w:szCs w:val="28"/>
            <w:lang w:eastAsia="vi-VN"/>
          </w:rPr>
          <w:t>Status)</w:t>
        </w:r>
      </w:ins>
    </w:p>
    <w:p w14:paraId="57028397" w14:textId="77777777" w:rsidR="00D40B91" w:rsidRPr="00081AF8" w:rsidRDefault="00D40B91" w:rsidP="00081AF8">
      <w:pPr>
        <w:numPr>
          <w:ilvl w:val="0"/>
          <w:numId w:val="34"/>
        </w:numPr>
        <w:spacing w:after="0" w:line="360" w:lineRule="auto"/>
        <w:contextualSpacing/>
        <w:jc w:val="both"/>
        <w:rPr>
          <w:rFonts w:ascii="Times New Roman" w:eastAsia="Calibri" w:hAnsi="Times New Roman" w:cs="Times New Roman"/>
          <w:sz w:val="28"/>
          <w:szCs w:val="28"/>
          <w:lang w:eastAsia="vi-VN"/>
        </w:rPr>
      </w:pPr>
      <w:ins w:id="861" w:author="admin" w:date="2022-12-12T09:28:00Z">
        <w:r w:rsidRPr="00081AF8">
          <w:rPr>
            <w:rFonts w:ascii="Times New Roman" w:eastAsia="Calibri" w:hAnsi="Times New Roman" w:cs="Times New Roman"/>
            <w:b/>
            <w:i/>
            <w:sz w:val="28"/>
            <w:szCs w:val="28"/>
            <w:lang w:eastAsia="vi-VN"/>
          </w:rPr>
          <w:t>Orderdetails</w:t>
        </w:r>
      </w:ins>
      <w:r w:rsidRPr="00081AF8">
        <w:rPr>
          <w:rFonts w:ascii="Times New Roman" w:eastAsia="Calibri" w:hAnsi="Times New Roman" w:cs="Times New Roman"/>
          <w:b/>
          <w:i/>
          <w:sz w:val="28"/>
          <w:szCs w:val="28"/>
          <w:lang w:eastAsia="vi-VN"/>
        </w:rPr>
        <w:t xml:space="preserve"> </w:t>
      </w:r>
      <w:ins w:id="862" w:author="admin" w:date="2022-12-12T09:28:00Z">
        <w:r w:rsidRPr="00081AF8">
          <w:rPr>
            <w:rFonts w:ascii="Times New Roman" w:eastAsia="Calibri" w:hAnsi="Times New Roman" w:cs="Times New Roman"/>
            <w:sz w:val="28"/>
            <w:szCs w:val="28"/>
            <w:lang w:eastAsia="vi-VN"/>
          </w:rPr>
          <w:t>(</w:t>
        </w:r>
        <w:r w:rsidRPr="00081AF8">
          <w:rPr>
            <w:rFonts w:ascii="Times New Roman" w:eastAsia="Calibri" w:hAnsi="Times New Roman" w:cs="Times New Roman"/>
            <w:sz w:val="28"/>
            <w:szCs w:val="28"/>
            <w:u w:val="single"/>
            <w:lang w:eastAsia="vi-VN"/>
          </w:rPr>
          <w:t>OrderID</w:t>
        </w:r>
        <w:r w:rsidRPr="00081AF8">
          <w:rPr>
            <w:rFonts w:ascii="Times New Roman" w:eastAsia="Calibri" w:hAnsi="Times New Roman" w:cs="Times New Roman"/>
            <w:sz w:val="28"/>
            <w:szCs w:val="28"/>
            <w:lang w:eastAsia="vi-VN"/>
          </w:rPr>
          <w:t>,</w:t>
        </w:r>
      </w:ins>
      <w:r w:rsidRPr="00081AF8">
        <w:rPr>
          <w:rFonts w:ascii="Times New Roman" w:eastAsia="Calibri" w:hAnsi="Times New Roman" w:cs="Times New Roman"/>
          <w:sz w:val="28"/>
          <w:szCs w:val="28"/>
          <w:lang w:eastAsia="vi-VN"/>
        </w:rPr>
        <w:t xml:space="preserve"> </w:t>
      </w:r>
      <w:ins w:id="863" w:author="admin" w:date="2022-12-12T09:28:00Z">
        <w:r w:rsidRPr="00081AF8">
          <w:rPr>
            <w:rFonts w:ascii="Times New Roman" w:eastAsia="Calibri" w:hAnsi="Times New Roman" w:cs="Times New Roman"/>
            <w:sz w:val="28"/>
            <w:szCs w:val="28"/>
            <w:u w:val="single"/>
            <w:lang w:eastAsia="vi-VN"/>
          </w:rPr>
          <w:t>ProductID</w:t>
        </w:r>
        <w:r w:rsidRPr="00081AF8">
          <w:rPr>
            <w:rFonts w:ascii="Times New Roman" w:eastAsia="Calibri" w:hAnsi="Times New Roman" w:cs="Times New Roman"/>
            <w:sz w:val="28"/>
            <w:szCs w:val="28"/>
            <w:lang w:eastAsia="vi-VN"/>
          </w:rPr>
          <w:t>,</w:t>
        </w:r>
      </w:ins>
      <w:r w:rsidRPr="00081AF8">
        <w:rPr>
          <w:rFonts w:ascii="Times New Roman" w:eastAsia="Calibri" w:hAnsi="Times New Roman" w:cs="Times New Roman"/>
          <w:sz w:val="28"/>
          <w:szCs w:val="28"/>
          <w:lang w:eastAsia="vi-VN"/>
        </w:rPr>
        <w:t xml:space="preserve"> </w:t>
      </w:r>
      <w:ins w:id="864" w:author="admin" w:date="2022-12-12T09:28:00Z">
        <w:r w:rsidRPr="00081AF8">
          <w:rPr>
            <w:rFonts w:ascii="Times New Roman" w:eastAsia="Calibri" w:hAnsi="Times New Roman" w:cs="Times New Roman"/>
            <w:sz w:val="28"/>
            <w:szCs w:val="28"/>
            <w:lang w:eastAsia="vi-VN"/>
          </w:rPr>
          <w:t>Price,</w:t>
        </w:r>
      </w:ins>
      <w:r w:rsidRPr="00081AF8">
        <w:rPr>
          <w:rFonts w:ascii="Times New Roman" w:eastAsia="Calibri" w:hAnsi="Times New Roman" w:cs="Times New Roman"/>
          <w:sz w:val="28"/>
          <w:szCs w:val="28"/>
          <w:lang w:eastAsia="vi-VN"/>
        </w:rPr>
        <w:t xml:space="preserve"> </w:t>
      </w:r>
      <w:ins w:id="865" w:author="admin" w:date="2022-12-12T09:28:00Z">
        <w:r w:rsidRPr="00081AF8">
          <w:rPr>
            <w:rFonts w:ascii="Times New Roman" w:eastAsia="Calibri" w:hAnsi="Times New Roman" w:cs="Times New Roman"/>
            <w:sz w:val="28"/>
            <w:szCs w:val="28"/>
            <w:lang w:eastAsia="vi-VN"/>
          </w:rPr>
          <w:t>Quantity)</w:t>
        </w:r>
      </w:ins>
    </w:p>
    <w:p w14:paraId="27CD5DB0" w14:textId="0F4B46F0" w:rsidR="00161E4B" w:rsidRPr="00D55F98" w:rsidRDefault="00161E4B" w:rsidP="00081AF8">
      <w:pPr>
        <w:spacing w:line="360" w:lineRule="auto"/>
        <w:rPr>
          <w:ins w:id="866" w:author="admin" w:date="2022-12-12T09:28:00Z"/>
          <w:rFonts w:ascii="Times New Roman" w:eastAsia="Calibri" w:hAnsi="Times New Roman" w:cs="Times New Roman"/>
          <w:b/>
          <w:sz w:val="28"/>
          <w:szCs w:val="28"/>
          <w:lang w:val="vi-VN" w:eastAsia="vi-VN"/>
        </w:rPr>
      </w:pPr>
      <w:r w:rsidRPr="00081AF8">
        <w:rPr>
          <w:rFonts w:ascii="Times New Roman" w:eastAsia="Calibri" w:hAnsi="Times New Roman" w:cs="Times New Roman"/>
          <w:b/>
          <w:sz w:val="28"/>
          <w:szCs w:val="28"/>
          <w:lang w:eastAsia="vi-VN"/>
        </w:rPr>
        <w:t>2.2.4.1</w:t>
      </w:r>
      <w:ins w:id="867" w:author="admin" w:date="2022-12-12T09:28:00Z">
        <w:r w:rsidRPr="00081AF8">
          <w:rPr>
            <w:rFonts w:ascii="Times New Roman" w:eastAsia="Calibri" w:hAnsi="Times New Roman" w:cs="Times New Roman"/>
            <w:b/>
            <w:sz w:val="28"/>
            <w:szCs w:val="28"/>
            <w:lang w:eastAsia="vi-VN"/>
          </w:rPr>
          <w:t xml:space="preserve"> </w:t>
        </w:r>
        <w:r w:rsidRPr="00081AF8">
          <w:rPr>
            <w:rFonts w:ascii="Times New Roman" w:eastAsia="Calibri" w:hAnsi="Times New Roman" w:cs="Times New Roman"/>
            <w:b/>
            <w:sz w:val="28"/>
            <w:szCs w:val="28"/>
            <w:lang w:val="vi-VN" w:eastAsia="vi-VN"/>
          </w:rPr>
          <w:t xml:space="preserve">Bảng </w:t>
        </w:r>
        <w:r w:rsidRPr="00081AF8">
          <w:rPr>
            <w:rFonts w:ascii="Times New Roman" w:eastAsia="Calibri" w:hAnsi="Times New Roman" w:cs="Times New Roman"/>
            <w:b/>
            <w:sz w:val="28"/>
            <w:szCs w:val="28"/>
            <w:lang w:eastAsia="vi-VN"/>
          </w:rPr>
          <w:t>Người dùng</w:t>
        </w:r>
        <w:r w:rsidRPr="00081AF8">
          <w:rPr>
            <w:rFonts w:ascii="Times New Roman" w:eastAsia="Calibri" w:hAnsi="Times New Roman" w:cs="Times New Roman"/>
            <w:b/>
            <w:sz w:val="28"/>
            <w:szCs w:val="28"/>
            <w:lang w:val="vi-VN" w:eastAsia="vi-VN"/>
          </w:rPr>
          <w:t xml:space="preserve"> (</w:t>
        </w:r>
        <w:r w:rsidRPr="00081AF8">
          <w:rPr>
            <w:rFonts w:ascii="Times New Roman" w:eastAsia="Calibri" w:hAnsi="Times New Roman" w:cs="Times New Roman"/>
            <w:b/>
            <w:sz w:val="28"/>
            <w:szCs w:val="28"/>
            <w:lang w:eastAsia="vi-VN"/>
          </w:rPr>
          <w:t>User</w:t>
        </w:r>
        <w:r w:rsidRPr="00081AF8">
          <w:rPr>
            <w:rFonts w:ascii="Times New Roman" w:eastAsia="Calibri" w:hAnsi="Times New Roman" w:cs="Times New Roman"/>
            <w:b/>
            <w:sz w:val="28"/>
            <w:szCs w:val="28"/>
            <w:lang w:val="vi-VN" w:eastAsia="vi-VN"/>
          </w:rPr>
          <w:t>)</w:t>
        </w:r>
      </w:ins>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2285"/>
        <w:gridCol w:w="1585"/>
        <w:gridCol w:w="990"/>
        <w:gridCol w:w="1344"/>
        <w:gridCol w:w="1917"/>
      </w:tblGrid>
      <w:tr w:rsidR="00161E4B" w:rsidRPr="00081AF8" w14:paraId="19973031" w14:textId="77777777" w:rsidTr="00E305A5">
        <w:trPr>
          <w:jc w:val="center"/>
          <w:ins w:id="868" w:author="admin" w:date="2022-12-12T09:28:00Z"/>
        </w:trPr>
        <w:tc>
          <w:tcPr>
            <w:tcW w:w="736" w:type="dxa"/>
          </w:tcPr>
          <w:p w14:paraId="0C8FDF0A" w14:textId="77777777" w:rsidR="00161E4B" w:rsidRPr="00081AF8" w:rsidRDefault="00161E4B" w:rsidP="00081AF8">
            <w:pPr>
              <w:spacing w:line="360" w:lineRule="auto"/>
              <w:jc w:val="both"/>
              <w:rPr>
                <w:ins w:id="869" w:author="admin" w:date="2022-12-12T09:28:00Z"/>
                <w:rFonts w:ascii="Times New Roman" w:eastAsia="Calibri" w:hAnsi="Times New Roman" w:cs="Times New Roman"/>
                <w:sz w:val="28"/>
                <w:szCs w:val="28"/>
                <w:lang w:val="vi-VN" w:eastAsia="vi-VN"/>
              </w:rPr>
            </w:pPr>
            <w:ins w:id="870" w:author="admin" w:date="2022-12-12T09:28:00Z">
              <w:r w:rsidRPr="00081AF8">
                <w:rPr>
                  <w:rFonts w:ascii="Times New Roman" w:eastAsia="Calibri" w:hAnsi="Times New Roman" w:cs="Times New Roman"/>
                  <w:sz w:val="28"/>
                  <w:szCs w:val="28"/>
                  <w:lang w:val="vi-VN" w:eastAsia="vi-VN"/>
                </w:rPr>
                <w:t>STT</w:t>
              </w:r>
            </w:ins>
          </w:p>
        </w:tc>
        <w:tc>
          <w:tcPr>
            <w:tcW w:w="2285" w:type="dxa"/>
          </w:tcPr>
          <w:p w14:paraId="066C3BA8" w14:textId="77777777" w:rsidR="00161E4B" w:rsidRPr="00081AF8" w:rsidRDefault="00161E4B" w:rsidP="00081AF8">
            <w:pPr>
              <w:spacing w:line="360" w:lineRule="auto"/>
              <w:jc w:val="both"/>
              <w:rPr>
                <w:ins w:id="871" w:author="admin" w:date="2022-12-12T09:28:00Z"/>
                <w:rFonts w:ascii="Times New Roman" w:eastAsia="Calibri" w:hAnsi="Times New Roman" w:cs="Times New Roman"/>
                <w:sz w:val="28"/>
                <w:szCs w:val="28"/>
                <w:lang w:val="vi-VN" w:eastAsia="vi-VN"/>
              </w:rPr>
            </w:pPr>
            <w:ins w:id="872" w:author="admin" w:date="2022-12-12T09:28:00Z">
              <w:r w:rsidRPr="00081AF8">
                <w:rPr>
                  <w:rFonts w:ascii="Times New Roman" w:eastAsia="Calibri" w:hAnsi="Times New Roman" w:cs="Times New Roman"/>
                  <w:sz w:val="28"/>
                  <w:szCs w:val="28"/>
                  <w:lang w:val="vi-VN" w:eastAsia="vi-VN"/>
                </w:rPr>
                <w:t>Thuộc tính</w:t>
              </w:r>
            </w:ins>
          </w:p>
        </w:tc>
        <w:tc>
          <w:tcPr>
            <w:tcW w:w="1585" w:type="dxa"/>
          </w:tcPr>
          <w:p w14:paraId="01395847" w14:textId="77777777" w:rsidR="00161E4B" w:rsidRPr="00081AF8" w:rsidRDefault="00161E4B" w:rsidP="00081AF8">
            <w:pPr>
              <w:spacing w:line="360" w:lineRule="auto"/>
              <w:jc w:val="both"/>
              <w:rPr>
                <w:ins w:id="873" w:author="admin" w:date="2022-12-12T09:28:00Z"/>
                <w:rFonts w:ascii="Times New Roman" w:eastAsia="Calibri" w:hAnsi="Times New Roman" w:cs="Times New Roman"/>
                <w:sz w:val="28"/>
                <w:szCs w:val="28"/>
                <w:lang w:val="vi-VN" w:eastAsia="vi-VN"/>
              </w:rPr>
            </w:pPr>
            <w:ins w:id="874" w:author="admin" w:date="2022-12-12T09:28:00Z">
              <w:r w:rsidRPr="00081AF8">
                <w:rPr>
                  <w:rFonts w:ascii="Times New Roman" w:eastAsia="Calibri" w:hAnsi="Times New Roman" w:cs="Times New Roman"/>
                  <w:sz w:val="28"/>
                  <w:szCs w:val="28"/>
                  <w:lang w:val="vi-VN" w:eastAsia="vi-VN"/>
                </w:rPr>
                <w:t>Kiểu dữ liệu</w:t>
              </w:r>
            </w:ins>
          </w:p>
        </w:tc>
        <w:tc>
          <w:tcPr>
            <w:tcW w:w="990" w:type="dxa"/>
          </w:tcPr>
          <w:p w14:paraId="0FFC50C5" w14:textId="77777777" w:rsidR="00161E4B" w:rsidRPr="00081AF8" w:rsidRDefault="00161E4B" w:rsidP="00081AF8">
            <w:pPr>
              <w:spacing w:line="360" w:lineRule="auto"/>
              <w:jc w:val="both"/>
              <w:rPr>
                <w:ins w:id="875" w:author="admin" w:date="2022-12-12T09:28:00Z"/>
                <w:rFonts w:ascii="Times New Roman" w:eastAsia="Calibri" w:hAnsi="Times New Roman" w:cs="Times New Roman"/>
                <w:sz w:val="28"/>
                <w:szCs w:val="28"/>
                <w:lang w:eastAsia="vi-VN"/>
              </w:rPr>
            </w:pPr>
            <w:ins w:id="876" w:author="admin" w:date="2022-12-12T09:28:00Z">
              <w:r w:rsidRPr="00081AF8">
                <w:rPr>
                  <w:rFonts w:ascii="Times New Roman" w:eastAsia="Calibri" w:hAnsi="Times New Roman" w:cs="Times New Roman"/>
                  <w:sz w:val="28"/>
                  <w:szCs w:val="28"/>
                  <w:lang w:eastAsia="vi-VN"/>
                </w:rPr>
                <w:t>Null</w:t>
              </w:r>
            </w:ins>
          </w:p>
        </w:tc>
        <w:tc>
          <w:tcPr>
            <w:tcW w:w="1344" w:type="dxa"/>
          </w:tcPr>
          <w:p w14:paraId="5DB35927" w14:textId="77777777" w:rsidR="00161E4B" w:rsidRPr="00081AF8" w:rsidRDefault="00161E4B" w:rsidP="00081AF8">
            <w:pPr>
              <w:spacing w:line="360" w:lineRule="auto"/>
              <w:jc w:val="both"/>
              <w:rPr>
                <w:ins w:id="877" w:author="admin" w:date="2022-12-12T09:28:00Z"/>
                <w:rFonts w:ascii="Times New Roman" w:eastAsia="Calibri" w:hAnsi="Times New Roman" w:cs="Times New Roman"/>
                <w:sz w:val="28"/>
                <w:szCs w:val="28"/>
                <w:lang w:val="vi-VN" w:eastAsia="vi-VN"/>
              </w:rPr>
            </w:pPr>
            <w:ins w:id="878" w:author="admin" w:date="2022-12-12T09:28:00Z">
              <w:r w:rsidRPr="00081AF8">
                <w:rPr>
                  <w:rFonts w:ascii="Times New Roman" w:eastAsia="Calibri" w:hAnsi="Times New Roman" w:cs="Times New Roman"/>
                  <w:sz w:val="28"/>
                  <w:szCs w:val="28"/>
                  <w:lang w:val="vi-VN" w:eastAsia="vi-VN"/>
                </w:rPr>
                <w:t>Rằng buộc</w:t>
              </w:r>
            </w:ins>
          </w:p>
        </w:tc>
        <w:tc>
          <w:tcPr>
            <w:tcW w:w="1917" w:type="dxa"/>
          </w:tcPr>
          <w:p w14:paraId="44700C5D" w14:textId="77777777" w:rsidR="00161E4B" w:rsidRPr="00081AF8" w:rsidRDefault="00161E4B" w:rsidP="00081AF8">
            <w:pPr>
              <w:spacing w:line="360" w:lineRule="auto"/>
              <w:jc w:val="both"/>
              <w:rPr>
                <w:ins w:id="879" w:author="admin" w:date="2022-12-12T09:28:00Z"/>
                <w:rFonts w:ascii="Times New Roman" w:eastAsia="Calibri" w:hAnsi="Times New Roman" w:cs="Times New Roman"/>
                <w:sz w:val="28"/>
                <w:szCs w:val="28"/>
                <w:lang w:val="vi-VN" w:eastAsia="vi-VN"/>
              </w:rPr>
            </w:pPr>
            <w:ins w:id="880" w:author="admin" w:date="2022-12-12T09:28:00Z">
              <w:r w:rsidRPr="00081AF8">
                <w:rPr>
                  <w:rFonts w:ascii="Times New Roman" w:eastAsia="Calibri" w:hAnsi="Times New Roman" w:cs="Times New Roman"/>
                  <w:sz w:val="28"/>
                  <w:szCs w:val="28"/>
                  <w:lang w:val="vi-VN" w:eastAsia="vi-VN"/>
                </w:rPr>
                <w:t>Diễn giải</w:t>
              </w:r>
            </w:ins>
          </w:p>
        </w:tc>
      </w:tr>
      <w:tr w:rsidR="00161E4B" w:rsidRPr="00081AF8" w14:paraId="62E131E4" w14:textId="77777777" w:rsidTr="00E305A5">
        <w:trPr>
          <w:jc w:val="center"/>
          <w:ins w:id="881" w:author="admin" w:date="2022-12-12T09:28:00Z"/>
        </w:trPr>
        <w:tc>
          <w:tcPr>
            <w:tcW w:w="736" w:type="dxa"/>
          </w:tcPr>
          <w:p w14:paraId="58208A90" w14:textId="77777777" w:rsidR="00161E4B" w:rsidRPr="00081AF8" w:rsidRDefault="00161E4B" w:rsidP="00081AF8">
            <w:pPr>
              <w:spacing w:line="360" w:lineRule="auto"/>
              <w:jc w:val="both"/>
              <w:rPr>
                <w:ins w:id="882" w:author="admin" w:date="2022-12-12T09:28:00Z"/>
                <w:rFonts w:ascii="Times New Roman" w:eastAsia="Calibri" w:hAnsi="Times New Roman" w:cs="Times New Roman"/>
                <w:sz w:val="28"/>
                <w:szCs w:val="28"/>
                <w:lang w:val="vi-VN" w:eastAsia="vi-VN"/>
              </w:rPr>
            </w:pPr>
            <w:ins w:id="883" w:author="admin" w:date="2022-12-12T09:28:00Z">
              <w:r w:rsidRPr="00081AF8">
                <w:rPr>
                  <w:rFonts w:ascii="Times New Roman" w:eastAsia="Calibri" w:hAnsi="Times New Roman" w:cs="Times New Roman"/>
                  <w:sz w:val="28"/>
                  <w:szCs w:val="28"/>
                  <w:lang w:val="vi-VN" w:eastAsia="vi-VN"/>
                </w:rPr>
                <w:t>1</w:t>
              </w:r>
            </w:ins>
          </w:p>
        </w:tc>
        <w:tc>
          <w:tcPr>
            <w:tcW w:w="2285" w:type="dxa"/>
          </w:tcPr>
          <w:p w14:paraId="73708A14" w14:textId="77777777" w:rsidR="00161E4B" w:rsidRPr="00081AF8" w:rsidRDefault="00161E4B" w:rsidP="00081AF8">
            <w:pPr>
              <w:spacing w:line="360" w:lineRule="auto"/>
              <w:jc w:val="both"/>
              <w:rPr>
                <w:ins w:id="884" w:author="admin" w:date="2022-12-12T09:28:00Z"/>
                <w:rFonts w:ascii="Times New Roman" w:eastAsia="Calibri" w:hAnsi="Times New Roman" w:cs="Times New Roman"/>
                <w:sz w:val="28"/>
                <w:szCs w:val="28"/>
                <w:lang w:eastAsia="vi-VN"/>
              </w:rPr>
            </w:pPr>
            <w:ins w:id="885" w:author="admin" w:date="2022-12-12T09:28:00Z">
              <w:r w:rsidRPr="00081AF8">
                <w:rPr>
                  <w:rFonts w:ascii="Times New Roman" w:eastAsia="Calibri" w:hAnsi="Times New Roman" w:cs="Times New Roman"/>
                  <w:sz w:val="28"/>
                  <w:szCs w:val="28"/>
                  <w:lang w:eastAsia="vi-VN"/>
                </w:rPr>
                <w:t>UserID</w:t>
              </w:r>
            </w:ins>
          </w:p>
        </w:tc>
        <w:tc>
          <w:tcPr>
            <w:tcW w:w="1585" w:type="dxa"/>
          </w:tcPr>
          <w:p w14:paraId="3F6E2451" w14:textId="77777777" w:rsidR="00161E4B" w:rsidRPr="00081AF8" w:rsidRDefault="00161E4B" w:rsidP="00081AF8">
            <w:pPr>
              <w:spacing w:line="360" w:lineRule="auto"/>
              <w:jc w:val="both"/>
              <w:rPr>
                <w:ins w:id="886" w:author="admin" w:date="2022-12-12T09:28:00Z"/>
                <w:rFonts w:ascii="Times New Roman" w:eastAsia="Calibri" w:hAnsi="Times New Roman" w:cs="Times New Roman"/>
                <w:sz w:val="28"/>
                <w:szCs w:val="28"/>
                <w:lang w:val="vi-VN" w:eastAsia="vi-VN"/>
              </w:rPr>
            </w:pPr>
            <w:ins w:id="887" w:author="admin" w:date="2022-12-12T09:28:00Z">
              <w:r w:rsidRPr="00081AF8">
                <w:rPr>
                  <w:rFonts w:ascii="Times New Roman" w:eastAsia="Calibri" w:hAnsi="Times New Roman" w:cs="Times New Roman"/>
                  <w:sz w:val="28"/>
                  <w:szCs w:val="28"/>
                  <w:lang w:eastAsia="vi-VN"/>
                </w:rPr>
                <w:t>I</w:t>
              </w:r>
              <w:r w:rsidRPr="00081AF8">
                <w:rPr>
                  <w:rFonts w:ascii="Times New Roman" w:eastAsia="Calibri" w:hAnsi="Times New Roman" w:cs="Times New Roman"/>
                  <w:sz w:val="28"/>
                  <w:szCs w:val="28"/>
                  <w:lang w:val="vi-VN" w:eastAsia="vi-VN"/>
                </w:rPr>
                <w:t>nt</w:t>
              </w:r>
            </w:ins>
          </w:p>
        </w:tc>
        <w:tc>
          <w:tcPr>
            <w:tcW w:w="990" w:type="dxa"/>
          </w:tcPr>
          <w:p w14:paraId="7F74056C" w14:textId="77777777" w:rsidR="00161E4B" w:rsidRPr="00081AF8" w:rsidRDefault="00161E4B" w:rsidP="00081AF8">
            <w:pPr>
              <w:spacing w:line="360" w:lineRule="auto"/>
              <w:jc w:val="both"/>
              <w:rPr>
                <w:ins w:id="888" w:author="admin" w:date="2022-12-12T09:28:00Z"/>
                <w:rFonts w:ascii="Times New Roman" w:eastAsia="Calibri" w:hAnsi="Times New Roman" w:cs="Times New Roman"/>
                <w:sz w:val="28"/>
                <w:szCs w:val="28"/>
                <w:lang w:val="vi-VN" w:eastAsia="vi-VN"/>
              </w:rPr>
            </w:pPr>
          </w:p>
        </w:tc>
        <w:tc>
          <w:tcPr>
            <w:tcW w:w="1344" w:type="dxa"/>
          </w:tcPr>
          <w:p w14:paraId="210103D0" w14:textId="77777777" w:rsidR="00161E4B" w:rsidRPr="00081AF8" w:rsidRDefault="00161E4B" w:rsidP="00081AF8">
            <w:pPr>
              <w:spacing w:line="360" w:lineRule="auto"/>
              <w:jc w:val="both"/>
              <w:rPr>
                <w:ins w:id="889" w:author="admin" w:date="2022-12-12T09:28:00Z"/>
                <w:rFonts w:ascii="Times New Roman" w:eastAsia="Calibri" w:hAnsi="Times New Roman" w:cs="Times New Roman"/>
                <w:sz w:val="28"/>
                <w:szCs w:val="28"/>
                <w:lang w:val="vi-VN" w:eastAsia="vi-VN"/>
              </w:rPr>
            </w:pPr>
            <w:ins w:id="890" w:author="admin" w:date="2022-12-12T09:28:00Z">
              <w:r w:rsidRPr="00081AF8">
                <w:rPr>
                  <w:rFonts w:ascii="Times New Roman" w:eastAsia="Calibri" w:hAnsi="Times New Roman" w:cs="Times New Roman"/>
                  <w:sz w:val="28"/>
                  <w:szCs w:val="28"/>
                  <w:lang w:val="vi-VN" w:eastAsia="vi-VN"/>
                </w:rPr>
                <w:t>Khóa chính</w:t>
              </w:r>
            </w:ins>
          </w:p>
        </w:tc>
        <w:tc>
          <w:tcPr>
            <w:tcW w:w="1917" w:type="dxa"/>
          </w:tcPr>
          <w:p w14:paraId="3EFBF48A" w14:textId="77777777" w:rsidR="00161E4B" w:rsidRPr="00081AF8" w:rsidRDefault="00161E4B" w:rsidP="00081AF8">
            <w:pPr>
              <w:spacing w:line="360" w:lineRule="auto"/>
              <w:rPr>
                <w:ins w:id="891" w:author="admin" w:date="2022-12-12T09:28:00Z"/>
                <w:rFonts w:ascii="Times New Roman" w:eastAsia="Calibri" w:hAnsi="Times New Roman" w:cs="Times New Roman"/>
                <w:sz w:val="28"/>
                <w:szCs w:val="28"/>
                <w:lang w:eastAsia="vi-VN"/>
              </w:rPr>
            </w:pPr>
            <w:ins w:id="892" w:author="admin" w:date="2022-12-12T09:28:00Z">
              <w:r w:rsidRPr="00081AF8">
                <w:rPr>
                  <w:rFonts w:ascii="Times New Roman" w:eastAsia="Calibri" w:hAnsi="Times New Roman" w:cs="Times New Roman"/>
                  <w:sz w:val="28"/>
                  <w:szCs w:val="28"/>
                  <w:lang w:eastAsia="vi-VN"/>
                </w:rPr>
                <w:t>Mã quản trị viên</w:t>
              </w:r>
            </w:ins>
          </w:p>
        </w:tc>
      </w:tr>
      <w:tr w:rsidR="00161E4B" w:rsidRPr="00081AF8" w14:paraId="7A50FCC1" w14:textId="77777777" w:rsidTr="00E305A5">
        <w:trPr>
          <w:jc w:val="center"/>
          <w:ins w:id="893" w:author="admin" w:date="2022-12-12T09:28:00Z"/>
        </w:trPr>
        <w:tc>
          <w:tcPr>
            <w:tcW w:w="736" w:type="dxa"/>
          </w:tcPr>
          <w:p w14:paraId="7443D6E9" w14:textId="77777777" w:rsidR="00161E4B" w:rsidRPr="00081AF8" w:rsidRDefault="00161E4B" w:rsidP="00081AF8">
            <w:pPr>
              <w:spacing w:line="360" w:lineRule="auto"/>
              <w:jc w:val="both"/>
              <w:rPr>
                <w:ins w:id="894" w:author="admin" w:date="2022-12-12T09:28:00Z"/>
                <w:rFonts w:ascii="Times New Roman" w:eastAsia="Calibri" w:hAnsi="Times New Roman" w:cs="Times New Roman"/>
                <w:sz w:val="28"/>
                <w:szCs w:val="28"/>
                <w:lang w:val="vi-VN" w:eastAsia="vi-VN"/>
              </w:rPr>
            </w:pPr>
            <w:ins w:id="895" w:author="admin" w:date="2022-12-12T09:28:00Z">
              <w:r w:rsidRPr="00081AF8">
                <w:rPr>
                  <w:rFonts w:ascii="Times New Roman" w:eastAsia="Calibri" w:hAnsi="Times New Roman" w:cs="Times New Roman"/>
                  <w:sz w:val="28"/>
                  <w:szCs w:val="28"/>
                  <w:lang w:val="vi-VN" w:eastAsia="vi-VN"/>
                </w:rPr>
                <w:t>2</w:t>
              </w:r>
            </w:ins>
          </w:p>
        </w:tc>
        <w:tc>
          <w:tcPr>
            <w:tcW w:w="2285" w:type="dxa"/>
          </w:tcPr>
          <w:p w14:paraId="699895BD" w14:textId="77777777" w:rsidR="00161E4B" w:rsidRPr="00081AF8" w:rsidRDefault="00161E4B" w:rsidP="00081AF8">
            <w:pPr>
              <w:spacing w:line="360" w:lineRule="auto"/>
              <w:jc w:val="both"/>
              <w:rPr>
                <w:ins w:id="896" w:author="admin" w:date="2022-12-12T09:28:00Z"/>
                <w:rFonts w:ascii="Times New Roman" w:eastAsia="Calibri" w:hAnsi="Times New Roman" w:cs="Times New Roman"/>
                <w:sz w:val="28"/>
                <w:szCs w:val="28"/>
                <w:lang w:eastAsia="vi-VN"/>
              </w:rPr>
            </w:pPr>
            <w:ins w:id="897" w:author="admin" w:date="2022-12-12T09:28:00Z">
              <w:r w:rsidRPr="00081AF8">
                <w:rPr>
                  <w:rFonts w:ascii="Times New Roman" w:eastAsia="Calibri" w:hAnsi="Times New Roman" w:cs="Times New Roman"/>
                  <w:sz w:val="28"/>
                  <w:szCs w:val="28"/>
                  <w:lang w:val="fr-FR" w:eastAsia="vi-VN"/>
                </w:rPr>
                <w:t>UserName</w:t>
              </w:r>
            </w:ins>
          </w:p>
        </w:tc>
        <w:tc>
          <w:tcPr>
            <w:tcW w:w="1585" w:type="dxa"/>
          </w:tcPr>
          <w:p w14:paraId="1DB55F7C" w14:textId="77777777" w:rsidR="00161E4B" w:rsidRPr="00081AF8" w:rsidRDefault="00161E4B" w:rsidP="00081AF8">
            <w:pPr>
              <w:spacing w:line="360" w:lineRule="auto"/>
              <w:jc w:val="both"/>
              <w:rPr>
                <w:ins w:id="898" w:author="admin" w:date="2022-12-12T09:28:00Z"/>
                <w:rFonts w:ascii="Times New Roman" w:eastAsia="Calibri" w:hAnsi="Times New Roman" w:cs="Times New Roman"/>
                <w:sz w:val="28"/>
                <w:szCs w:val="28"/>
                <w:lang w:val="vi-VN" w:eastAsia="vi-VN"/>
              </w:rPr>
            </w:pPr>
            <w:ins w:id="899" w:author="admin" w:date="2022-12-12T09:28:00Z">
              <w:r w:rsidRPr="00081AF8">
                <w:rPr>
                  <w:rFonts w:ascii="Times New Roman" w:eastAsia="Calibri" w:hAnsi="Times New Roman" w:cs="Times New Roman"/>
                  <w:sz w:val="28"/>
                  <w:szCs w:val="28"/>
                  <w:lang w:eastAsia="vi-VN"/>
                </w:rPr>
                <w:t>Varchar(50)</w:t>
              </w:r>
            </w:ins>
          </w:p>
        </w:tc>
        <w:tc>
          <w:tcPr>
            <w:tcW w:w="990" w:type="dxa"/>
          </w:tcPr>
          <w:p w14:paraId="521CDA22" w14:textId="77777777" w:rsidR="00161E4B" w:rsidRPr="00081AF8" w:rsidRDefault="00161E4B" w:rsidP="00081AF8">
            <w:pPr>
              <w:spacing w:line="360" w:lineRule="auto"/>
              <w:jc w:val="both"/>
              <w:rPr>
                <w:ins w:id="900" w:author="admin" w:date="2022-12-12T09:28:00Z"/>
                <w:rFonts w:ascii="Times New Roman" w:eastAsia="Calibri" w:hAnsi="Times New Roman" w:cs="Times New Roman"/>
                <w:sz w:val="28"/>
                <w:szCs w:val="28"/>
                <w:lang w:eastAsia="vi-VN"/>
              </w:rPr>
            </w:pPr>
            <w:ins w:id="901" w:author="admin" w:date="2022-12-12T09:28:00Z">
              <w:r w:rsidRPr="00081AF8">
                <w:rPr>
                  <w:rFonts w:ascii="Times New Roman" w:eastAsia="Calibri" w:hAnsi="Times New Roman" w:cs="Times New Roman"/>
                  <w:sz w:val="28"/>
                  <w:szCs w:val="28"/>
                  <w:lang w:eastAsia="vi-VN"/>
                </w:rPr>
                <w:t>x</w:t>
              </w:r>
            </w:ins>
          </w:p>
        </w:tc>
        <w:tc>
          <w:tcPr>
            <w:tcW w:w="1344" w:type="dxa"/>
          </w:tcPr>
          <w:p w14:paraId="37E92C22" w14:textId="77777777" w:rsidR="00161E4B" w:rsidRPr="00081AF8" w:rsidRDefault="00161E4B" w:rsidP="00081AF8">
            <w:pPr>
              <w:spacing w:line="360" w:lineRule="auto"/>
              <w:jc w:val="both"/>
              <w:rPr>
                <w:ins w:id="902" w:author="admin" w:date="2022-12-12T09:28:00Z"/>
                <w:rFonts w:ascii="Times New Roman" w:eastAsia="Calibri" w:hAnsi="Times New Roman" w:cs="Times New Roman"/>
                <w:sz w:val="28"/>
                <w:szCs w:val="28"/>
                <w:lang w:eastAsia="vi-VN"/>
              </w:rPr>
            </w:pPr>
          </w:p>
        </w:tc>
        <w:tc>
          <w:tcPr>
            <w:tcW w:w="1917" w:type="dxa"/>
          </w:tcPr>
          <w:p w14:paraId="074EEFC5" w14:textId="77777777" w:rsidR="00161E4B" w:rsidRPr="00081AF8" w:rsidRDefault="00161E4B" w:rsidP="00081AF8">
            <w:pPr>
              <w:spacing w:line="360" w:lineRule="auto"/>
              <w:jc w:val="both"/>
              <w:rPr>
                <w:ins w:id="903" w:author="admin" w:date="2022-12-12T09:28:00Z"/>
                <w:rFonts w:ascii="Times New Roman" w:eastAsia="Calibri" w:hAnsi="Times New Roman" w:cs="Times New Roman"/>
                <w:sz w:val="28"/>
                <w:szCs w:val="28"/>
                <w:lang w:eastAsia="vi-VN"/>
              </w:rPr>
            </w:pPr>
            <w:ins w:id="904" w:author="admin" w:date="2022-12-12T09:28:00Z">
              <w:r w:rsidRPr="00081AF8">
                <w:rPr>
                  <w:rFonts w:ascii="Times New Roman" w:eastAsia="Calibri" w:hAnsi="Times New Roman" w:cs="Times New Roman"/>
                  <w:sz w:val="28"/>
                  <w:szCs w:val="28"/>
                  <w:lang w:eastAsia="vi-VN"/>
                </w:rPr>
                <w:t>Họ tên</w:t>
              </w:r>
            </w:ins>
          </w:p>
        </w:tc>
      </w:tr>
      <w:tr w:rsidR="00161E4B" w:rsidRPr="00081AF8" w14:paraId="6E1C48E1" w14:textId="77777777" w:rsidTr="00E305A5">
        <w:trPr>
          <w:jc w:val="center"/>
          <w:ins w:id="905" w:author="admin" w:date="2022-12-12T09:28:00Z"/>
        </w:trPr>
        <w:tc>
          <w:tcPr>
            <w:tcW w:w="736" w:type="dxa"/>
          </w:tcPr>
          <w:p w14:paraId="0FFD6E0E" w14:textId="77777777" w:rsidR="00161E4B" w:rsidRPr="00081AF8" w:rsidRDefault="00161E4B" w:rsidP="00081AF8">
            <w:pPr>
              <w:spacing w:line="360" w:lineRule="auto"/>
              <w:jc w:val="both"/>
              <w:rPr>
                <w:ins w:id="906" w:author="admin" w:date="2022-12-12T09:28:00Z"/>
                <w:rFonts w:ascii="Times New Roman" w:eastAsia="Calibri" w:hAnsi="Times New Roman" w:cs="Times New Roman"/>
                <w:sz w:val="28"/>
                <w:szCs w:val="28"/>
                <w:lang w:eastAsia="vi-VN"/>
              </w:rPr>
            </w:pPr>
            <w:ins w:id="907" w:author="admin" w:date="2022-12-12T09:28:00Z">
              <w:r w:rsidRPr="00081AF8">
                <w:rPr>
                  <w:rFonts w:ascii="Times New Roman" w:eastAsia="Calibri" w:hAnsi="Times New Roman" w:cs="Times New Roman"/>
                  <w:sz w:val="28"/>
                  <w:szCs w:val="28"/>
                  <w:lang w:eastAsia="vi-VN"/>
                </w:rPr>
                <w:t>3</w:t>
              </w:r>
            </w:ins>
          </w:p>
        </w:tc>
        <w:tc>
          <w:tcPr>
            <w:tcW w:w="2285" w:type="dxa"/>
          </w:tcPr>
          <w:p w14:paraId="0873BEF8" w14:textId="77777777" w:rsidR="00161E4B" w:rsidRPr="00081AF8" w:rsidRDefault="00161E4B" w:rsidP="00081AF8">
            <w:pPr>
              <w:spacing w:line="360" w:lineRule="auto"/>
              <w:jc w:val="both"/>
              <w:rPr>
                <w:ins w:id="908" w:author="admin" w:date="2022-12-12T09:28:00Z"/>
                <w:rFonts w:ascii="Times New Roman" w:eastAsia="Calibri" w:hAnsi="Times New Roman" w:cs="Times New Roman"/>
                <w:sz w:val="28"/>
                <w:szCs w:val="28"/>
                <w:lang w:eastAsia="vi-VN"/>
              </w:rPr>
            </w:pPr>
            <w:ins w:id="909" w:author="admin" w:date="2022-12-12T09:28:00Z">
              <w:r w:rsidRPr="00081AF8">
                <w:rPr>
                  <w:rFonts w:ascii="Times New Roman" w:eastAsia="Calibri" w:hAnsi="Times New Roman" w:cs="Times New Roman"/>
                  <w:sz w:val="28"/>
                  <w:szCs w:val="28"/>
                  <w:lang w:eastAsia="vi-VN"/>
                </w:rPr>
                <w:t>Email</w:t>
              </w:r>
            </w:ins>
          </w:p>
        </w:tc>
        <w:tc>
          <w:tcPr>
            <w:tcW w:w="1585" w:type="dxa"/>
          </w:tcPr>
          <w:p w14:paraId="5B71E631" w14:textId="77777777" w:rsidR="00161E4B" w:rsidRPr="00081AF8" w:rsidRDefault="00161E4B" w:rsidP="00081AF8">
            <w:pPr>
              <w:spacing w:line="360" w:lineRule="auto"/>
              <w:jc w:val="both"/>
              <w:rPr>
                <w:ins w:id="910" w:author="admin" w:date="2022-12-12T09:28:00Z"/>
                <w:rFonts w:ascii="Times New Roman" w:eastAsia="Calibri" w:hAnsi="Times New Roman" w:cs="Times New Roman"/>
                <w:sz w:val="28"/>
                <w:szCs w:val="28"/>
                <w:lang w:eastAsia="vi-VN"/>
              </w:rPr>
            </w:pPr>
            <w:ins w:id="911" w:author="admin" w:date="2022-12-12T09:28:00Z">
              <w:r w:rsidRPr="00081AF8">
                <w:rPr>
                  <w:rFonts w:ascii="Times New Roman" w:eastAsia="Calibri" w:hAnsi="Times New Roman" w:cs="Times New Roman"/>
                  <w:sz w:val="28"/>
                  <w:szCs w:val="28"/>
                  <w:lang w:eastAsia="vi-VN"/>
                </w:rPr>
                <w:t>Varchar(50)</w:t>
              </w:r>
            </w:ins>
          </w:p>
        </w:tc>
        <w:tc>
          <w:tcPr>
            <w:tcW w:w="990" w:type="dxa"/>
          </w:tcPr>
          <w:p w14:paraId="3B98C52F" w14:textId="77777777" w:rsidR="00161E4B" w:rsidRPr="00081AF8" w:rsidRDefault="00161E4B" w:rsidP="00081AF8">
            <w:pPr>
              <w:spacing w:line="360" w:lineRule="auto"/>
              <w:jc w:val="both"/>
              <w:rPr>
                <w:ins w:id="912" w:author="admin" w:date="2022-12-12T09:28:00Z"/>
                <w:rFonts w:ascii="Times New Roman" w:eastAsia="Calibri" w:hAnsi="Times New Roman" w:cs="Times New Roman"/>
                <w:sz w:val="28"/>
                <w:szCs w:val="28"/>
                <w:lang w:eastAsia="vi-VN"/>
              </w:rPr>
            </w:pPr>
            <w:ins w:id="913" w:author="admin" w:date="2022-12-12T09:28:00Z">
              <w:r w:rsidRPr="00081AF8">
                <w:rPr>
                  <w:rFonts w:ascii="Times New Roman" w:eastAsia="Calibri" w:hAnsi="Times New Roman" w:cs="Times New Roman"/>
                  <w:sz w:val="28"/>
                  <w:szCs w:val="28"/>
                  <w:lang w:eastAsia="vi-VN"/>
                </w:rPr>
                <w:t>x</w:t>
              </w:r>
            </w:ins>
          </w:p>
        </w:tc>
        <w:tc>
          <w:tcPr>
            <w:tcW w:w="1344" w:type="dxa"/>
          </w:tcPr>
          <w:p w14:paraId="6ED17EAD" w14:textId="77777777" w:rsidR="00161E4B" w:rsidRPr="00081AF8" w:rsidRDefault="00161E4B" w:rsidP="00081AF8">
            <w:pPr>
              <w:spacing w:line="360" w:lineRule="auto"/>
              <w:jc w:val="both"/>
              <w:rPr>
                <w:ins w:id="914" w:author="admin" w:date="2022-12-12T09:28:00Z"/>
                <w:rFonts w:ascii="Times New Roman" w:eastAsia="Calibri" w:hAnsi="Times New Roman" w:cs="Times New Roman"/>
                <w:sz w:val="28"/>
                <w:szCs w:val="28"/>
                <w:lang w:val="vi-VN" w:eastAsia="vi-VN"/>
              </w:rPr>
            </w:pPr>
          </w:p>
        </w:tc>
        <w:tc>
          <w:tcPr>
            <w:tcW w:w="1917" w:type="dxa"/>
          </w:tcPr>
          <w:p w14:paraId="75F5B48C" w14:textId="77777777" w:rsidR="00161E4B" w:rsidRPr="00081AF8" w:rsidRDefault="00161E4B" w:rsidP="00081AF8">
            <w:pPr>
              <w:spacing w:line="360" w:lineRule="auto"/>
              <w:jc w:val="both"/>
              <w:rPr>
                <w:ins w:id="915" w:author="admin" w:date="2022-12-12T09:28:00Z"/>
                <w:rFonts w:ascii="Times New Roman" w:eastAsia="Calibri" w:hAnsi="Times New Roman" w:cs="Times New Roman"/>
                <w:sz w:val="28"/>
                <w:szCs w:val="28"/>
                <w:lang w:eastAsia="vi-VN"/>
              </w:rPr>
            </w:pPr>
            <w:ins w:id="916" w:author="admin" w:date="2022-12-12T09:28:00Z">
              <w:r w:rsidRPr="00081AF8">
                <w:rPr>
                  <w:rFonts w:ascii="Times New Roman" w:eastAsia="Calibri" w:hAnsi="Times New Roman" w:cs="Times New Roman"/>
                  <w:sz w:val="28"/>
                  <w:szCs w:val="28"/>
                  <w:lang w:eastAsia="vi-VN"/>
                </w:rPr>
                <w:t>Email</w:t>
              </w:r>
            </w:ins>
          </w:p>
        </w:tc>
      </w:tr>
      <w:tr w:rsidR="00161E4B" w:rsidRPr="00081AF8" w14:paraId="3B8D9BF2" w14:textId="77777777" w:rsidTr="00E305A5">
        <w:trPr>
          <w:jc w:val="center"/>
          <w:ins w:id="917" w:author="admin" w:date="2022-12-12T09:28:00Z"/>
        </w:trPr>
        <w:tc>
          <w:tcPr>
            <w:tcW w:w="736" w:type="dxa"/>
          </w:tcPr>
          <w:p w14:paraId="4E24E0D7" w14:textId="77777777" w:rsidR="00161E4B" w:rsidRPr="00081AF8" w:rsidRDefault="00161E4B" w:rsidP="00081AF8">
            <w:pPr>
              <w:spacing w:line="360" w:lineRule="auto"/>
              <w:jc w:val="both"/>
              <w:rPr>
                <w:ins w:id="918" w:author="admin" w:date="2022-12-12T09:28:00Z"/>
                <w:rFonts w:ascii="Times New Roman" w:eastAsia="Calibri" w:hAnsi="Times New Roman" w:cs="Times New Roman"/>
                <w:sz w:val="28"/>
                <w:szCs w:val="28"/>
                <w:lang w:eastAsia="vi-VN"/>
              </w:rPr>
            </w:pPr>
            <w:ins w:id="919" w:author="admin" w:date="2022-12-12T09:28:00Z">
              <w:r w:rsidRPr="00081AF8">
                <w:rPr>
                  <w:rFonts w:ascii="Times New Roman" w:eastAsia="Calibri" w:hAnsi="Times New Roman" w:cs="Times New Roman"/>
                  <w:sz w:val="28"/>
                  <w:szCs w:val="28"/>
                  <w:lang w:eastAsia="vi-VN"/>
                </w:rPr>
                <w:t>4</w:t>
              </w:r>
            </w:ins>
          </w:p>
        </w:tc>
        <w:tc>
          <w:tcPr>
            <w:tcW w:w="2285" w:type="dxa"/>
          </w:tcPr>
          <w:p w14:paraId="77D270BE" w14:textId="77777777" w:rsidR="00161E4B" w:rsidRPr="00081AF8" w:rsidRDefault="00161E4B" w:rsidP="00081AF8">
            <w:pPr>
              <w:spacing w:line="360" w:lineRule="auto"/>
              <w:jc w:val="both"/>
              <w:rPr>
                <w:ins w:id="920" w:author="admin" w:date="2022-12-12T09:28:00Z"/>
                <w:rFonts w:ascii="Times New Roman" w:eastAsia="Calibri" w:hAnsi="Times New Roman" w:cs="Times New Roman"/>
                <w:sz w:val="28"/>
                <w:szCs w:val="28"/>
                <w:lang w:eastAsia="vi-VN"/>
              </w:rPr>
            </w:pPr>
            <w:ins w:id="921" w:author="admin" w:date="2022-12-12T09:28:00Z">
              <w:r w:rsidRPr="00081AF8">
                <w:rPr>
                  <w:rFonts w:ascii="Times New Roman" w:eastAsia="Calibri" w:hAnsi="Times New Roman" w:cs="Times New Roman"/>
                  <w:sz w:val="28"/>
                  <w:szCs w:val="28"/>
                  <w:lang w:eastAsia="vi-VN"/>
                </w:rPr>
                <w:t>Phone</w:t>
              </w:r>
            </w:ins>
          </w:p>
        </w:tc>
        <w:tc>
          <w:tcPr>
            <w:tcW w:w="1585" w:type="dxa"/>
          </w:tcPr>
          <w:p w14:paraId="5F3C24A7" w14:textId="77777777" w:rsidR="00161E4B" w:rsidRPr="00081AF8" w:rsidRDefault="00161E4B" w:rsidP="00081AF8">
            <w:pPr>
              <w:spacing w:line="360" w:lineRule="auto"/>
              <w:jc w:val="both"/>
              <w:rPr>
                <w:ins w:id="922" w:author="admin" w:date="2022-12-12T09:28:00Z"/>
                <w:rFonts w:ascii="Times New Roman" w:eastAsia="Calibri" w:hAnsi="Times New Roman" w:cs="Times New Roman"/>
                <w:sz w:val="28"/>
                <w:szCs w:val="28"/>
                <w:lang w:eastAsia="vi-VN"/>
              </w:rPr>
            </w:pPr>
            <w:ins w:id="923" w:author="admin" w:date="2022-12-12T09:28:00Z">
              <w:r w:rsidRPr="00081AF8">
                <w:rPr>
                  <w:rFonts w:ascii="Times New Roman" w:eastAsia="Calibri" w:hAnsi="Times New Roman" w:cs="Times New Roman"/>
                  <w:sz w:val="28"/>
                  <w:szCs w:val="28"/>
                  <w:lang w:eastAsia="vi-VN"/>
                </w:rPr>
                <w:t>Varchar(50)</w:t>
              </w:r>
            </w:ins>
          </w:p>
        </w:tc>
        <w:tc>
          <w:tcPr>
            <w:tcW w:w="990" w:type="dxa"/>
          </w:tcPr>
          <w:p w14:paraId="21570FC8" w14:textId="77777777" w:rsidR="00161E4B" w:rsidRPr="00081AF8" w:rsidRDefault="00161E4B" w:rsidP="00081AF8">
            <w:pPr>
              <w:spacing w:line="360" w:lineRule="auto"/>
              <w:jc w:val="both"/>
              <w:rPr>
                <w:ins w:id="924" w:author="admin" w:date="2022-12-12T09:28:00Z"/>
                <w:rFonts w:ascii="Times New Roman" w:eastAsia="Calibri" w:hAnsi="Times New Roman" w:cs="Times New Roman"/>
                <w:sz w:val="28"/>
                <w:szCs w:val="28"/>
                <w:lang w:eastAsia="vi-VN"/>
              </w:rPr>
            </w:pPr>
            <w:ins w:id="925" w:author="admin" w:date="2022-12-12T09:28:00Z">
              <w:r w:rsidRPr="00081AF8">
                <w:rPr>
                  <w:rFonts w:ascii="Times New Roman" w:eastAsia="Calibri" w:hAnsi="Times New Roman" w:cs="Times New Roman"/>
                  <w:sz w:val="28"/>
                  <w:szCs w:val="28"/>
                  <w:lang w:eastAsia="vi-VN"/>
                </w:rPr>
                <w:t>x</w:t>
              </w:r>
            </w:ins>
          </w:p>
        </w:tc>
        <w:tc>
          <w:tcPr>
            <w:tcW w:w="1344" w:type="dxa"/>
          </w:tcPr>
          <w:p w14:paraId="240541D3" w14:textId="77777777" w:rsidR="00161E4B" w:rsidRPr="00081AF8" w:rsidRDefault="00161E4B" w:rsidP="00081AF8">
            <w:pPr>
              <w:spacing w:line="360" w:lineRule="auto"/>
              <w:jc w:val="both"/>
              <w:rPr>
                <w:ins w:id="926" w:author="admin" w:date="2022-12-12T09:28:00Z"/>
                <w:rFonts w:ascii="Times New Roman" w:eastAsia="Calibri" w:hAnsi="Times New Roman" w:cs="Times New Roman"/>
                <w:sz w:val="28"/>
                <w:szCs w:val="28"/>
                <w:lang w:val="vi-VN" w:eastAsia="vi-VN"/>
              </w:rPr>
            </w:pPr>
          </w:p>
        </w:tc>
        <w:tc>
          <w:tcPr>
            <w:tcW w:w="1917" w:type="dxa"/>
          </w:tcPr>
          <w:p w14:paraId="78BB1124" w14:textId="77777777" w:rsidR="00161E4B" w:rsidRPr="00081AF8" w:rsidRDefault="00161E4B" w:rsidP="00081AF8">
            <w:pPr>
              <w:spacing w:line="360" w:lineRule="auto"/>
              <w:jc w:val="both"/>
              <w:rPr>
                <w:ins w:id="927" w:author="admin" w:date="2022-12-12T09:28:00Z"/>
                <w:rFonts w:ascii="Times New Roman" w:eastAsia="Calibri" w:hAnsi="Times New Roman" w:cs="Times New Roman"/>
                <w:sz w:val="28"/>
                <w:szCs w:val="28"/>
                <w:lang w:eastAsia="vi-VN"/>
              </w:rPr>
            </w:pPr>
            <w:ins w:id="928" w:author="admin" w:date="2022-12-12T09:28:00Z">
              <w:r w:rsidRPr="00081AF8">
                <w:rPr>
                  <w:rFonts w:ascii="Times New Roman" w:eastAsia="Calibri" w:hAnsi="Times New Roman" w:cs="Times New Roman"/>
                  <w:sz w:val="28"/>
                  <w:szCs w:val="28"/>
                  <w:lang w:eastAsia="vi-VN"/>
                </w:rPr>
                <w:t>Số điện thoại</w:t>
              </w:r>
            </w:ins>
          </w:p>
        </w:tc>
      </w:tr>
      <w:tr w:rsidR="00161E4B" w:rsidRPr="00081AF8" w14:paraId="6B978864" w14:textId="77777777" w:rsidTr="00E305A5">
        <w:trPr>
          <w:jc w:val="center"/>
          <w:ins w:id="929" w:author="admin" w:date="2022-12-12T09:28:00Z"/>
        </w:trPr>
        <w:tc>
          <w:tcPr>
            <w:tcW w:w="736" w:type="dxa"/>
          </w:tcPr>
          <w:p w14:paraId="42A47525" w14:textId="77777777" w:rsidR="00161E4B" w:rsidRPr="00081AF8" w:rsidRDefault="00161E4B" w:rsidP="00081AF8">
            <w:pPr>
              <w:spacing w:line="360" w:lineRule="auto"/>
              <w:jc w:val="both"/>
              <w:rPr>
                <w:ins w:id="930" w:author="admin" w:date="2022-12-12T09:28:00Z"/>
                <w:rFonts w:ascii="Times New Roman" w:eastAsia="Calibri" w:hAnsi="Times New Roman" w:cs="Times New Roman"/>
                <w:sz w:val="28"/>
                <w:szCs w:val="28"/>
                <w:lang w:eastAsia="vi-VN"/>
              </w:rPr>
            </w:pPr>
            <w:ins w:id="931" w:author="admin" w:date="2022-12-12T09:28:00Z">
              <w:r w:rsidRPr="00081AF8">
                <w:rPr>
                  <w:rFonts w:ascii="Times New Roman" w:eastAsia="Calibri" w:hAnsi="Times New Roman" w:cs="Times New Roman"/>
                  <w:sz w:val="28"/>
                  <w:szCs w:val="28"/>
                  <w:lang w:eastAsia="vi-VN"/>
                </w:rPr>
                <w:t>5</w:t>
              </w:r>
            </w:ins>
          </w:p>
        </w:tc>
        <w:tc>
          <w:tcPr>
            <w:tcW w:w="2285" w:type="dxa"/>
          </w:tcPr>
          <w:p w14:paraId="3A2EEB4D" w14:textId="77777777" w:rsidR="00161E4B" w:rsidRPr="00081AF8" w:rsidRDefault="00161E4B" w:rsidP="00081AF8">
            <w:pPr>
              <w:spacing w:line="360" w:lineRule="auto"/>
              <w:jc w:val="both"/>
              <w:rPr>
                <w:ins w:id="932" w:author="admin" w:date="2022-12-12T09:28:00Z"/>
                <w:rFonts w:ascii="Times New Roman" w:eastAsia="Calibri" w:hAnsi="Times New Roman" w:cs="Times New Roman"/>
                <w:sz w:val="28"/>
                <w:szCs w:val="28"/>
                <w:lang w:eastAsia="vi-VN"/>
              </w:rPr>
            </w:pPr>
            <w:ins w:id="933" w:author="admin" w:date="2022-12-12T09:28:00Z">
              <w:r w:rsidRPr="00081AF8">
                <w:rPr>
                  <w:rFonts w:ascii="Times New Roman" w:eastAsia="Calibri" w:hAnsi="Times New Roman" w:cs="Times New Roman"/>
                  <w:sz w:val="28"/>
                  <w:szCs w:val="28"/>
                  <w:lang w:eastAsia="vi-VN"/>
                </w:rPr>
                <w:t>Address</w:t>
              </w:r>
            </w:ins>
          </w:p>
        </w:tc>
        <w:tc>
          <w:tcPr>
            <w:tcW w:w="1585" w:type="dxa"/>
          </w:tcPr>
          <w:p w14:paraId="3505C12A" w14:textId="77777777" w:rsidR="00161E4B" w:rsidRPr="00081AF8" w:rsidRDefault="00161E4B" w:rsidP="00081AF8">
            <w:pPr>
              <w:spacing w:line="360" w:lineRule="auto"/>
              <w:jc w:val="both"/>
              <w:rPr>
                <w:ins w:id="934" w:author="admin" w:date="2022-12-12T09:28:00Z"/>
                <w:rFonts w:ascii="Times New Roman" w:eastAsia="Calibri" w:hAnsi="Times New Roman" w:cs="Times New Roman"/>
                <w:sz w:val="28"/>
                <w:szCs w:val="28"/>
                <w:lang w:eastAsia="vi-VN"/>
              </w:rPr>
            </w:pPr>
            <w:ins w:id="935" w:author="admin" w:date="2022-12-12T09:28:00Z">
              <w:r w:rsidRPr="00081AF8">
                <w:rPr>
                  <w:rFonts w:ascii="Times New Roman" w:eastAsia="Calibri" w:hAnsi="Times New Roman" w:cs="Times New Roman"/>
                  <w:sz w:val="28"/>
                  <w:szCs w:val="28"/>
                  <w:lang w:eastAsia="vi-VN"/>
                </w:rPr>
                <w:t>Varchar(50)</w:t>
              </w:r>
            </w:ins>
          </w:p>
        </w:tc>
        <w:tc>
          <w:tcPr>
            <w:tcW w:w="990" w:type="dxa"/>
          </w:tcPr>
          <w:p w14:paraId="38D03A15" w14:textId="77777777" w:rsidR="00161E4B" w:rsidRPr="00081AF8" w:rsidRDefault="00161E4B" w:rsidP="00081AF8">
            <w:pPr>
              <w:spacing w:line="360" w:lineRule="auto"/>
              <w:jc w:val="both"/>
              <w:rPr>
                <w:ins w:id="936" w:author="admin" w:date="2022-12-12T09:28:00Z"/>
                <w:rFonts w:ascii="Times New Roman" w:eastAsia="Calibri" w:hAnsi="Times New Roman" w:cs="Times New Roman"/>
                <w:sz w:val="28"/>
                <w:szCs w:val="28"/>
                <w:lang w:eastAsia="vi-VN"/>
              </w:rPr>
            </w:pPr>
            <w:ins w:id="937" w:author="admin" w:date="2022-12-12T09:28:00Z">
              <w:r w:rsidRPr="00081AF8">
                <w:rPr>
                  <w:rFonts w:ascii="Times New Roman" w:eastAsia="Calibri" w:hAnsi="Times New Roman" w:cs="Times New Roman"/>
                  <w:sz w:val="28"/>
                  <w:szCs w:val="28"/>
                  <w:lang w:eastAsia="vi-VN"/>
                </w:rPr>
                <w:t>x</w:t>
              </w:r>
            </w:ins>
          </w:p>
        </w:tc>
        <w:tc>
          <w:tcPr>
            <w:tcW w:w="1344" w:type="dxa"/>
          </w:tcPr>
          <w:p w14:paraId="2750F898" w14:textId="77777777" w:rsidR="00161E4B" w:rsidRPr="00081AF8" w:rsidRDefault="00161E4B" w:rsidP="00081AF8">
            <w:pPr>
              <w:spacing w:line="360" w:lineRule="auto"/>
              <w:jc w:val="both"/>
              <w:rPr>
                <w:ins w:id="938" w:author="admin" w:date="2022-12-12T09:28:00Z"/>
                <w:rFonts w:ascii="Times New Roman" w:eastAsia="Calibri" w:hAnsi="Times New Roman" w:cs="Times New Roman"/>
                <w:sz w:val="28"/>
                <w:szCs w:val="28"/>
                <w:lang w:val="vi-VN" w:eastAsia="vi-VN"/>
              </w:rPr>
            </w:pPr>
          </w:p>
        </w:tc>
        <w:tc>
          <w:tcPr>
            <w:tcW w:w="1917" w:type="dxa"/>
          </w:tcPr>
          <w:p w14:paraId="685DA533" w14:textId="77777777" w:rsidR="00161E4B" w:rsidRPr="00081AF8" w:rsidRDefault="00161E4B" w:rsidP="00081AF8">
            <w:pPr>
              <w:spacing w:line="360" w:lineRule="auto"/>
              <w:jc w:val="both"/>
              <w:rPr>
                <w:ins w:id="939" w:author="admin" w:date="2022-12-12T09:28:00Z"/>
                <w:rFonts w:ascii="Times New Roman" w:eastAsia="Calibri" w:hAnsi="Times New Roman" w:cs="Times New Roman"/>
                <w:sz w:val="28"/>
                <w:szCs w:val="28"/>
                <w:lang w:eastAsia="vi-VN"/>
              </w:rPr>
            </w:pPr>
            <w:ins w:id="940" w:author="admin" w:date="2022-12-12T09:28:00Z">
              <w:r w:rsidRPr="00081AF8">
                <w:rPr>
                  <w:rFonts w:ascii="Times New Roman" w:eastAsia="Calibri" w:hAnsi="Times New Roman" w:cs="Times New Roman"/>
                  <w:sz w:val="28"/>
                  <w:szCs w:val="28"/>
                  <w:lang w:eastAsia="vi-VN"/>
                </w:rPr>
                <w:t>Địa chỉ</w:t>
              </w:r>
            </w:ins>
          </w:p>
        </w:tc>
      </w:tr>
      <w:tr w:rsidR="00161E4B" w:rsidRPr="00081AF8" w14:paraId="142DEE70" w14:textId="77777777" w:rsidTr="00E305A5">
        <w:trPr>
          <w:jc w:val="center"/>
          <w:ins w:id="941" w:author="admin" w:date="2022-12-12T09:28:00Z"/>
        </w:trPr>
        <w:tc>
          <w:tcPr>
            <w:tcW w:w="736" w:type="dxa"/>
          </w:tcPr>
          <w:p w14:paraId="2F584FA0" w14:textId="77777777" w:rsidR="00161E4B" w:rsidRPr="00081AF8" w:rsidRDefault="00161E4B" w:rsidP="00081AF8">
            <w:pPr>
              <w:spacing w:line="360" w:lineRule="auto"/>
              <w:jc w:val="both"/>
              <w:rPr>
                <w:ins w:id="942" w:author="admin" w:date="2022-12-12T09:28:00Z"/>
                <w:rFonts w:ascii="Times New Roman" w:eastAsia="Calibri" w:hAnsi="Times New Roman" w:cs="Times New Roman"/>
                <w:sz w:val="28"/>
                <w:szCs w:val="28"/>
                <w:lang w:eastAsia="vi-VN"/>
              </w:rPr>
            </w:pPr>
            <w:ins w:id="943" w:author="admin" w:date="2022-12-12T09:28:00Z">
              <w:r w:rsidRPr="00081AF8">
                <w:rPr>
                  <w:rFonts w:ascii="Times New Roman" w:eastAsia="Calibri" w:hAnsi="Times New Roman" w:cs="Times New Roman"/>
                  <w:sz w:val="28"/>
                  <w:szCs w:val="28"/>
                  <w:lang w:eastAsia="vi-VN"/>
                </w:rPr>
                <w:t>6</w:t>
              </w:r>
            </w:ins>
          </w:p>
        </w:tc>
        <w:tc>
          <w:tcPr>
            <w:tcW w:w="2285" w:type="dxa"/>
          </w:tcPr>
          <w:p w14:paraId="69F38B28" w14:textId="77777777" w:rsidR="00161E4B" w:rsidRPr="00081AF8" w:rsidRDefault="00161E4B" w:rsidP="00081AF8">
            <w:pPr>
              <w:spacing w:line="360" w:lineRule="auto"/>
              <w:jc w:val="both"/>
              <w:rPr>
                <w:ins w:id="944" w:author="admin" w:date="2022-12-12T09:28:00Z"/>
                <w:rFonts w:ascii="Times New Roman" w:eastAsia="Calibri" w:hAnsi="Times New Roman" w:cs="Times New Roman"/>
                <w:sz w:val="28"/>
                <w:szCs w:val="28"/>
                <w:lang w:eastAsia="vi-VN"/>
              </w:rPr>
            </w:pPr>
            <w:ins w:id="945" w:author="admin" w:date="2022-12-12T09:28:00Z">
              <w:r w:rsidRPr="00081AF8">
                <w:rPr>
                  <w:rFonts w:ascii="Times New Roman" w:eastAsia="Calibri" w:hAnsi="Times New Roman" w:cs="Times New Roman"/>
                  <w:sz w:val="28"/>
                  <w:szCs w:val="28"/>
                  <w:lang w:eastAsia="vi-VN"/>
                </w:rPr>
                <w:t>DisplayName</w:t>
              </w:r>
            </w:ins>
          </w:p>
        </w:tc>
        <w:tc>
          <w:tcPr>
            <w:tcW w:w="1585" w:type="dxa"/>
          </w:tcPr>
          <w:p w14:paraId="3F2E7C29" w14:textId="77777777" w:rsidR="00161E4B" w:rsidRPr="00081AF8" w:rsidRDefault="00161E4B" w:rsidP="00081AF8">
            <w:pPr>
              <w:spacing w:line="360" w:lineRule="auto"/>
              <w:jc w:val="both"/>
              <w:rPr>
                <w:ins w:id="946" w:author="admin" w:date="2022-12-12T09:28:00Z"/>
                <w:rFonts w:ascii="Times New Roman" w:eastAsia="Calibri" w:hAnsi="Times New Roman" w:cs="Times New Roman"/>
                <w:sz w:val="28"/>
                <w:szCs w:val="28"/>
                <w:lang w:eastAsia="vi-VN"/>
              </w:rPr>
            </w:pPr>
            <w:ins w:id="947" w:author="admin" w:date="2022-12-12T09:28:00Z">
              <w:r w:rsidRPr="00081AF8">
                <w:rPr>
                  <w:rFonts w:ascii="Times New Roman" w:eastAsia="Calibri" w:hAnsi="Times New Roman" w:cs="Times New Roman"/>
                  <w:sz w:val="28"/>
                  <w:szCs w:val="28"/>
                  <w:lang w:eastAsia="vi-VN"/>
                </w:rPr>
                <w:t>Varchar(50)</w:t>
              </w:r>
            </w:ins>
          </w:p>
        </w:tc>
        <w:tc>
          <w:tcPr>
            <w:tcW w:w="990" w:type="dxa"/>
          </w:tcPr>
          <w:p w14:paraId="755E09AE" w14:textId="77777777" w:rsidR="00161E4B" w:rsidRPr="00081AF8" w:rsidRDefault="00161E4B" w:rsidP="00081AF8">
            <w:pPr>
              <w:spacing w:line="360" w:lineRule="auto"/>
              <w:jc w:val="both"/>
              <w:rPr>
                <w:ins w:id="948" w:author="admin" w:date="2022-12-12T09:28:00Z"/>
                <w:rFonts w:ascii="Times New Roman" w:eastAsia="Calibri" w:hAnsi="Times New Roman" w:cs="Times New Roman"/>
                <w:sz w:val="28"/>
                <w:szCs w:val="28"/>
                <w:lang w:eastAsia="vi-VN"/>
              </w:rPr>
            </w:pPr>
            <w:ins w:id="949" w:author="admin" w:date="2022-12-12T09:28:00Z">
              <w:r w:rsidRPr="00081AF8">
                <w:rPr>
                  <w:rFonts w:ascii="Times New Roman" w:eastAsia="Calibri" w:hAnsi="Times New Roman" w:cs="Times New Roman"/>
                  <w:sz w:val="28"/>
                  <w:szCs w:val="28"/>
                  <w:lang w:eastAsia="vi-VN"/>
                </w:rPr>
                <w:t>x</w:t>
              </w:r>
            </w:ins>
          </w:p>
        </w:tc>
        <w:tc>
          <w:tcPr>
            <w:tcW w:w="1344" w:type="dxa"/>
          </w:tcPr>
          <w:p w14:paraId="33A661C8" w14:textId="77777777" w:rsidR="00161E4B" w:rsidRPr="00081AF8" w:rsidRDefault="00161E4B" w:rsidP="00081AF8">
            <w:pPr>
              <w:spacing w:line="360" w:lineRule="auto"/>
              <w:jc w:val="both"/>
              <w:rPr>
                <w:ins w:id="950" w:author="admin" w:date="2022-12-12T09:28:00Z"/>
                <w:rFonts w:ascii="Times New Roman" w:eastAsia="Calibri" w:hAnsi="Times New Roman" w:cs="Times New Roman"/>
                <w:sz w:val="28"/>
                <w:szCs w:val="28"/>
                <w:lang w:val="vi-VN" w:eastAsia="vi-VN"/>
              </w:rPr>
            </w:pPr>
          </w:p>
        </w:tc>
        <w:tc>
          <w:tcPr>
            <w:tcW w:w="1917" w:type="dxa"/>
          </w:tcPr>
          <w:p w14:paraId="1101FC04" w14:textId="77777777" w:rsidR="00161E4B" w:rsidRPr="00081AF8" w:rsidRDefault="00161E4B" w:rsidP="00081AF8">
            <w:pPr>
              <w:spacing w:line="360" w:lineRule="auto"/>
              <w:jc w:val="both"/>
              <w:rPr>
                <w:ins w:id="951" w:author="admin" w:date="2022-12-12T09:28:00Z"/>
                <w:rFonts w:ascii="Times New Roman" w:eastAsia="Calibri" w:hAnsi="Times New Roman" w:cs="Times New Roman"/>
                <w:sz w:val="28"/>
                <w:szCs w:val="28"/>
                <w:lang w:eastAsia="vi-VN"/>
              </w:rPr>
            </w:pPr>
            <w:ins w:id="952" w:author="admin" w:date="2022-12-12T09:28:00Z">
              <w:r w:rsidRPr="00081AF8">
                <w:rPr>
                  <w:rFonts w:ascii="Times New Roman" w:eastAsia="Calibri" w:hAnsi="Times New Roman" w:cs="Times New Roman"/>
                  <w:sz w:val="28"/>
                  <w:szCs w:val="28"/>
                  <w:lang w:eastAsia="vi-VN"/>
                </w:rPr>
                <w:t>Tên đăng nhập</w:t>
              </w:r>
            </w:ins>
          </w:p>
        </w:tc>
      </w:tr>
      <w:tr w:rsidR="00161E4B" w:rsidRPr="00081AF8" w14:paraId="633747DC" w14:textId="77777777" w:rsidTr="00E305A5">
        <w:trPr>
          <w:jc w:val="center"/>
          <w:ins w:id="953" w:author="admin" w:date="2022-12-12T09:28:00Z"/>
        </w:trPr>
        <w:tc>
          <w:tcPr>
            <w:tcW w:w="736" w:type="dxa"/>
          </w:tcPr>
          <w:p w14:paraId="4120EF04" w14:textId="77777777" w:rsidR="00161E4B" w:rsidRPr="00081AF8" w:rsidRDefault="00161E4B" w:rsidP="00081AF8">
            <w:pPr>
              <w:spacing w:line="360" w:lineRule="auto"/>
              <w:jc w:val="both"/>
              <w:rPr>
                <w:ins w:id="954" w:author="admin" w:date="2022-12-12T09:28:00Z"/>
                <w:rFonts w:ascii="Times New Roman" w:eastAsia="Calibri" w:hAnsi="Times New Roman" w:cs="Times New Roman"/>
                <w:sz w:val="28"/>
                <w:szCs w:val="28"/>
                <w:lang w:eastAsia="vi-VN"/>
              </w:rPr>
            </w:pPr>
            <w:ins w:id="955" w:author="admin" w:date="2022-12-12T09:28:00Z">
              <w:r w:rsidRPr="00081AF8">
                <w:rPr>
                  <w:rFonts w:ascii="Times New Roman" w:eastAsia="Calibri" w:hAnsi="Times New Roman" w:cs="Times New Roman"/>
                  <w:sz w:val="28"/>
                  <w:szCs w:val="28"/>
                  <w:lang w:eastAsia="vi-VN"/>
                </w:rPr>
                <w:t>7</w:t>
              </w:r>
            </w:ins>
          </w:p>
        </w:tc>
        <w:tc>
          <w:tcPr>
            <w:tcW w:w="2285" w:type="dxa"/>
          </w:tcPr>
          <w:p w14:paraId="277E4C5D" w14:textId="77777777" w:rsidR="00161E4B" w:rsidRPr="00081AF8" w:rsidRDefault="00161E4B" w:rsidP="00081AF8">
            <w:pPr>
              <w:spacing w:line="360" w:lineRule="auto"/>
              <w:jc w:val="both"/>
              <w:rPr>
                <w:ins w:id="956" w:author="admin" w:date="2022-12-12T09:28:00Z"/>
                <w:rFonts w:ascii="Times New Roman" w:eastAsia="Calibri" w:hAnsi="Times New Roman" w:cs="Times New Roman"/>
                <w:sz w:val="28"/>
                <w:szCs w:val="28"/>
                <w:lang w:eastAsia="vi-VN"/>
              </w:rPr>
            </w:pPr>
            <w:ins w:id="957" w:author="admin" w:date="2022-12-12T09:28:00Z">
              <w:r w:rsidRPr="00081AF8">
                <w:rPr>
                  <w:rFonts w:ascii="Times New Roman" w:eastAsia="Calibri" w:hAnsi="Times New Roman" w:cs="Times New Roman"/>
                  <w:sz w:val="28"/>
                  <w:szCs w:val="28"/>
                  <w:lang w:eastAsia="vi-VN"/>
                </w:rPr>
                <w:t>Password</w:t>
              </w:r>
            </w:ins>
          </w:p>
        </w:tc>
        <w:tc>
          <w:tcPr>
            <w:tcW w:w="1585" w:type="dxa"/>
          </w:tcPr>
          <w:p w14:paraId="33445272" w14:textId="77777777" w:rsidR="00161E4B" w:rsidRPr="00081AF8" w:rsidRDefault="00161E4B" w:rsidP="00081AF8">
            <w:pPr>
              <w:spacing w:line="360" w:lineRule="auto"/>
              <w:jc w:val="both"/>
              <w:rPr>
                <w:ins w:id="958" w:author="admin" w:date="2022-12-12T09:28:00Z"/>
                <w:rFonts w:ascii="Times New Roman" w:eastAsia="Calibri" w:hAnsi="Times New Roman" w:cs="Times New Roman"/>
                <w:sz w:val="28"/>
                <w:szCs w:val="28"/>
                <w:lang w:eastAsia="vi-VN"/>
              </w:rPr>
            </w:pPr>
            <w:ins w:id="959" w:author="admin" w:date="2022-12-12T09:28:00Z">
              <w:r w:rsidRPr="00081AF8">
                <w:rPr>
                  <w:rFonts w:ascii="Times New Roman" w:eastAsia="Calibri" w:hAnsi="Times New Roman" w:cs="Times New Roman"/>
                  <w:sz w:val="28"/>
                  <w:szCs w:val="28"/>
                  <w:lang w:eastAsia="vi-VN"/>
                </w:rPr>
                <w:t>Varchar(50)</w:t>
              </w:r>
            </w:ins>
          </w:p>
        </w:tc>
        <w:tc>
          <w:tcPr>
            <w:tcW w:w="990" w:type="dxa"/>
          </w:tcPr>
          <w:p w14:paraId="5F1B9DE7" w14:textId="77777777" w:rsidR="00161E4B" w:rsidRPr="00081AF8" w:rsidRDefault="00161E4B" w:rsidP="00081AF8">
            <w:pPr>
              <w:spacing w:line="360" w:lineRule="auto"/>
              <w:jc w:val="both"/>
              <w:rPr>
                <w:ins w:id="960" w:author="admin" w:date="2022-12-12T09:28:00Z"/>
                <w:rFonts w:ascii="Times New Roman" w:eastAsia="Calibri" w:hAnsi="Times New Roman" w:cs="Times New Roman"/>
                <w:sz w:val="28"/>
                <w:szCs w:val="28"/>
                <w:lang w:eastAsia="vi-VN"/>
              </w:rPr>
            </w:pPr>
            <w:ins w:id="961" w:author="admin" w:date="2022-12-12T09:28:00Z">
              <w:r w:rsidRPr="00081AF8">
                <w:rPr>
                  <w:rFonts w:ascii="Times New Roman" w:eastAsia="Calibri" w:hAnsi="Times New Roman" w:cs="Times New Roman"/>
                  <w:sz w:val="28"/>
                  <w:szCs w:val="28"/>
                  <w:lang w:eastAsia="vi-VN"/>
                </w:rPr>
                <w:t>x</w:t>
              </w:r>
            </w:ins>
          </w:p>
        </w:tc>
        <w:tc>
          <w:tcPr>
            <w:tcW w:w="1344" w:type="dxa"/>
          </w:tcPr>
          <w:p w14:paraId="4185937D" w14:textId="77777777" w:rsidR="00161E4B" w:rsidRPr="00081AF8" w:rsidRDefault="00161E4B" w:rsidP="00081AF8">
            <w:pPr>
              <w:spacing w:line="360" w:lineRule="auto"/>
              <w:jc w:val="both"/>
              <w:rPr>
                <w:ins w:id="962" w:author="admin" w:date="2022-12-12T09:28:00Z"/>
                <w:rFonts w:ascii="Times New Roman" w:eastAsia="Calibri" w:hAnsi="Times New Roman" w:cs="Times New Roman"/>
                <w:sz w:val="28"/>
                <w:szCs w:val="28"/>
                <w:lang w:val="vi-VN" w:eastAsia="vi-VN"/>
              </w:rPr>
            </w:pPr>
          </w:p>
        </w:tc>
        <w:tc>
          <w:tcPr>
            <w:tcW w:w="1917" w:type="dxa"/>
          </w:tcPr>
          <w:p w14:paraId="3C7803D1" w14:textId="77777777" w:rsidR="00161E4B" w:rsidRPr="00081AF8" w:rsidRDefault="00161E4B" w:rsidP="00081AF8">
            <w:pPr>
              <w:spacing w:line="360" w:lineRule="auto"/>
              <w:jc w:val="both"/>
              <w:rPr>
                <w:ins w:id="963" w:author="admin" w:date="2022-12-12T09:28:00Z"/>
                <w:rFonts w:ascii="Times New Roman" w:eastAsia="Calibri" w:hAnsi="Times New Roman" w:cs="Times New Roman"/>
                <w:sz w:val="28"/>
                <w:szCs w:val="28"/>
                <w:lang w:eastAsia="vi-VN"/>
              </w:rPr>
            </w:pPr>
            <w:ins w:id="964" w:author="admin" w:date="2022-12-12T09:28:00Z">
              <w:r w:rsidRPr="00081AF8">
                <w:rPr>
                  <w:rFonts w:ascii="Times New Roman" w:eastAsia="Calibri" w:hAnsi="Times New Roman" w:cs="Times New Roman"/>
                  <w:sz w:val="28"/>
                  <w:szCs w:val="28"/>
                  <w:lang w:eastAsia="vi-VN"/>
                </w:rPr>
                <w:t>Mật khẩu</w:t>
              </w:r>
            </w:ins>
          </w:p>
        </w:tc>
      </w:tr>
      <w:tr w:rsidR="00161E4B" w:rsidRPr="00081AF8" w14:paraId="0B8C9EB6" w14:textId="77777777" w:rsidTr="00E305A5">
        <w:trPr>
          <w:jc w:val="center"/>
          <w:ins w:id="965" w:author="admin" w:date="2022-12-12T09:28:00Z"/>
        </w:trPr>
        <w:tc>
          <w:tcPr>
            <w:tcW w:w="736" w:type="dxa"/>
          </w:tcPr>
          <w:p w14:paraId="5ACCA214" w14:textId="77777777" w:rsidR="00161E4B" w:rsidRPr="00081AF8" w:rsidRDefault="00161E4B" w:rsidP="00081AF8">
            <w:pPr>
              <w:spacing w:line="360" w:lineRule="auto"/>
              <w:jc w:val="both"/>
              <w:rPr>
                <w:ins w:id="966" w:author="admin" w:date="2022-12-12T09:28:00Z"/>
                <w:rFonts w:ascii="Times New Roman" w:eastAsia="Calibri" w:hAnsi="Times New Roman" w:cs="Times New Roman"/>
                <w:sz w:val="28"/>
                <w:szCs w:val="28"/>
                <w:lang w:eastAsia="vi-VN"/>
              </w:rPr>
            </w:pPr>
            <w:ins w:id="967" w:author="admin" w:date="2022-12-12T09:28:00Z">
              <w:r w:rsidRPr="00081AF8">
                <w:rPr>
                  <w:rFonts w:ascii="Times New Roman" w:eastAsia="Calibri" w:hAnsi="Times New Roman" w:cs="Times New Roman"/>
                  <w:sz w:val="28"/>
                  <w:szCs w:val="28"/>
                  <w:lang w:eastAsia="vi-VN"/>
                </w:rPr>
                <w:t>8</w:t>
              </w:r>
            </w:ins>
          </w:p>
        </w:tc>
        <w:tc>
          <w:tcPr>
            <w:tcW w:w="2285" w:type="dxa"/>
          </w:tcPr>
          <w:p w14:paraId="7772CD54" w14:textId="77777777" w:rsidR="00161E4B" w:rsidRPr="00081AF8" w:rsidRDefault="00161E4B" w:rsidP="00081AF8">
            <w:pPr>
              <w:spacing w:line="360" w:lineRule="auto"/>
              <w:jc w:val="both"/>
              <w:rPr>
                <w:ins w:id="968" w:author="admin" w:date="2022-12-12T09:28:00Z"/>
                <w:rFonts w:ascii="Times New Roman" w:eastAsia="Calibri" w:hAnsi="Times New Roman" w:cs="Times New Roman"/>
                <w:sz w:val="28"/>
                <w:szCs w:val="28"/>
                <w:lang w:eastAsia="vi-VN"/>
              </w:rPr>
            </w:pPr>
            <w:ins w:id="969" w:author="admin" w:date="2022-12-12T09:28:00Z">
              <w:r w:rsidRPr="00081AF8">
                <w:rPr>
                  <w:rFonts w:ascii="Times New Roman" w:eastAsia="Calibri" w:hAnsi="Times New Roman" w:cs="Times New Roman"/>
                  <w:sz w:val="28"/>
                  <w:szCs w:val="28"/>
                  <w:lang w:eastAsia="vi-VN"/>
                </w:rPr>
                <w:t>Role</w:t>
              </w:r>
            </w:ins>
          </w:p>
        </w:tc>
        <w:tc>
          <w:tcPr>
            <w:tcW w:w="1585" w:type="dxa"/>
          </w:tcPr>
          <w:p w14:paraId="0A3BF738" w14:textId="77777777" w:rsidR="00161E4B" w:rsidRPr="00081AF8" w:rsidRDefault="00161E4B" w:rsidP="00081AF8">
            <w:pPr>
              <w:spacing w:line="360" w:lineRule="auto"/>
              <w:jc w:val="both"/>
              <w:rPr>
                <w:ins w:id="970" w:author="admin" w:date="2022-12-12T09:28:00Z"/>
                <w:rFonts w:ascii="Times New Roman" w:eastAsia="Calibri" w:hAnsi="Times New Roman" w:cs="Times New Roman"/>
                <w:sz w:val="28"/>
                <w:szCs w:val="28"/>
                <w:lang w:eastAsia="vi-VN"/>
              </w:rPr>
            </w:pPr>
            <w:ins w:id="971" w:author="admin" w:date="2022-12-12T09:28:00Z">
              <w:r w:rsidRPr="00081AF8">
                <w:rPr>
                  <w:rFonts w:ascii="Times New Roman" w:eastAsia="Calibri" w:hAnsi="Times New Roman" w:cs="Times New Roman"/>
                  <w:sz w:val="28"/>
                  <w:szCs w:val="28"/>
                  <w:lang w:eastAsia="vi-VN"/>
                </w:rPr>
                <w:t>Int</w:t>
              </w:r>
            </w:ins>
          </w:p>
        </w:tc>
        <w:tc>
          <w:tcPr>
            <w:tcW w:w="990" w:type="dxa"/>
          </w:tcPr>
          <w:p w14:paraId="3987E1CE" w14:textId="77777777" w:rsidR="00161E4B" w:rsidRPr="00081AF8" w:rsidRDefault="00161E4B" w:rsidP="00081AF8">
            <w:pPr>
              <w:spacing w:line="360" w:lineRule="auto"/>
              <w:jc w:val="both"/>
              <w:rPr>
                <w:ins w:id="972" w:author="admin" w:date="2022-12-12T09:28:00Z"/>
                <w:rFonts w:ascii="Times New Roman" w:eastAsia="Calibri" w:hAnsi="Times New Roman" w:cs="Times New Roman"/>
                <w:sz w:val="28"/>
                <w:szCs w:val="28"/>
                <w:lang w:eastAsia="vi-VN"/>
              </w:rPr>
            </w:pPr>
            <w:ins w:id="973" w:author="admin" w:date="2022-12-12T09:28:00Z">
              <w:r w:rsidRPr="00081AF8">
                <w:rPr>
                  <w:rFonts w:ascii="Times New Roman" w:eastAsia="Calibri" w:hAnsi="Times New Roman" w:cs="Times New Roman"/>
                  <w:sz w:val="28"/>
                  <w:szCs w:val="28"/>
                  <w:lang w:eastAsia="vi-VN"/>
                </w:rPr>
                <w:t>x</w:t>
              </w:r>
            </w:ins>
          </w:p>
        </w:tc>
        <w:tc>
          <w:tcPr>
            <w:tcW w:w="1344" w:type="dxa"/>
          </w:tcPr>
          <w:p w14:paraId="2CEE7A19" w14:textId="77777777" w:rsidR="00161E4B" w:rsidRPr="00081AF8" w:rsidRDefault="00161E4B" w:rsidP="00081AF8">
            <w:pPr>
              <w:spacing w:line="360" w:lineRule="auto"/>
              <w:jc w:val="both"/>
              <w:rPr>
                <w:ins w:id="974" w:author="admin" w:date="2022-12-12T09:28:00Z"/>
                <w:rFonts w:ascii="Times New Roman" w:eastAsia="Calibri" w:hAnsi="Times New Roman" w:cs="Times New Roman"/>
                <w:sz w:val="28"/>
                <w:szCs w:val="28"/>
                <w:lang w:val="vi-VN" w:eastAsia="vi-VN"/>
              </w:rPr>
            </w:pPr>
          </w:p>
        </w:tc>
        <w:tc>
          <w:tcPr>
            <w:tcW w:w="1917" w:type="dxa"/>
          </w:tcPr>
          <w:p w14:paraId="53CED7E3" w14:textId="77777777" w:rsidR="00161E4B" w:rsidRPr="00081AF8" w:rsidRDefault="00161E4B" w:rsidP="00081AF8">
            <w:pPr>
              <w:spacing w:line="360" w:lineRule="auto"/>
              <w:jc w:val="both"/>
              <w:rPr>
                <w:ins w:id="975" w:author="admin" w:date="2022-12-12T09:28:00Z"/>
                <w:rFonts w:ascii="Times New Roman" w:eastAsia="Calibri" w:hAnsi="Times New Roman" w:cs="Times New Roman"/>
                <w:sz w:val="28"/>
                <w:szCs w:val="28"/>
                <w:lang w:eastAsia="vi-VN"/>
              </w:rPr>
            </w:pPr>
            <w:ins w:id="976" w:author="admin" w:date="2022-12-12T09:28:00Z">
              <w:r w:rsidRPr="00081AF8">
                <w:rPr>
                  <w:rFonts w:ascii="Times New Roman" w:eastAsia="Calibri" w:hAnsi="Times New Roman" w:cs="Times New Roman"/>
                  <w:sz w:val="28"/>
                  <w:szCs w:val="28"/>
                  <w:lang w:eastAsia="vi-VN"/>
                </w:rPr>
                <w:t>Vai trò user</w:t>
              </w:r>
            </w:ins>
          </w:p>
          <w:p w14:paraId="413D1241" w14:textId="77777777" w:rsidR="00161E4B" w:rsidRPr="00081AF8" w:rsidRDefault="00161E4B" w:rsidP="00081AF8">
            <w:pPr>
              <w:spacing w:line="360" w:lineRule="auto"/>
              <w:jc w:val="both"/>
              <w:rPr>
                <w:ins w:id="977" w:author="admin" w:date="2022-12-12T09:28:00Z"/>
                <w:rFonts w:ascii="Times New Roman" w:eastAsia="Calibri" w:hAnsi="Times New Roman" w:cs="Times New Roman"/>
                <w:sz w:val="28"/>
                <w:szCs w:val="28"/>
                <w:lang w:eastAsia="vi-VN"/>
              </w:rPr>
            </w:pPr>
            <w:ins w:id="978" w:author="admin" w:date="2022-12-12T09:28:00Z">
              <w:r w:rsidRPr="00081AF8">
                <w:rPr>
                  <w:rFonts w:ascii="Times New Roman" w:eastAsia="Calibri" w:hAnsi="Times New Roman" w:cs="Times New Roman"/>
                  <w:sz w:val="28"/>
                  <w:szCs w:val="28"/>
                  <w:lang w:eastAsia="vi-VN"/>
                </w:rPr>
                <w:t>1: admin</w:t>
              </w:r>
            </w:ins>
          </w:p>
          <w:p w14:paraId="5EF22BF1" w14:textId="77777777" w:rsidR="00161E4B" w:rsidRPr="00081AF8" w:rsidRDefault="00161E4B" w:rsidP="00081AF8">
            <w:pPr>
              <w:spacing w:line="360" w:lineRule="auto"/>
              <w:jc w:val="both"/>
              <w:rPr>
                <w:ins w:id="979" w:author="admin" w:date="2022-12-12T09:28:00Z"/>
                <w:rFonts w:ascii="Times New Roman" w:eastAsia="Calibri" w:hAnsi="Times New Roman" w:cs="Times New Roman"/>
                <w:sz w:val="28"/>
                <w:szCs w:val="28"/>
                <w:lang w:eastAsia="vi-VN"/>
              </w:rPr>
            </w:pPr>
            <w:ins w:id="980" w:author="admin" w:date="2022-12-12T09:28:00Z">
              <w:r w:rsidRPr="00081AF8">
                <w:rPr>
                  <w:rFonts w:ascii="Times New Roman" w:eastAsia="Calibri" w:hAnsi="Times New Roman" w:cs="Times New Roman"/>
                  <w:sz w:val="28"/>
                  <w:szCs w:val="28"/>
                  <w:lang w:eastAsia="vi-VN"/>
                </w:rPr>
                <w:t>2: user</w:t>
              </w:r>
            </w:ins>
          </w:p>
        </w:tc>
      </w:tr>
    </w:tbl>
    <w:p w14:paraId="2CB15DA5" w14:textId="77777777" w:rsidR="00161E4B" w:rsidRPr="00081AF8" w:rsidRDefault="00161E4B" w:rsidP="00081AF8">
      <w:pPr>
        <w:spacing w:line="360" w:lineRule="auto"/>
        <w:rPr>
          <w:ins w:id="981" w:author="admin" w:date="2022-12-12T09:28:00Z"/>
          <w:rFonts w:ascii="Times New Roman" w:eastAsia="Calibri" w:hAnsi="Times New Roman" w:cs="Times New Roman"/>
          <w:b/>
          <w:sz w:val="28"/>
          <w:szCs w:val="28"/>
          <w:lang w:val="vi-VN" w:eastAsia="vi-VN"/>
        </w:rPr>
      </w:pPr>
      <w:r w:rsidRPr="00081AF8">
        <w:rPr>
          <w:rFonts w:ascii="Times New Roman" w:eastAsia="Calibri" w:hAnsi="Times New Roman" w:cs="Times New Roman"/>
          <w:b/>
          <w:sz w:val="28"/>
          <w:szCs w:val="28"/>
          <w:lang w:eastAsia="vi-VN"/>
        </w:rPr>
        <w:t>2.2.4.2</w:t>
      </w:r>
      <w:ins w:id="982" w:author="admin" w:date="2022-12-12T09:28:00Z">
        <w:r w:rsidRPr="00081AF8">
          <w:rPr>
            <w:rFonts w:ascii="Times New Roman" w:eastAsia="Calibri" w:hAnsi="Times New Roman" w:cs="Times New Roman"/>
            <w:b/>
            <w:sz w:val="28"/>
            <w:szCs w:val="28"/>
            <w:lang w:eastAsia="vi-VN"/>
          </w:rPr>
          <w:t xml:space="preserve"> </w:t>
        </w:r>
        <w:r w:rsidRPr="00081AF8">
          <w:rPr>
            <w:rFonts w:ascii="Times New Roman" w:eastAsia="Calibri" w:hAnsi="Times New Roman" w:cs="Times New Roman"/>
            <w:b/>
            <w:sz w:val="28"/>
            <w:szCs w:val="28"/>
            <w:lang w:val="vi-VN" w:eastAsia="vi-VN"/>
          </w:rPr>
          <w:t xml:space="preserve">Bảng </w:t>
        </w:r>
        <w:r w:rsidRPr="00081AF8">
          <w:rPr>
            <w:rFonts w:ascii="Times New Roman" w:eastAsia="Calibri" w:hAnsi="Times New Roman" w:cs="Times New Roman"/>
            <w:b/>
            <w:sz w:val="28"/>
            <w:szCs w:val="28"/>
            <w:lang w:eastAsia="vi-VN"/>
          </w:rPr>
          <w:t>Khuyến mại</w:t>
        </w:r>
        <w:r w:rsidRPr="00081AF8">
          <w:rPr>
            <w:rFonts w:ascii="Times New Roman" w:eastAsia="Calibri" w:hAnsi="Times New Roman" w:cs="Times New Roman"/>
            <w:b/>
            <w:sz w:val="28"/>
            <w:szCs w:val="28"/>
            <w:lang w:val="vi-VN" w:eastAsia="vi-VN"/>
          </w:rPr>
          <w:t>(</w:t>
        </w:r>
        <w:r w:rsidRPr="00081AF8">
          <w:rPr>
            <w:rFonts w:ascii="Times New Roman" w:eastAsia="Calibri" w:hAnsi="Times New Roman" w:cs="Times New Roman"/>
            <w:b/>
            <w:sz w:val="28"/>
            <w:szCs w:val="28"/>
            <w:lang w:eastAsia="vi-VN"/>
          </w:rPr>
          <w:t>Promotion</w:t>
        </w:r>
        <w:r w:rsidRPr="00081AF8">
          <w:rPr>
            <w:rFonts w:ascii="Times New Roman" w:eastAsia="Calibri" w:hAnsi="Times New Roman" w:cs="Times New Roman"/>
            <w:b/>
            <w:sz w:val="28"/>
            <w:szCs w:val="28"/>
            <w:lang w:val="vi-VN" w:eastAsia="vi-VN"/>
          </w:rPr>
          <w:t>)</w:t>
        </w:r>
      </w:ins>
    </w:p>
    <w:p w14:paraId="2B625F41" w14:textId="77777777" w:rsidR="00161E4B" w:rsidRPr="00081AF8" w:rsidRDefault="00161E4B" w:rsidP="00081AF8">
      <w:pPr>
        <w:spacing w:line="360" w:lineRule="auto"/>
        <w:rPr>
          <w:ins w:id="983" w:author="admin" w:date="2022-12-12T09:28:00Z"/>
          <w:rFonts w:ascii="Times New Roman" w:hAnsi="Times New Roman" w:cs="Times New Roman"/>
          <w:sz w:val="28"/>
          <w:szCs w:val="28"/>
          <w:lang w:val="vi-VN" w:eastAsia="vi-VN"/>
        </w:rPr>
      </w:pPr>
    </w:p>
    <w:tbl>
      <w:tblPr>
        <w:tblW w:w="90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445"/>
        <w:gridCol w:w="1771"/>
        <w:gridCol w:w="904"/>
        <w:gridCol w:w="1015"/>
        <w:gridCol w:w="2169"/>
      </w:tblGrid>
      <w:tr w:rsidR="00161E4B" w:rsidRPr="00081AF8" w14:paraId="69EA7B03" w14:textId="77777777" w:rsidTr="00E305A5">
        <w:trPr>
          <w:trHeight w:val="138"/>
          <w:jc w:val="center"/>
          <w:ins w:id="984" w:author="admin" w:date="2022-12-12T09:28:00Z"/>
        </w:trPr>
        <w:tc>
          <w:tcPr>
            <w:tcW w:w="714" w:type="dxa"/>
          </w:tcPr>
          <w:p w14:paraId="77ED120F" w14:textId="77777777" w:rsidR="00161E4B" w:rsidRPr="00081AF8" w:rsidRDefault="00161E4B" w:rsidP="00081AF8">
            <w:pPr>
              <w:spacing w:line="360" w:lineRule="auto"/>
              <w:jc w:val="both"/>
              <w:rPr>
                <w:ins w:id="985" w:author="admin" w:date="2022-12-12T09:28:00Z"/>
                <w:rFonts w:ascii="Times New Roman" w:eastAsia="Calibri" w:hAnsi="Times New Roman" w:cs="Times New Roman"/>
                <w:sz w:val="28"/>
                <w:szCs w:val="28"/>
                <w:lang w:val="vi-VN" w:eastAsia="vi-VN"/>
              </w:rPr>
            </w:pPr>
            <w:ins w:id="986" w:author="admin" w:date="2022-12-12T09:28:00Z">
              <w:r w:rsidRPr="00081AF8">
                <w:rPr>
                  <w:rFonts w:ascii="Times New Roman" w:eastAsia="Calibri" w:hAnsi="Times New Roman" w:cs="Times New Roman"/>
                  <w:sz w:val="28"/>
                  <w:szCs w:val="28"/>
                  <w:lang w:val="vi-VN" w:eastAsia="vi-VN"/>
                </w:rPr>
                <w:lastRenderedPageBreak/>
                <w:t>STT</w:t>
              </w:r>
            </w:ins>
          </w:p>
        </w:tc>
        <w:tc>
          <w:tcPr>
            <w:tcW w:w="2445" w:type="dxa"/>
          </w:tcPr>
          <w:p w14:paraId="5CDAB44C" w14:textId="77777777" w:rsidR="00161E4B" w:rsidRPr="00081AF8" w:rsidRDefault="00161E4B" w:rsidP="00081AF8">
            <w:pPr>
              <w:spacing w:line="360" w:lineRule="auto"/>
              <w:jc w:val="both"/>
              <w:rPr>
                <w:ins w:id="987" w:author="admin" w:date="2022-12-12T09:28:00Z"/>
                <w:rFonts w:ascii="Times New Roman" w:eastAsia="Calibri" w:hAnsi="Times New Roman" w:cs="Times New Roman"/>
                <w:sz w:val="28"/>
                <w:szCs w:val="28"/>
                <w:lang w:val="vi-VN" w:eastAsia="vi-VN"/>
              </w:rPr>
            </w:pPr>
            <w:ins w:id="988" w:author="admin" w:date="2022-12-12T09:28:00Z">
              <w:r w:rsidRPr="00081AF8">
                <w:rPr>
                  <w:rFonts w:ascii="Times New Roman" w:eastAsia="Calibri" w:hAnsi="Times New Roman" w:cs="Times New Roman"/>
                  <w:sz w:val="28"/>
                  <w:szCs w:val="28"/>
                  <w:lang w:val="vi-VN" w:eastAsia="vi-VN"/>
                </w:rPr>
                <w:t>Thuộc tính</w:t>
              </w:r>
            </w:ins>
          </w:p>
        </w:tc>
        <w:tc>
          <w:tcPr>
            <w:tcW w:w="1771" w:type="dxa"/>
          </w:tcPr>
          <w:p w14:paraId="4D43A259" w14:textId="77777777" w:rsidR="00161E4B" w:rsidRPr="00081AF8" w:rsidRDefault="00161E4B" w:rsidP="00081AF8">
            <w:pPr>
              <w:spacing w:line="360" w:lineRule="auto"/>
              <w:jc w:val="both"/>
              <w:rPr>
                <w:ins w:id="989" w:author="admin" w:date="2022-12-12T09:28:00Z"/>
                <w:rFonts w:ascii="Times New Roman" w:eastAsia="Calibri" w:hAnsi="Times New Roman" w:cs="Times New Roman"/>
                <w:sz w:val="28"/>
                <w:szCs w:val="28"/>
                <w:lang w:val="vi-VN" w:eastAsia="vi-VN"/>
              </w:rPr>
            </w:pPr>
            <w:ins w:id="990" w:author="admin" w:date="2022-12-12T09:28:00Z">
              <w:r w:rsidRPr="00081AF8">
                <w:rPr>
                  <w:rFonts w:ascii="Times New Roman" w:eastAsia="Calibri" w:hAnsi="Times New Roman" w:cs="Times New Roman"/>
                  <w:sz w:val="28"/>
                  <w:szCs w:val="28"/>
                  <w:lang w:val="vi-VN" w:eastAsia="vi-VN"/>
                </w:rPr>
                <w:t>Kiểu dữ liệu</w:t>
              </w:r>
            </w:ins>
          </w:p>
        </w:tc>
        <w:tc>
          <w:tcPr>
            <w:tcW w:w="904" w:type="dxa"/>
          </w:tcPr>
          <w:p w14:paraId="36B808E6" w14:textId="77777777" w:rsidR="00161E4B" w:rsidRPr="00081AF8" w:rsidRDefault="00161E4B" w:rsidP="00081AF8">
            <w:pPr>
              <w:spacing w:line="360" w:lineRule="auto"/>
              <w:jc w:val="both"/>
              <w:rPr>
                <w:ins w:id="991" w:author="admin" w:date="2022-12-12T09:28:00Z"/>
                <w:rFonts w:ascii="Times New Roman" w:eastAsia="Calibri" w:hAnsi="Times New Roman" w:cs="Times New Roman"/>
                <w:sz w:val="28"/>
                <w:szCs w:val="28"/>
                <w:lang w:eastAsia="vi-VN"/>
              </w:rPr>
            </w:pPr>
            <w:ins w:id="992" w:author="admin" w:date="2022-12-12T09:28:00Z">
              <w:r w:rsidRPr="00081AF8">
                <w:rPr>
                  <w:rFonts w:ascii="Times New Roman" w:eastAsia="Calibri" w:hAnsi="Times New Roman" w:cs="Times New Roman"/>
                  <w:sz w:val="28"/>
                  <w:szCs w:val="28"/>
                  <w:lang w:eastAsia="vi-VN"/>
                </w:rPr>
                <w:t>Null</w:t>
              </w:r>
            </w:ins>
          </w:p>
        </w:tc>
        <w:tc>
          <w:tcPr>
            <w:tcW w:w="1015" w:type="dxa"/>
          </w:tcPr>
          <w:p w14:paraId="4D3A2DDB" w14:textId="77777777" w:rsidR="00161E4B" w:rsidRPr="00081AF8" w:rsidRDefault="00161E4B" w:rsidP="00081AF8">
            <w:pPr>
              <w:spacing w:line="360" w:lineRule="auto"/>
              <w:jc w:val="both"/>
              <w:rPr>
                <w:ins w:id="993" w:author="admin" w:date="2022-12-12T09:28:00Z"/>
                <w:rFonts w:ascii="Times New Roman" w:eastAsia="Calibri" w:hAnsi="Times New Roman" w:cs="Times New Roman"/>
                <w:sz w:val="28"/>
                <w:szCs w:val="28"/>
                <w:lang w:val="vi-VN" w:eastAsia="vi-VN"/>
              </w:rPr>
            </w:pPr>
            <w:ins w:id="994" w:author="admin" w:date="2022-12-12T09:28:00Z">
              <w:r w:rsidRPr="00081AF8">
                <w:rPr>
                  <w:rFonts w:ascii="Times New Roman" w:eastAsia="Calibri" w:hAnsi="Times New Roman" w:cs="Times New Roman"/>
                  <w:sz w:val="28"/>
                  <w:szCs w:val="28"/>
                  <w:lang w:val="vi-VN" w:eastAsia="vi-VN"/>
                </w:rPr>
                <w:t>Rằng buộc</w:t>
              </w:r>
            </w:ins>
          </w:p>
        </w:tc>
        <w:tc>
          <w:tcPr>
            <w:tcW w:w="2169" w:type="dxa"/>
          </w:tcPr>
          <w:p w14:paraId="4BFDFD47" w14:textId="77777777" w:rsidR="00161E4B" w:rsidRPr="00081AF8" w:rsidRDefault="00161E4B" w:rsidP="00081AF8">
            <w:pPr>
              <w:spacing w:line="360" w:lineRule="auto"/>
              <w:jc w:val="both"/>
              <w:rPr>
                <w:ins w:id="995" w:author="admin" w:date="2022-12-12T09:28:00Z"/>
                <w:rFonts w:ascii="Times New Roman" w:eastAsia="Calibri" w:hAnsi="Times New Roman" w:cs="Times New Roman"/>
                <w:sz w:val="28"/>
                <w:szCs w:val="28"/>
                <w:lang w:val="vi-VN" w:eastAsia="vi-VN"/>
              </w:rPr>
            </w:pPr>
            <w:ins w:id="996" w:author="admin" w:date="2022-12-12T09:28:00Z">
              <w:r w:rsidRPr="00081AF8">
                <w:rPr>
                  <w:rFonts w:ascii="Times New Roman" w:eastAsia="Calibri" w:hAnsi="Times New Roman" w:cs="Times New Roman"/>
                  <w:sz w:val="28"/>
                  <w:szCs w:val="28"/>
                  <w:lang w:val="vi-VN" w:eastAsia="vi-VN"/>
                </w:rPr>
                <w:t>Diễn giải</w:t>
              </w:r>
            </w:ins>
          </w:p>
        </w:tc>
      </w:tr>
      <w:tr w:rsidR="00161E4B" w:rsidRPr="00081AF8" w14:paraId="637E51C7" w14:textId="77777777" w:rsidTr="00E305A5">
        <w:trPr>
          <w:trHeight w:val="138"/>
          <w:jc w:val="center"/>
          <w:ins w:id="997" w:author="admin" w:date="2022-12-12T09:28:00Z"/>
        </w:trPr>
        <w:tc>
          <w:tcPr>
            <w:tcW w:w="714" w:type="dxa"/>
          </w:tcPr>
          <w:p w14:paraId="637E0358" w14:textId="77777777" w:rsidR="00161E4B" w:rsidRPr="00081AF8" w:rsidRDefault="00161E4B" w:rsidP="00081AF8">
            <w:pPr>
              <w:spacing w:line="360" w:lineRule="auto"/>
              <w:jc w:val="both"/>
              <w:rPr>
                <w:ins w:id="998" w:author="admin" w:date="2022-12-12T09:28:00Z"/>
                <w:rFonts w:ascii="Times New Roman" w:eastAsia="Calibri" w:hAnsi="Times New Roman" w:cs="Times New Roman"/>
                <w:sz w:val="28"/>
                <w:szCs w:val="28"/>
                <w:lang w:val="vi-VN" w:eastAsia="vi-VN"/>
              </w:rPr>
            </w:pPr>
            <w:ins w:id="999" w:author="admin" w:date="2022-12-12T09:28:00Z">
              <w:r w:rsidRPr="00081AF8">
                <w:rPr>
                  <w:rFonts w:ascii="Times New Roman" w:eastAsia="Calibri" w:hAnsi="Times New Roman" w:cs="Times New Roman"/>
                  <w:sz w:val="28"/>
                  <w:szCs w:val="28"/>
                  <w:lang w:val="vi-VN" w:eastAsia="vi-VN"/>
                </w:rPr>
                <w:t>1</w:t>
              </w:r>
            </w:ins>
          </w:p>
        </w:tc>
        <w:tc>
          <w:tcPr>
            <w:tcW w:w="2445" w:type="dxa"/>
          </w:tcPr>
          <w:p w14:paraId="74533E54" w14:textId="77777777" w:rsidR="00161E4B" w:rsidRPr="00081AF8" w:rsidRDefault="00161E4B" w:rsidP="00081AF8">
            <w:pPr>
              <w:spacing w:line="360" w:lineRule="auto"/>
              <w:jc w:val="both"/>
              <w:rPr>
                <w:ins w:id="1000" w:author="admin" w:date="2022-12-12T09:28:00Z"/>
                <w:rFonts w:ascii="Times New Roman" w:eastAsia="Calibri" w:hAnsi="Times New Roman" w:cs="Times New Roman"/>
                <w:sz w:val="28"/>
                <w:szCs w:val="28"/>
                <w:lang w:eastAsia="vi-VN"/>
              </w:rPr>
            </w:pPr>
            <w:ins w:id="1001" w:author="admin" w:date="2022-12-12T09:28:00Z">
              <w:r w:rsidRPr="00081AF8">
                <w:rPr>
                  <w:rFonts w:ascii="Times New Roman" w:eastAsia="Calibri" w:hAnsi="Times New Roman" w:cs="Times New Roman"/>
                  <w:sz w:val="28"/>
                  <w:szCs w:val="28"/>
                  <w:lang w:eastAsia="vi-VN"/>
                </w:rPr>
                <w:t>PromotionID</w:t>
              </w:r>
            </w:ins>
          </w:p>
        </w:tc>
        <w:tc>
          <w:tcPr>
            <w:tcW w:w="1771" w:type="dxa"/>
          </w:tcPr>
          <w:p w14:paraId="388B03EB" w14:textId="77777777" w:rsidR="00161E4B" w:rsidRPr="00081AF8" w:rsidRDefault="00161E4B" w:rsidP="00081AF8">
            <w:pPr>
              <w:spacing w:line="360" w:lineRule="auto"/>
              <w:jc w:val="both"/>
              <w:rPr>
                <w:ins w:id="1002" w:author="admin" w:date="2022-12-12T09:28:00Z"/>
                <w:rFonts w:ascii="Times New Roman" w:eastAsia="Calibri" w:hAnsi="Times New Roman" w:cs="Times New Roman"/>
                <w:sz w:val="28"/>
                <w:szCs w:val="28"/>
                <w:lang w:eastAsia="vi-VN"/>
              </w:rPr>
            </w:pPr>
            <w:ins w:id="1003" w:author="admin" w:date="2022-12-12T09:28:00Z">
              <w:r w:rsidRPr="00081AF8">
                <w:rPr>
                  <w:rFonts w:ascii="Times New Roman" w:eastAsia="Calibri" w:hAnsi="Times New Roman" w:cs="Times New Roman"/>
                  <w:sz w:val="28"/>
                  <w:szCs w:val="28"/>
                  <w:lang w:eastAsia="vi-VN"/>
                </w:rPr>
                <w:t>Int</w:t>
              </w:r>
            </w:ins>
          </w:p>
        </w:tc>
        <w:tc>
          <w:tcPr>
            <w:tcW w:w="904" w:type="dxa"/>
          </w:tcPr>
          <w:p w14:paraId="48221B53" w14:textId="77777777" w:rsidR="00161E4B" w:rsidRPr="00081AF8" w:rsidRDefault="00161E4B" w:rsidP="00081AF8">
            <w:pPr>
              <w:spacing w:line="360" w:lineRule="auto"/>
              <w:jc w:val="both"/>
              <w:rPr>
                <w:ins w:id="1004" w:author="admin" w:date="2022-12-12T09:28:00Z"/>
                <w:rFonts w:ascii="Times New Roman" w:eastAsia="Calibri" w:hAnsi="Times New Roman" w:cs="Times New Roman"/>
                <w:sz w:val="28"/>
                <w:szCs w:val="28"/>
                <w:lang w:eastAsia="vi-VN"/>
              </w:rPr>
            </w:pPr>
          </w:p>
        </w:tc>
        <w:tc>
          <w:tcPr>
            <w:tcW w:w="1015" w:type="dxa"/>
          </w:tcPr>
          <w:p w14:paraId="5F7F0788" w14:textId="77777777" w:rsidR="00161E4B" w:rsidRPr="00081AF8" w:rsidRDefault="00161E4B" w:rsidP="00081AF8">
            <w:pPr>
              <w:spacing w:line="360" w:lineRule="auto"/>
              <w:jc w:val="both"/>
              <w:rPr>
                <w:ins w:id="1005" w:author="admin" w:date="2022-12-12T09:28:00Z"/>
                <w:rFonts w:ascii="Times New Roman" w:eastAsia="Calibri" w:hAnsi="Times New Roman" w:cs="Times New Roman"/>
                <w:sz w:val="28"/>
                <w:szCs w:val="28"/>
                <w:lang w:val="vi-VN" w:eastAsia="vi-VN"/>
              </w:rPr>
            </w:pPr>
            <w:ins w:id="1006" w:author="admin" w:date="2022-12-12T09:28:00Z">
              <w:r w:rsidRPr="00081AF8">
                <w:rPr>
                  <w:rFonts w:ascii="Times New Roman" w:eastAsia="Calibri" w:hAnsi="Times New Roman" w:cs="Times New Roman"/>
                  <w:sz w:val="28"/>
                  <w:szCs w:val="28"/>
                  <w:lang w:val="vi-VN" w:eastAsia="vi-VN"/>
                </w:rPr>
                <w:t>Khóa chính</w:t>
              </w:r>
            </w:ins>
          </w:p>
        </w:tc>
        <w:tc>
          <w:tcPr>
            <w:tcW w:w="2169" w:type="dxa"/>
          </w:tcPr>
          <w:p w14:paraId="2750D814" w14:textId="77777777" w:rsidR="00161E4B" w:rsidRPr="00081AF8" w:rsidRDefault="00161E4B" w:rsidP="00081AF8">
            <w:pPr>
              <w:spacing w:line="360" w:lineRule="auto"/>
              <w:jc w:val="both"/>
              <w:rPr>
                <w:ins w:id="1007" w:author="admin" w:date="2022-12-12T09:28:00Z"/>
                <w:rFonts w:ascii="Times New Roman" w:eastAsia="Calibri" w:hAnsi="Times New Roman" w:cs="Times New Roman"/>
                <w:sz w:val="28"/>
                <w:szCs w:val="28"/>
                <w:lang w:eastAsia="vi-VN"/>
              </w:rPr>
            </w:pPr>
            <w:ins w:id="1008" w:author="admin" w:date="2022-12-12T09:28:00Z">
              <w:r w:rsidRPr="00081AF8">
                <w:rPr>
                  <w:rFonts w:ascii="Times New Roman" w:eastAsia="Calibri" w:hAnsi="Times New Roman" w:cs="Times New Roman"/>
                  <w:sz w:val="28"/>
                  <w:szCs w:val="28"/>
                  <w:lang w:val="vi-VN" w:eastAsia="vi-VN"/>
                </w:rPr>
                <w:t xml:space="preserve">Mã </w:t>
              </w:r>
              <w:r w:rsidRPr="00081AF8">
                <w:rPr>
                  <w:rFonts w:ascii="Times New Roman" w:eastAsia="Calibri" w:hAnsi="Times New Roman" w:cs="Times New Roman"/>
                  <w:sz w:val="28"/>
                  <w:szCs w:val="28"/>
                  <w:lang w:eastAsia="vi-VN"/>
                </w:rPr>
                <w:t>khuyến mại</w:t>
              </w:r>
            </w:ins>
          </w:p>
        </w:tc>
      </w:tr>
      <w:tr w:rsidR="00161E4B" w:rsidRPr="00081AF8" w14:paraId="5AA242D5" w14:textId="77777777" w:rsidTr="00E305A5">
        <w:trPr>
          <w:trHeight w:val="138"/>
          <w:jc w:val="center"/>
          <w:ins w:id="1009" w:author="admin" w:date="2022-12-12T09:28:00Z"/>
        </w:trPr>
        <w:tc>
          <w:tcPr>
            <w:tcW w:w="714" w:type="dxa"/>
          </w:tcPr>
          <w:p w14:paraId="00142952" w14:textId="77777777" w:rsidR="00161E4B" w:rsidRPr="00081AF8" w:rsidRDefault="00161E4B" w:rsidP="00081AF8">
            <w:pPr>
              <w:spacing w:line="360" w:lineRule="auto"/>
              <w:jc w:val="both"/>
              <w:rPr>
                <w:ins w:id="1010" w:author="admin" w:date="2022-12-12T09:28:00Z"/>
                <w:rFonts w:ascii="Times New Roman" w:eastAsia="Calibri" w:hAnsi="Times New Roman" w:cs="Times New Roman"/>
                <w:sz w:val="28"/>
                <w:szCs w:val="28"/>
                <w:lang w:eastAsia="vi-VN"/>
              </w:rPr>
            </w:pPr>
            <w:ins w:id="1011" w:author="admin" w:date="2022-12-12T09:28:00Z">
              <w:r w:rsidRPr="00081AF8">
                <w:rPr>
                  <w:rFonts w:ascii="Times New Roman" w:eastAsia="Calibri" w:hAnsi="Times New Roman" w:cs="Times New Roman"/>
                  <w:sz w:val="28"/>
                  <w:szCs w:val="28"/>
                  <w:lang w:eastAsia="vi-VN"/>
                </w:rPr>
                <w:t>2</w:t>
              </w:r>
            </w:ins>
          </w:p>
        </w:tc>
        <w:tc>
          <w:tcPr>
            <w:tcW w:w="2445" w:type="dxa"/>
          </w:tcPr>
          <w:p w14:paraId="2081E317" w14:textId="77777777" w:rsidR="00161E4B" w:rsidRPr="00081AF8" w:rsidRDefault="00161E4B" w:rsidP="00081AF8">
            <w:pPr>
              <w:spacing w:line="360" w:lineRule="auto"/>
              <w:jc w:val="both"/>
              <w:rPr>
                <w:ins w:id="1012" w:author="admin" w:date="2022-12-12T09:28:00Z"/>
                <w:rFonts w:ascii="Times New Roman" w:eastAsia="Calibri" w:hAnsi="Times New Roman" w:cs="Times New Roman"/>
                <w:sz w:val="28"/>
                <w:szCs w:val="28"/>
                <w:lang w:eastAsia="vi-VN"/>
              </w:rPr>
            </w:pPr>
            <w:ins w:id="1013" w:author="admin" w:date="2022-12-12T09:28:00Z">
              <w:r w:rsidRPr="00081AF8">
                <w:rPr>
                  <w:rFonts w:ascii="Times New Roman" w:eastAsia="Calibri" w:hAnsi="Times New Roman" w:cs="Times New Roman"/>
                  <w:sz w:val="28"/>
                  <w:szCs w:val="28"/>
                  <w:lang w:eastAsia="vi-VN"/>
                </w:rPr>
                <w:t>PromotionName</w:t>
              </w:r>
            </w:ins>
          </w:p>
        </w:tc>
        <w:tc>
          <w:tcPr>
            <w:tcW w:w="1771" w:type="dxa"/>
          </w:tcPr>
          <w:p w14:paraId="31F1BAF4" w14:textId="77777777" w:rsidR="00161E4B" w:rsidRPr="00081AF8" w:rsidRDefault="00161E4B" w:rsidP="00081AF8">
            <w:pPr>
              <w:spacing w:line="360" w:lineRule="auto"/>
              <w:jc w:val="both"/>
              <w:rPr>
                <w:ins w:id="1014" w:author="admin" w:date="2022-12-12T09:28:00Z"/>
                <w:rFonts w:ascii="Times New Roman" w:eastAsia="Calibri" w:hAnsi="Times New Roman" w:cs="Times New Roman"/>
                <w:sz w:val="28"/>
                <w:szCs w:val="28"/>
                <w:lang w:eastAsia="vi-VN"/>
              </w:rPr>
            </w:pPr>
            <w:ins w:id="1015" w:author="admin" w:date="2022-12-12T09:28:00Z">
              <w:r w:rsidRPr="00081AF8">
                <w:rPr>
                  <w:rFonts w:ascii="Times New Roman" w:eastAsia="Calibri" w:hAnsi="Times New Roman" w:cs="Times New Roman"/>
                  <w:sz w:val="28"/>
                  <w:szCs w:val="28"/>
                  <w:lang w:eastAsia="vi-VN"/>
                </w:rPr>
                <w:t>Varchar(50)</w:t>
              </w:r>
            </w:ins>
          </w:p>
        </w:tc>
        <w:tc>
          <w:tcPr>
            <w:tcW w:w="904" w:type="dxa"/>
          </w:tcPr>
          <w:p w14:paraId="219E02B3" w14:textId="77777777" w:rsidR="00161E4B" w:rsidRPr="00081AF8" w:rsidRDefault="00161E4B" w:rsidP="00081AF8">
            <w:pPr>
              <w:spacing w:line="360" w:lineRule="auto"/>
              <w:jc w:val="both"/>
              <w:rPr>
                <w:ins w:id="1016" w:author="admin" w:date="2022-12-12T09:28:00Z"/>
                <w:rFonts w:ascii="Times New Roman" w:eastAsia="Calibri" w:hAnsi="Times New Roman" w:cs="Times New Roman"/>
                <w:sz w:val="28"/>
                <w:szCs w:val="28"/>
                <w:lang w:eastAsia="vi-VN"/>
              </w:rPr>
            </w:pPr>
            <w:ins w:id="1017" w:author="admin" w:date="2022-12-12T09:28:00Z">
              <w:r w:rsidRPr="00081AF8">
                <w:rPr>
                  <w:rFonts w:ascii="Times New Roman" w:eastAsia="Calibri" w:hAnsi="Times New Roman" w:cs="Times New Roman"/>
                  <w:sz w:val="28"/>
                  <w:szCs w:val="28"/>
                  <w:lang w:eastAsia="vi-VN"/>
                </w:rPr>
                <w:t>x</w:t>
              </w:r>
            </w:ins>
          </w:p>
        </w:tc>
        <w:tc>
          <w:tcPr>
            <w:tcW w:w="1015" w:type="dxa"/>
          </w:tcPr>
          <w:p w14:paraId="45DA619F" w14:textId="77777777" w:rsidR="00161E4B" w:rsidRPr="00081AF8" w:rsidRDefault="00161E4B" w:rsidP="00081AF8">
            <w:pPr>
              <w:spacing w:line="360" w:lineRule="auto"/>
              <w:jc w:val="both"/>
              <w:rPr>
                <w:ins w:id="1018" w:author="admin" w:date="2022-12-12T09:28:00Z"/>
                <w:rFonts w:ascii="Times New Roman" w:eastAsia="Calibri" w:hAnsi="Times New Roman" w:cs="Times New Roman"/>
                <w:sz w:val="28"/>
                <w:szCs w:val="28"/>
                <w:lang w:eastAsia="vi-VN"/>
              </w:rPr>
            </w:pPr>
          </w:p>
        </w:tc>
        <w:tc>
          <w:tcPr>
            <w:tcW w:w="2169" w:type="dxa"/>
          </w:tcPr>
          <w:p w14:paraId="65DFED5F" w14:textId="77777777" w:rsidR="00161E4B" w:rsidRPr="00081AF8" w:rsidRDefault="00161E4B" w:rsidP="00081AF8">
            <w:pPr>
              <w:spacing w:line="360" w:lineRule="auto"/>
              <w:jc w:val="both"/>
              <w:rPr>
                <w:ins w:id="1019" w:author="admin" w:date="2022-12-12T09:28:00Z"/>
                <w:rFonts w:ascii="Times New Roman" w:eastAsia="Calibri" w:hAnsi="Times New Roman" w:cs="Times New Roman"/>
                <w:sz w:val="28"/>
                <w:szCs w:val="28"/>
                <w:lang w:eastAsia="vi-VN"/>
              </w:rPr>
            </w:pPr>
            <w:ins w:id="1020" w:author="admin" w:date="2022-12-12T09:28:00Z">
              <w:r w:rsidRPr="00081AF8">
                <w:rPr>
                  <w:rFonts w:ascii="Times New Roman" w:eastAsia="Calibri" w:hAnsi="Times New Roman" w:cs="Times New Roman"/>
                  <w:sz w:val="28"/>
                  <w:szCs w:val="28"/>
                  <w:lang w:eastAsia="vi-VN"/>
                </w:rPr>
                <w:t xml:space="preserve">Tên khuyến mại </w:t>
              </w:r>
            </w:ins>
          </w:p>
        </w:tc>
      </w:tr>
      <w:tr w:rsidR="00161E4B" w:rsidRPr="00081AF8" w14:paraId="28C675DF" w14:textId="77777777" w:rsidTr="00E305A5">
        <w:trPr>
          <w:trHeight w:val="138"/>
          <w:jc w:val="center"/>
          <w:ins w:id="1021" w:author="admin" w:date="2022-12-12T09:28:00Z"/>
        </w:trPr>
        <w:tc>
          <w:tcPr>
            <w:tcW w:w="714" w:type="dxa"/>
          </w:tcPr>
          <w:p w14:paraId="1DEABFBF" w14:textId="77777777" w:rsidR="00161E4B" w:rsidRPr="00081AF8" w:rsidRDefault="00161E4B" w:rsidP="00081AF8">
            <w:pPr>
              <w:spacing w:line="360" w:lineRule="auto"/>
              <w:jc w:val="both"/>
              <w:rPr>
                <w:ins w:id="1022" w:author="admin" w:date="2022-12-12T09:28:00Z"/>
                <w:rFonts w:ascii="Times New Roman" w:eastAsia="Calibri" w:hAnsi="Times New Roman" w:cs="Times New Roman"/>
                <w:sz w:val="28"/>
                <w:szCs w:val="28"/>
                <w:lang w:eastAsia="vi-VN"/>
              </w:rPr>
            </w:pPr>
            <w:ins w:id="1023" w:author="admin" w:date="2022-12-12T09:28:00Z">
              <w:r w:rsidRPr="00081AF8">
                <w:rPr>
                  <w:rFonts w:ascii="Times New Roman" w:eastAsia="Calibri" w:hAnsi="Times New Roman" w:cs="Times New Roman"/>
                  <w:sz w:val="28"/>
                  <w:szCs w:val="28"/>
                  <w:lang w:eastAsia="vi-VN"/>
                </w:rPr>
                <w:t>3</w:t>
              </w:r>
            </w:ins>
          </w:p>
        </w:tc>
        <w:tc>
          <w:tcPr>
            <w:tcW w:w="2445" w:type="dxa"/>
          </w:tcPr>
          <w:p w14:paraId="51CAB81C" w14:textId="77777777" w:rsidR="00161E4B" w:rsidRPr="00081AF8" w:rsidRDefault="00161E4B" w:rsidP="00081AF8">
            <w:pPr>
              <w:spacing w:line="360" w:lineRule="auto"/>
              <w:jc w:val="both"/>
              <w:rPr>
                <w:ins w:id="1024" w:author="admin" w:date="2022-12-12T09:28:00Z"/>
                <w:rFonts w:ascii="Times New Roman" w:eastAsia="Calibri" w:hAnsi="Times New Roman" w:cs="Times New Roman"/>
                <w:sz w:val="28"/>
                <w:szCs w:val="28"/>
                <w:lang w:eastAsia="vi-VN"/>
              </w:rPr>
            </w:pPr>
            <w:ins w:id="1025" w:author="admin" w:date="2022-12-12T09:28:00Z">
              <w:r w:rsidRPr="00081AF8">
                <w:rPr>
                  <w:rFonts w:ascii="Times New Roman" w:eastAsia="Calibri" w:hAnsi="Times New Roman" w:cs="Times New Roman"/>
                  <w:sz w:val="28"/>
                  <w:szCs w:val="28"/>
                  <w:lang w:eastAsia="vi-VN"/>
                </w:rPr>
                <w:t>PromotionType</w:t>
              </w:r>
            </w:ins>
          </w:p>
        </w:tc>
        <w:tc>
          <w:tcPr>
            <w:tcW w:w="1771" w:type="dxa"/>
          </w:tcPr>
          <w:p w14:paraId="6905ED13" w14:textId="77777777" w:rsidR="00161E4B" w:rsidRPr="00081AF8" w:rsidRDefault="00161E4B" w:rsidP="00081AF8">
            <w:pPr>
              <w:spacing w:line="360" w:lineRule="auto"/>
              <w:jc w:val="both"/>
              <w:rPr>
                <w:ins w:id="1026" w:author="admin" w:date="2022-12-12T09:28:00Z"/>
                <w:rFonts w:ascii="Times New Roman" w:eastAsia="Calibri" w:hAnsi="Times New Roman" w:cs="Times New Roman"/>
                <w:sz w:val="28"/>
                <w:szCs w:val="28"/>
                <w:lang w:eastAsia="vi-VN"/>
              </w:rPr>
            </w:pPr>
            <w:ins w:id="1027" w:author="admin" w:date="2022-12-12T09:28:00Z">
              <w:r w:rsidRPr="00081AF8">
                <w:rPr>
                  <w:rFonts w:ascii="Times New Roman" w:eastAsia="Calibri" w:hAnsi="Times New Roman" w:cs="Times New Roman"/>
                  <w:sz w:val="28"/>
                  <w:szCs w:val="28"/>
                  <w:lang w:eastAsia="vi-VN"/>
                </w:rPr>
                <w:t>Varchar(50)</w:t>
              </w:r>
            </w:ins>
          </w:p>
        </w:tc>
        <w:tc>
          <w:tcPr>
            <w:tcW w:w="904" w:type="dxa"/>
          </w:tcPr>
          <w:p w14:paraId="2364E91E" w14:textId="77777777" w:rsidR="00161E4B" w:rsidRPr="00081AF8" w:rsidRDefault="00161E4B" w:rsidP="00081AF8">
            <w:pPr>
              <w:spacing w:line="360" w:lineRule="auto"/>
              <w:jc w:val="both"/>
              <w:rPr>
                <w:ins w:id="1028" w:author="admin" w:date="2022-12-12T09:28:00Z"/>
                <w:rFonts w:ascii="Times New Roman" w:eastAsia="Calibri" w:hAnsi="Times New Roman" w:cs="Times New Roman"/>
                <w:sz w:val="28"/>
                <w:szCs w:val="28"/>
                <w:lang w:eastAsia="vi-VN"/>
              </w:rPr>
            </w:pPr>
            <w:ins w:id="1029" w:author="admin" w:date="2022-12-12T09:28:00Z">
              <w:r w:rsidRPr="00081AF8">
                <w:rPr>
                  <w:rFonts w:ascii="Times New Roman" w:eastAsia="Calibri" w:hAnsi="Times New Roman" w:cs="Times New Roman"/>
                  <w:sz w:val="28"/>
                  <w:szCs w:val="28"/>
                  <w:lang w:eastAsia="vi-VN"/>
                </w:rPr>
                <w:t>x</w:t>
              </w:r>
            </w:ins>
          </w:p>
        </w:tc>
        <w:tc>
          <w:tcPr>
            <w:tcW w:w="1015" w:type="dxa"/>
          </w:tcPr>
          <w:p w14:paraId="714FD6FF" w14:textId="77777777" w:rsidR="00161E4B" w:rsidRPr="00081AF8" w:rsidRDefault="00161E4B" w:rsidP="00081AF8">
            <w:pPr>
              <w:spacing w:line="360" w:lineRule="auto"/>
              <w:jc w:val="both"/>
              <w:rPr>
                <w:ins w:id="1030" w:author="admin" w:date="2022-12-12T09:28:00Z"/>
                <w:rFonts w:ascii="Times New Roman" w:eastAsia="Calibri" w:hAnsi="Times New Roman" w:cs="Times New Roman"/>
                <w:sz w:val="28"/>
                <w:szCs w:val="28"/>
                <w:lang w:eastAsia="vi-VN"/>
              </w:rPr>
            </w:pPr>
          </w:p>
        </w:tc>
        <w:tc>
          <w:tcPr>
            <w:tcW w:w="2169" w:type="dxa"/>
          </w:tcPr>
          <w:p w14:paraId="1EF7F032" w14:textId="77777777" w:rsidR="00161E4B" w:rsidRPr="00081AF8" w:rsidRDefault="00161E4B" w:rsidP="00081AF8">
            <w:pPr>
              <w:spacing w:line="360" w:lineRule="auto"/>
              <w:jc w:val="both"/>
              <w:rPr>
                <w:ins w:id="1031" w:author="admin" w:date="2022-12-12T09:28:00Z"/>
                <w:rFonts w:ascii="Times New Roman" w:eastAsia="Calibri" w:hAnsi="Times New Roman" w:cs="Times New Roman"/>
                <w:sz w:val="28"/>
                <w:szCs w:val="28"/>
                <w:lang w:eastAsia="vi-VN"/>
              </w:rPr>
            </w:pPr>
            <w:ins w:id="1032" w:author="admin" w:date="2022-12-12T09:28:00Z">
              <w:r w:rsidRPr="00081AF8">
                <w:rPr>
                  <w:rFonts w:ascii="Times New Roman" w:eastAsia="Calibri" w:hAnsi="Times New Roman" w:cs="Times New Roman"/>
                  <w:sz w:val="28"/>
                  <w:szCs w:val="28"/>
                  <w:lang w:eastAsia="vi-VN"/>
                </w:rPr>
                <w:t xml:space="preserve">Loại khuyến mại </w:t>
              </w:r>
            </w:ins>
          </w:p>
        </w:tc>
      </w:tr>
      <w:tr w:rsidR="00161E4B" w:rsidRPr="00081AF8" w14:paraId="2AE02D19" w14:textId="77777777" w:rsidTr="00E305A5">
        <w:trPr>
          <w:trHeight w:val="450"/>
          <w:jc w:val="center"/>
          <w:ins w:id="1033" w:author="admin" w:date="2022-12-12T09:28:00Z"/>
        </w:trPr>
        <w:tc>
          <w:tcPr>
            <w:tcW w:w="714" w:type="dxa"/>
          </w:tcPr>
          <w:p w14:paraId="60A4BF55" w14:textId="77777777" w:rsidR="00161E4B" w:rsidRPr="00081AF8" w:rsidRDefault="00161E4B" w:rsidP="00081AF8">
            <w:pPr>
              <w:spacing w:line="360" w:lineRule="auto"/>
              <w:jc w:val="both"/>
              <w:rPr>
                <w:ins w:id="1034" w:author="admin" w:date="2022-12-12T09:28:00Z"/>
                <w:rFonts w:ascii="Times New Roman" w:eastAsia="Calibri" w:hAnsi="Times New Roman" w:cs="Times New Roman"/>
                <w:sz w:val="28"/>
                <w:szCs w:val="28"/>
                <w:lang w:val="vi-VN" w:eastAsia="vi-VN"/>
              </w:rPr>
            </w:pPr>
            <w:ins w:id="1035" w:author="admin" w:date="2022-12-12T09:28:00Z">
              <w:r w:rsidRPr="00081AF8">
                <w:rPr>
                  <w:rFonts w:ascii="Times New Roman" w:eastAsia="Calibri" w:hAnsi="Times New Roman" w:cs="Times New Roman"/>
                  <w:sz w:val="28"/>
                  <w:szCs w:val="28"/>
                  <w:lang w:val="vi-VN" w:eastAsia="vi-VN"/>
                </w:rPr>
                <w:t>4</w:t>
              </w:r>
            </w:ins>
          </w:p>
        </w:tc>
        <w:tc>
          <w:tcPr>
            <w:tcW w:w="2445" w:type="dxa"/>
          </w:tcPr>
          <w:p w14:paraId="2B4CF91F" w14:textId="77777777" w:rsidR="00161E4B" w:rsidRPr="00081AF8" w:rsidRDefault="00161E4B" w:rsidP="00081AF8">
            <w:pPr>
              <w:spacing w:line="360" w:lineRule="auto"/>
              <w:jc w:val="both"/>
              <w:rPr>
                <w:ins w:id="1036" w:author="admin" w:date="2022-12-12T09:28:00Z"/>
                <w:rFonts w:ascii="Times New Roman" w:eastAsia="Calibri" w:hAnsi="Times New Roman" w:cs="Times New Roman"/>
                <w:sz w:val="28"/>
                <w:szCs w:val="28"/>
                <w:lang w:val="vi-VN" w:eastAsia="vi-VN"/>
              </w:rPr>
            </w:pPr>
            <w:ins w:id="1037" w:author="admin" w:date="2022-12-12T09:28:00Z">
              <w:r w:rsidRPr="00081AF8">
                <w:rPr>
                  <w:rFonts w:ascii="Times New Roman" w:eastAsia="Calibri" w:hAnsi="Times New Roman" w:cs="Times New Roman"/>
                  <w:sz w:val="28"/>
                  <w:szCs w:val="28"/>
                  <w:lang w:eastAsia="vi-VN"/>
                </w:rPr>
                <w:t>PromotionValue</w:t>
              </w:r>
            </w:ins>
          </w:p>
        </w:tc>
        <w:tc>
          <w:tcPr>
            <w:tcW w:w="1771" w:type="dxa"/>
          </w:tcPr>
          <w:p w14:paraId="42FDDA8D" w14:textId="77777777" w:rsidR="00161E4B" w:rsidRPr="00081AF8" w:rsidRDefault="00161E4B" w:rsidP="00081AF8">
            <w:pPr>
              <w:spacing w:line="360" w:lineRule="auto"/>
              <w:jc w:val="both"/>
              <w:rPr>
                <w:ins w:id="1038" w:author="admin" w:date="2022-12-12T09:28:00Z"/>
                <w:rFonts w:ascii="Times New Roman" w:eastAsia="Calibri" w:hAnsi="Times New Roman" w:cs="Times New Roman"/>
                <w:sz w:val="28"/>
                <w:szCs w:val="28"/>
                <w:lang w:eastAsia="vi-VN"/>
              </w:rPr>
            </w:pPr>
            <w:ins w:id="1039" w:author="admin" w:date="2022-12-12T09:28:00Z">
              <w:r w:rsidRPr="00081AF8">
                <w:rPr>
                  <w:rFonts w:ascii="Times New Roman" w:eastAsia="Calibri" w:hAnsi="Times New Roman" w:cs="Times New Roman"/>
                  <w:sz w:val="28"/>
                  <w:szCs w:val="28"/>
                  <w:lang w:eastAsia="vi-VN"/>
                </w:rPr>
                <w:t>Float</w:t>
              </w:r>
            </w:ins>
          </w:p>
        </w:tc>
        <w:tc>
          <w:tcPr>
            <w:tcW w:w="904" w:type="dxa"/>
          </w:tcPr>
          <w:p w14:paraId="1FB62738" w14:textId="77777777" w:rsidR="00161E4B" w:rsidRPr="00081AF8" w:rsidRDefault="00161E4B" w:rsidP="00081AF8">
            <w:pPr>
              <w:spacing w:line="360" w:lineRule="auto"/>
              <w:jc w:val="both"/>
              <w:rPr>
                <w:ins w:id="1040" w:author="admin" w:date="2022-12-12T09:28:00Z"/>
                <w:rFonts w:ascii="Times New Roman" w:eastAsia="Calibri" w:hAnsi="Times New Roman" w:cs="Times New Roman"/>
                <w:sz w:val="28"/>
                <w:szCs w:val="28"/>
                <w:lang w:val="vi-VN" w:eastAsia="vi-VN"/>
              </w:rPr>
            </w:pPr>
            <w:ins w:id="1041" w:author="admin" w:date="2022-12-12T09:28:00Z">
              <w:r w:rsidRPr="00081AF8">
                <w:rPr>
                  <w:rFonts w:ascii="Times New Roman" w:eastAsia="Calibri" w:hAnsi="Times New Roman" w:cs="Times New Roman"/>
                  <w:sz w:val="28"/>
                  <w:szCs w:val="28"/>
                  <w:lang w:eastAsia="vi-VN"/>
                </w:rPr>
                <w:t>x</w:t>
              </w:r>
            </w:ins>
          </w:p>
        </w:tc>
        <w:tc>
          <w:tcPr>
            <w:tcW w:w="1015" w:type="dxa"/>
          </w:tcPr>
          <w:p w14:paraId="2A0B5A93" w14:textId="77777777" w:rsidR="00161E4B" w:rsidRPr="00081AF8" w:rsidRDefault="00161E4B" w:rsidP="00081AF8">
            <w:pPr>
              <w:spacing w:line="360" w:lineRule="auto"/>
              <w:jc w:val="both"/>
              <w:rPr>
                <w:ins w:id="1042" w:author="admin" w:date="2022-12-12T09:28:00Z"/>
                <w:rFonts w:ascii="Times New Roman" w:eastAsia="Calibri" w:hAnsi="Times New Roman" w:cs="Times New Roman"/>
                <w:sz w:val="28"/>
                <w:szCs w:val="28"/>
                <w:lang w:val="vi-VN" w:eastAsia="vi-VN"/>
              </w:rPr>
            </w:pPr>
          </w:p>
        </w:tc>
        <w:tc>
          <w:tcPr>
            <w:tcW w:w="2169" w:type="dxa"/>
          </w:tcPr>
          <w:p w14:paraId="109E7AF8" w14:textId="77777777" w:rsidR="00161E4B" w:rsidRPr="00081AF8" w:rsidRDefault="00161E4B" w:rsidP="00081AF8">
            <w:pPr>
              <w:spacing w:line="360" w:lineRule="auto"/>
              <w:jc w:val="both"/>
              <w:rPr>
                <w:ins w:id="1043" w:author="admin" w:date="2022-12-12T09:28:00Z"/>
                <w:rFonts w:ascii="Times New Roman" w:eastAsia="Calibri" w:hAnsi="Times New Roman" w:cs="Times New Roman"/>
                <w:sz w:val="28"/>
                <w:szCs w:val="28"/>
                <w:lang w:eastAsia="vi-VN"/>
              </w:rPr>
            </w:pPr>
            <w:ins w:id="1044" w:author="admin" w:date="2022-12-12T09:28:00Z">
              <w:r w:rsidRPr="00081AF8">
                <w:rPr>
                  <w:rFonts w:ascii="Times New Roman" w:eastAsia="Calibri" w:hAnsi="Times New Roman" w:cs="Times New Roman"/>
                  <w:sz w:val="28"/>
                  <w:szCs w:val="28"/>
                  <w:lang w:eastAsia="vi-VN"/>
                </w:rPr>
                <w:t>Giá trị khuyến mại</w:t>
              </w:r>
            </w:ins>
          </w:p>
        </w:tc>
      </w:tr>
      <w:tr w:rsidR="00161E4B" w:rsidRPr="00081AF8" w14:paraId="6789ABB3" w14:textId="77777777" w:rsidTr="00E305A5">
        <w:trPr>
          <w:trHeight w:val="466"/>
          <w:jc w:val="center"/>
          <w:ins w:id="1045" w:author="admin" w:date="2022-12-12T09:28:00Z"/>
        </w:trPr>
        <w:tc>
          <w:tcPr>
            <w:tcW w:w="714" w:type="dxa"/>
          </w:tcPr>
          <w:p w14:paraId="752EE9FA" w14:textId="77777777" w:rsidR="00161E4B" w:rsidRPr="00081AF8" w:rsidRDefault="00161E4B" w:rsidP="00081AF8">
            <w:pPr>
              <w:spacing w:line="360" w:lineRule="auto"/>
              <w:jc w:val="both"/>
              <w:rPr>
                <w:ins w:id="1046" w:author="admin" w:date="2022-12-12T09:28:00Z"/>
                <w:rFonts w:ascii="Times New Roman" w:eastAsia="Calibri" w:hAnsi="Times New Roman" w:cs="Times New Roman"/>
                <w:sz w:val="28"/>
                <w:szCs w:val="28"/>
                <w:lang w:val="vi-VN" w:eastAsia="vi-VN"/>
              </w:rPr>
            </w:pPr>
            <w:ins w:id="1047" w:author="admin" w:date="2022-12-12T09:28:00Z">
              <w:r w:rsidRPr="00081AF8">
                <w:rPr>
                  <w:rFonts w:ascii="Times New Roman" w:eastAsia="Calibri" w:hAnsi="Times New Roman" w:cs="Times New Roman"/>
                  <w:sz w:val="28"/>
                  <w:szCs w:val="28"/>
                  <w:lang w:val="vi-VN" w:eastAsia="vi-VN"/>
                </w:rPr>
                <w:t>5</w:t>
              </w:r>
            </w:ins>
          </w:p>
        </w:tc>
        <w:tc>
          <w:tcPr>
            <w:tcW w:w="2445" w:type="dxa"/>
          </w:tcPr>
          <w:p w14:paraId="23D30A1E" w14:textId="77777777" w:rsidR="00161E4B" w:rsidRPr="00081AF8" w:rsidRDefault="00161E4B" w:rsidP="00081AF8">
            <w:pPr>
              <w:spacing w:line="360" w:lineRule="auto"/>
              <w:jc w:val="both"/>
              <w:rPr>
                <w:ins w:id="1048" w:author="admin" w:date="2022-12-12T09:28:00Z"/>
                <w:rFonts w:ascii="Times New Roman" w:eastAsia="Calibri" w:hAnsi="Times New Roman" w:cs="Times New Roman"/>
                <w:sz w:val="28"/>
                <w:szCs w:val="28"/>
                <w:lang w:val="vi-VN" w:eastAsia="vi-VN"/>
              </w:rPr>
            </w:pPr>
            <w:ins w:id="1049" w:author="admin" w:date="2022-12-12T09:28:00Z">
              <w:r w:rsidRPr="00081AF8">
                <w:rPr>
                  <w:rFonts w:ascii="Times New Roman" w:eastAsia="Calibri" w:hAnsi="Times New Roman" w:cs="Times New Roman"/>
                  <w:sz w:val="28"/>
                  <w:szCs w:val="28"/>
                  <w:lang w:eastAsia="vi-VN"/>
                </w:rPr>
                <w:t>StartDate</w:t>
              </w:r>
            </w:ins>
          </w:p>
        </w:tc>
        <w:tc>
          <w:tcPr>
            <w:tcW w:w="1771" w:type="dxa"/>
          </w:tcPr>
          <w:p w14:paraId="7237E2C2" w14:textId="77777777" w:rsidR="00161E4B" w:rsidRPr="00081AF8" w:rsidRDefault="00161E4B" w:rsidP="00081AF8">
            <w:pPr>
              <w:spacing w:line="360" w:lineRule="auto"/>
              <w:jc w:val="both"/>
              <w:rPr>
                <w:ins w:id="1050" w:author="admin" w:date="2022-12-12T09:28:00Z"/>
                <w:rFonts w:ascii="Times New Roman" w:eastAsia="Calibri" w:hAnsi="Times New Roman" w:cs="Times New Roman"/>
                <w:sz w:val="28"/>
                <w:szCs w:val="28"/>
                <w:lang w:eastAsia="vi-VN"/>
              </w:rPr>
            </w:pPr>
            <w:ins w:id="1051" w:author="admin" w:date="2022-12-12T09:28:00Z">
              <w:r w:rsidRPr="00081AF8">
                <w:rPr>
                  <w:rFonts w:ascii="Times New Roman" w:eastAsia="Calibri" w:hAnsi="Times New Roman" w:cs="Times New Roman"/>
                  <w:sz w:val="28"/>
                  <w:szCs w:val="28"/>
                  <w:lang w:eastAsia="vi-VN"/>
                </w:rPr>
                <w:t>datetime</w:t>
              </w:r>
            </w:ins>
          </w:p>
        </w:tc>
        <w:tc>
          <w:tcPr>
            <w:tcW w:w="904" w:type="dxa"/>
          </w:tcPr>
          <w:p w14:paraId="65031FB7" w14:textId="77777777" w:rsidR="00161E4B" w:rsidRPr="00081AF8" w:rsidRDefault="00161E4B" w:rsidP="00081AF8">
            <w:pPr>
              <w:spacing w:line="360" w:lineRule="auto"/>
              <w:jc w:val="both"/>
              <w:rPr>
                <w:ins w:id="1052" w:author="admin" w:date="2022-12-12T09:28:00Z"/>
                <w:rFonts w:ascii="Times New Roman" w:eastAsia="Calibri" w:hAnsi="Times New Roman" w:cs="Times New Roman"/>
                <w:sz w:val="28"/>
                <w:szCs w:val="28"/>
                <w:lang w:val="vi-VN" w:eastAsia="vi-VN"/>
              </w:rPr>
            </w:pPr>
            <w:ins w:id="1053" w:author="admin" w:date="2022-12-12T09:28:00Z">
              <w:r w:rsidRPr="00081AF8">
                <w:rPr>
                  <w:rFonts w:ascii="Times New Roman" w:eastAsia="Calibri" w:hAnsi="Times New Roman" w:cs="Times New Roman"/>
                  <w:sz w:val="28"/>
                  <w:szCs w:val="28"/>
                  <w:lang w:eastAsia="vi-VN"/>
                </w:rPr>
                <w:t>x</w:t>
              </w:r>
            </w:ins>
          </w:p>
        </w:tc>
        <w:tc>
          <w:tcPr>
            <w:tcW w:w="1015" w:type="dxa"/>
          </w:tcPr>
          <w:p w14:paraId="43E49768" w14:textId="77777777" w:rsidR="00161E4B" w:rsidRPr="00081AF8" w:rsidRDefault="00161E4B" w:rsidP="00081AF8">
            <w:pPr>
              <w:spacing w:line="360" w:lineRule="auto"/>
              <w:jc w:val="both"/>
              <w:rPr>
                <w:ins w:id="1054" w:author="admin" w:date="2022-12-12T09:28:00Z"/>
                <w:rFonts w:ascii="Times New Roman" w:eastAsia="Calibri" w:hAnsi="Times New Roman" w:cs="Times New Roman"/>
                <w:sz w:val="28"/>
                <w:szCs w:val="28"/>
                <w:lang w:val="vi-VN" w:eastAsia="vi-VN"/>
              </w:rPr>
            </w:pPr>
          </w:p>
        </w:tc>
        <w:tc>
          <w:tcPr>
            <w:tcW w:w="2169" w:type="dxa"/>
          </w:tcPr>
          <w:p w14:paraId="33914826" w14:textId="77777777" w:rsidR="00161E4B" w:rsidRPr="00081AF8" w:rsidRDefault="00161E4B" w:rsidP="00081AF8">
            <w:pPr>
              <w:spacing w:line="360" w:lineRule="auto"/>
              <w:jc w:val="both"/>
              <w:rPr>
                <w:ins w:id="1055" w:author="admin" w:date="2022-12-12T09:28:00Z"/>
                <w:rFonts w:ascii="Times New Roman" w:eastAsia="Calibri" w:hAnsi="Times New Roman" w:cs="Times New Roman"/>
                <w:sz w:val="28"/>
                <w:szCs w:val="28"/>
                <w:lang w:eastAsia="vi-VN"/>
              </w:rPr>
            </w:pPr>
            <w:ins w:id="1056" w:author="admin" w:date="2022-12-12T09:28:00Z">
              <w:r w:rsidRPr="00081AF8">
                <w:rPr>
                  <w:rFonts w:ascii="Times New Roman" w:eastAsia="Calibri" w:hAnsi="Times New Roman" w:cs="Times New Roman"/>
                  <w:sz w:val="28"/>
                  <w:szCs w:val="28"/>
                  <w:lang w:eastAsia="vi-VN"/>
                </w:rPr>
                <w:t>Ngày bắt đầu</w:t>
              </w:r>
            </w:ins>
          </w:p>
        </w:tc>
      </w:tr>
      <w:tr w:rsidR="00161E4B" w:rsidRPr="00081AF8" w14:paraId="01AE3B19" w14:textId="77777777" w:rsidTr="00E305A5">
        <w:trPr>
          <w:trHeight w:val="915"/>
          <w:jc w:val="center"/>
          <w:ins w:id="1057" w:author="admin" w:date="2022-12-12T09:28:00Z"/>
        </w:trPr>
        <w:tc>
          <w:tcPr>
            <w:tcW w:w="714" w:type="dxa"/>
          </w:tcPr>
          <w:p w14:paraId="278CE053" w14:textId="77777777" w:rsidR="00161E4B" w:rsidRPr="00081AF8" w:rsidRDefault="00161E4B" w:rsidP="00081AF8">
            <w:pPr>
              <w:spacing w:line="360" w:lineRule="auto"/>
              <w:jc w:val="both"/>
              <w:rPr>
                <w:ins w:id="1058" w:author="admin" w:date="2022-12-12T09:28:00Z"/>
                <w:rFonts w:ascii="Times New Roman" w:eastAsia="Calibri" w:hAnsi="Times New Roman" w:cs="Times New Roman"/>
                <w:sz w:val="28"/>
                <w:szCs w:val="28"/>
                <w:lang w:val="vi-VN" w:eastAsia="vi-VN"/>
              </w:rPr>
            </w:pPr>
            <w:ins w:id="1059" w:author="admin" w:date="2022-12-12T09:28:00Z">
              <w:r w:rsidRPr="00081AF8">
                <w:rPr>
                  <w:rFonts w:ascii="Times New Roman" w:eastAsia="Calibri" w:hAnsi="Times New Roman" w:cs="Times New Roman"/>
                  <w:sz w:val="28"/>
                  <w:szCs w:val="28"/>
                  <w:lang w:val="vi-VN" w:eastAsia="vi-VN"/>
                </w:rPr>
                <w:t>6</w:t>
              </w:r>
            </w:ins>
          </w:p>
        </w:tc>
        <w:tc>
          <w:tcPr>
            <w:tcW w:w="2445" w:type="dxa"/>
          </w:tcPr>
          <w:p w14:paraId="62869203" w14:textId="77777777" w:rsidR="00161E4B" w:rsidRPr="00081AF8" w:rsidRDefault="00161E4B" w:rsidP="00081AF8">
            <w:pPr>
              <w:spacing w:line="360" w:lineRule="auto"/>
              <w:jc w:val="both"/>
              <w:rPr>
                <w:ins w:id="1060" w:author="admin" w:date="2022-12-12T09:28:00Z"/>
                <w:rFonts w:ascii="Times New Roman" w:eastAsia="Calibri" w:hAnsi="Times New Roman" w:cs="Times New Roman"/>
                <w:sz w:val="28"/>
                <w:szCs w:val="28"/>
                <w:lang w:eastAsia="vi-VN"/>
              </w:rPr>
            </w:pPr>
            <w:ins w:id="1061" w:author="admin" w:date="2022-12-12T09:28:00Z">
              <w:r w:rsidRPr="00081AF8">
                <w:rPr>
                  <w:rFonts w:ascii="Times New Roman" w:eastAsia="Calibri" w:hAnsi="Times New Roman" w:cs="Times New Roman"/>
                  <w:sz w:val="28"/>
                  <w:szCs w:val="28"/>
                  <w:lang w:eastAsia="vi-VN"/>
                </w:rPr>
                <w:t>EndDate</w:t>
              </w:r>
            </w:ins>
          </w:p>
        </w:tc>
        <w:tc>
          <w:tcPr>
            <w:tcW w:w="1771" w:type="dxa"/>
          </w:tcPr>
          <w:p w14:paraId="5F9C7054" w14:textId="77777777" w:rsidR="00161E4B" w:rsidRPr="00081AF8" w:rsidRDefault="00161E4B" w:rsidP="00081AF8">
            <w:pPr>
              <w:spacing w:line="360" w:lineRule="auto"/>
              <w:jc w:val="both"/>
              <w:rPr>
                <w:ins w:id="1062" w:author="admin" w:date="2022-12-12T09:28:00Z"/>
                <w:rFonts w:ascii="Times New Roman" w:eastAsia="Calibri" w:hAnsi="Times New Roman" w:cs="Times New Roman"/>
                <w:sz w:val="28"/>
                <w:szCs w:val="28"/>
                <w:lang w:eastAsia="vi-VN"/>
              </w:rPr>
            </w:pPr>
            <w:ins w:id="1063" w:author="admin" w:date="2022-12-12T09:28:00Z">
              <w:r w:rsidRPr="00081AF8">
                <w:rPr>
                  <w:rFonts w:ascii="Times New Roman" w:eastAsia="Calibri" w:hAnsi="Times New Roman" w:cs="Times New Roman"/>
                  <w:sz w:val="28"/>
                  <w:szCs w:val="28"/>
                  <w:lang w:eastAsia="vi-VN"/>
                </w:rPr>
                <w:t>datetime</w:t>
              </w:r>
            </w:ins>
          </w:p>
        </w:tc>
        <w:tc>
          <w:tcPr>
            <w:tcW w:w="904" w:type="dxa"/>
          </w:tcPr>
          <w:p w14:paraId="0F8E2E4B" w14:textId="77777777" w:rsidR="00161E4B" w:rsidRPr="00081AF8" w:rsidRDefault="00161E4B" w:rsidP="00081AF8">
            <w:pPr>
              <w:spacing w:line="360" w:lineRule="auto"/>
              <w:jc w:val="both"/>
              <w:rPr>
                <w:ins w:id="1064" w:author="admin" w:date="2022-12-12T09:28:00Z"/>
                <w:rFonts w:ascii="Times New Roman" w:eastAsia="Calibri" w:hAnsi="Times New Roman" w:cs="Times New Roman"/>
                <w:sz w:val="28"/>
                <w:szCs w:val="28"/>
                <w:lang w:eastAsia="vi-VN"/>
              </w:rPr>
            </w:pPr>
            <w:ins w:id="1065" w:author="admin" w:date="2022-12-12T09:28:00Z">
              <w:r w:rsidRPr="00081AF8">
                <w:rPr>
                  <w:rFonts w:ascii="Times New Roman" w:eastAsia="Calibri" w:hAnsi="Times New Roman" w:cs="Times New Roman"/>
                  <w:sz w:val="28"/>
                  <w:szCs w:val="28"/>
                  <w:lang w:eastAsia="vi-VN"/>
                </w:rPr>
                <w:t>x</w:t>
              </w:r>
            </w:ins>
          </w:p>
        </w:tc>
        <w:tc>
          <w:tcPr>
            <w:tcW w:w="1015" w:type="dxa"/>
          </w:tcPr>
          <w:p w14:paraId="5C92BCAD" w14:textId="77777777" w:rsidR="00161E4B" w:rsidRPr="00081AF8" w:rsidRDefault="00161E4B" w:rsidP="00081AF8">
            <w:pPr>
              <w:spacing w:line="360" w:lineRule="auto"/>
              <w:jc w:val="both"/>
              <w:rPr>
                <w:ins w:id="1066" w:author="admin" w:date="2022-12-12T09:28:00Z"/>
                <w:rFonts w:ascii="Times New Roman" w:eastAsia="Calibri" w:hAnsi="Times New Roman" w:cs="Times New Roman"/>
                <w:sz w:val="28"/>
                <w:szCs w:val="28"/>
                <w:lang w:val="vi-VN" w:eastAsia="vi-VN"/>
              </w:rPr>
            </w:pPr>
          </w:p>
        </w:tc>
        <w:tc>
          <w:tcPr>
            <w:tcW w:w="2169" w:type="dxa"/>
          </w:tcPr>
          <w:p w14:paraId="045D12FE" w14:textId="77777777" w:rsidR="00161E4B" w:rsidRPr="00081AF8" w:rsidRDefault="00161E4B" w:rsidP="00081AF8">
            <w:pPr>
              <w:spacing w:line="360" w:lineRule="auto"/>
              <w:jc w:val="both"/>
              <w:rPr>
                <w:ins w:id="1067" w:author="admin" w:date="2022-12-12T09:28:00Z"/>
                <w:rFonts w:ascii="Times New Roman" w:eastAsia="Calibri" w:hAnsi="Times New Roman" w:cs="Times New Roman"/>
                <w:sz w:val="28"/>
                <w:szCs w:val="28"/>
                <w:lang w:eastAsia="vi-VN"/>
              </w:rPr>
            </w:pPr>
            <w:ins w:id="1068" w:author="admin" w:date="2022-12-12T09:28:00Z">
              <w:r w:rsidRPr="00081AF8">
                <w:rPr>
                  <w:rFonts w:ascii="Times New Roman" w:eastAsia="Calibri" w:hAnsi="Times New Roman" w:cs="Times New Roman"/>
                  <w:sz w:val="28"/>
                  <w:szCs w:val="28"/>
                  <w:lang w:eastAsia="vi-VN"/>
                </w:rPr>
                <w:t xml:space="preserve">Ngày kết thúc </w:t>
              </w:r>
            </w:ins>
          </w:p>
        </w:tc>
      </w:tr>
    </w:tbl>
    <w:p w14:paraId="141DD0A1" w14:textId="77777777" w:rsidR="00161E4B" w:rsidRPr="00081AF8" w:rsidRDefault="00161E4B" w:rsidP="00081AF8">
      <w:pPr>
        <w:spacing w:line="360" w:lineRule="auto"/>
        <w:jc w:val="both"/>
        <w:rPr>
          <w:ins w:id="1069" w:author="admin" w:date="2022-12-12T09:28:00Z"/>
          <w:rFonts w:ascii="Times New Roman" w:eastAsia="Calibri" w:hAnsi="Times New Roman" w:cs="Times New Roman"/>
          <w:i/>
          <w:sz w:val="28"/>
          <w:szCs w:val="28"/>
          <w:lang w:eastAsia="vi-VN"/>
        </w:rPr>
      </w:pPr>
    </w:p>
    <w:p w14:paraId="56D959DA" w14:textId="77777777" w:rsidR="00161E4B" w:rsidRPr="00081AF8" w:rsidRDefault="00161E4B" w:rsidP="00081AF8">
      <w:pPr>
        <w:spacing w:line="360" w:lineRule="auto"/>
        <w:rPr>
          <w:ins w:id="1070" w:author="admin" w:date="2022-12-12T09:28:00Z"/>
          <w:rFonts w:ascii="Times New Roman" w:eastAsia="Calibri" w:hAnsi="Times New Roman" w:cs="Times New Roman"/>
          <w:b/>
          <w:sz w:val="28"/>
          <w:szCs w:val="28"/>
          <w:lang w:val="vi-VN" w:eastAsia="vi-VN"/>
        </w:rPr>
      </w:pPr>
      <w:r w:rsidRPr="00081AF8">
        <w:rPr>
          <w:rFonts w:ascii="Times New Roman" w:eastAsia="Calibri" w:hAnsi="Times New Roman" w:cs="Times New Roman"/>
          <w:b/>
          <w:sz w:val="28"/>
          <w:szCs w:val="28"/>
          <w:lang w:eastAsia="vi-VN"/>
        </w:rPr>
        <w:t>2.2.4.3</w:t>
      </w:r>
      <w:ins w:id="1071" w:author="admin" w:date="2022-12-12T09:28:00Z">
        <w:r w:rsidRPr="00081AF8">
          <w:rPr>
            <w:rFonts w:ascii="Times New Roman" w:eastAsia="Calibri" w:hAnsi="Times New Roman" w:cs="Times New Roman"/>
            <w:b/>
            <w:sz w:val="28"/>
            <w:szCs w:val="28"/>
            <w:lang w:eastAsia="vi-VN"/>
          </w:rPr>
          <w:t xml:space="preserve"> </w:t>
        </w:r>
        <w:r w:rsidRPr="00081AF8">
          <w:rPr>
            <w:rFonts w:ascii="Times New Roman" w:eastAsia="Calibri" w:hAnsi="Times New Roman" w:cs="Times New Roman"/>
            <w:b/>
            <w:sz w:val="28"/>
            <w:szCs w:val="28"/>
            <w:lang w:val="vi-VN" w:eastAsia="vi-VN"/>
          </w:rPr>
          <w:t xml:space="preserve">Bảng </w:t>
        </w:r>
        <w:r w:rsidRPr="00081AF8">
          <w:rPr>
            <w:rFonts w:ascii="Times New Roman" w:eastAsia="Calibri" w:hAnsi="Times New Roman" w:cs="Times New Roman"/>
            <w:b/>
            <w:sz w:val="28"/>
            <w:szCs w:val="28"/>
            <w:lang w:eastAsia="vi-VN"/>
          </w:rPr>
          <w:t xml:space="preserve">Hãng sản xuất </w:t>
        </w:r>
        <w:r w:rsidRPr="00081AF8">
          <w:rPr>
            <w:rFonts w:ascii="Times New Roman" w:eastAsia="Calibri" w:hAnsi="Times New Roman" w:cs="Times New Roman"/>
            <w:b/>
            <w:sz w:val="28"/>
            <w:szCs w:val="28"/>
            <w:lang w:val="vi-VN" w:eastAsia="vi-VN"/>
          </w:rPr>
          <w:t>(</w:t>
        </w:r>
        <w:r w:rsidRPr="00081AF8">
          <w:rPr>
            <w:rFonts w:ascii="Times New Roman" w:eastAsia="Calibri" w:hAnsi="Times New Roman" w:cs="Times New Roman"/>
            <w:b/>
            <w:sz w:val="28"/>
            <w:szCs w:val="28"/>
            <w:lang w:eastAsia="vi-VN"/>
          </w:rPr>
          <w:t>Manufacturer</w:t>
        </w:r>
        <w:r w:rsidRPr="00081AF8">
          <w:rPr>
            <w:rFonts w:ascii="Times New Roman" w:eastAsia="Calibri" w:hAnsi="Times New Roman" w:cs="Times New Roman"/>
            <w:b/>
            <w:sz w:val="28"/>
            <w:szCs w:val="28"/>
            <w:lang w:val="vi-VN" w:eastAsia="vi-VN"/>
          </w:rPr>
          <w:t>)</w:t>
        </w:r>
      </w:ins>
    </w:p>
    <w:p w14:paraId="6B58D4DD" w14:textId="77777777" w:rsidR="00161E4B" w:rsidRPr="00081AF8" w:rsidRDefault="00161E4B" w:rsidP="00081AF8">
      <w:pPr>
        <w:spacing w:line="360" w:lineRule="auto"/>
        <w:rPr>
          <w:ins w:id="1072" w:author="admin" w:date="2022-12-12T09:28:00Z"/>
          <w:rFonts w:ascii="Times New Roman" w:hAnsi="Times New Roman" w:cs="Times New Roman"/>
          <w:sz w:val="28"/>
          <w:szCs w:val="28"/>
          <w:lang w:val="vi-VN" w:eastAsia="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2"/>
        <w:gridCol w:w="2409"/>
        <w:gridCol w:w="1725"/>
        <w:gridCol w:w="982"/>
        <w:gridCol w:w="1345"/>
        <w:gridCol w:w="1867"/>
      </w:tblGrid>
      <w:tr w:rsidR="00161E4B" w:rsidRPr="00081AF8" w14:paraId="162F7E6F" w14:textId="77777777" w:rsidTr="00E305A5">
        <w:trPr>
          <w:jc w:val="center"/>
          <w:ins w:id="1073" w:author="admin" w:date="2022-12-12T09:28:00Z"/>
        </w:trPr>
        <w:tc>
          <w:tcPr>
            <w:tcW w:w="735" w:type="dxa"/>
          </w:tcPr>
          <w:p w14:paraId="49EB05DD" w14:textId="77777777" w:rsidR="00161E4B" w:rsidRPr="00081AF8" w:rsidRDefault="00161E4B" w:rsidP="00081AF8">
            <w:pPr>
              <w:spacing w:line="360" w:lineRule="auto"/>
              <w:jc w:val="both"/>
              <w:rPr>
                <w:ins w:id="1074" w:author="admin" w:date="2022-12-12T09:28:00Z"/>
                <w:rFonts w:ascii="Times New Roman" w:eastAsia="Calibri" w:hAnsi="Times New Roman" w:cs="Times New Roman"/>
                <w:sz w:val="28"/>
                <w:szCs w:val="28"/>
                <w:lang w:val="vi-VN" w:eastAsia="vi-VN"/>
              </w:rPr>
            </w:pPr>
            <w:ins w:id="1075" w:author="admin" w:date="2022-12-12T09:28:00Z">
              <w:r w:rsidRPr="00081AF8">
                <w:rPr>
                  <w:rFonts w:ascii="Times New Roman" w:eastAsia="Calibri" w:hAnsi="Times New Roman" w:cs="Times New Roman"/>
                  <w:sz w:val="28"/>
                  <w:szCs w:val="28"/>
                  <w:lang w:val="vi-VN" w:eastAsia="vi-VN"/>
                </w:rPr>
                <w:t>STT</w:t>
              </w:r>
            </w:ins>
          </w:p>
        </w:tc>
        <w:tc>
          <w:tcPr>
            <w:tcW w:w="2409" w:type="dxa"/>
          </w:tcPr>
          <w:p w14:paraId="584CD88F" w14:textId="77777777" w:rsidR="00161E4B" w:rsidRPr="00081AF8" w:rsidRDefault="00161E4B" w:rsidP="00081AF8">
            <w:pPr>
              <w:spacing w:line="360" w:lineRule="auto"/>
              <w:jc w:val="both"/>
              <w:rPr>
                <w:ins w:id="1076" w:author="admin" w:date="2022-12-12T09:28:00Z"/>
                <w:rFonts w:ascii="Times New Roman" w:eastAsia="Calibri" w:hAnsi="Times New Roman" w:cs="Times New Roman"/>
                <w:sz w:val="28"/>
                <w:szCs w:val="28"/>
                <w:lang w:val="vi-VN" w:eastAsia="vi-VN"/>
              </w:rPr>
            </w:pPr>
            <w:ins w:id="1077" w:author="admin" w:date="2022-12-12T09:28:00Z">
              <w:r w:rsidRPr="00081AF8">
                <w:rPr>
                  <w:rFonts w:ascii="Times New Roman" w:eastAsia="Calibri" w:hAnsi="Times New Roman" w:cs="Times New Roman"/>
                  <w:sz w:val="28"/>
                  <w:szCs w:val="28"/>
                  <w:lang w:val="vi-VN" w:eastAsia="vi-VN"/>
                </w:rPr>
                <w:t>Thuộc tính</w:t>
              </w:r>
            </w:ins>
          </w:p>
        </w:tc>
        <w:tc>
          <w:tcPr>
            <w:tcW w:w="1725" w:type="dxa"/>
          </w:tcPr>
          <w:p w14:paraId="171CC7A9" w14:textId="77777777" w:rsidR="00161E4B" w:rsidRPr="00081AF8" w:rsidRDefault="00161E4B" w:rsidP="00081AF8">
            <w:pPr>
              <w:spacing w:line="360" w:lineRule="auto"/>
              <w:jc w:val="both"/>
              <w:rPr>
                <w:ins w:id="1078" w:author="admin" w:date="2022-12-12T09:28:00Z"/>
                <w:rFonts w:ascii="Times New Roman" w:eastAsia="Calibri" w:hAnsi="Times New Roman" w:cs="Times New Roman"/>
                <w:sz w:val="28"/>
                <w:szCs w:val="28"/>
                <w:lang w:val="vi-VN" w:eastAsia="vi-VN"/>
              </w:rPr>
            </w:pPr>
            <w:ins w:id="1079" w:author="admin" w:date="2022-12-12T09:28:00Z">
              <w:r w:rsidRPr="00081AF8">
                <w:rPr>
                  <w:rFonts w:ascii="Times New Roman" w:eastAsia="Calibri" w:hAnsi="Times New Roman" w:cs="Times New Roman"/>
                  <w:sz w:val="28"/>
                  <w:szCs w:val="28"/>
                  <w:lang w:val="vi-VN" w:eastAsia="vi-VN"/>
                </w:rPr>
                <w:t>Kiểu dữ liệu</w:t>
              </w:r>
            </w:ins>
          </w:p>
        </w:tc>
        <w:tc>
          <w:tcPr>
            <w:tcW w:w="1029" w:type="dxa"/>
          </w:tcPr>
          <w:p w14:paraId="46244C7A" w14:textId="77777777" w:rsidR="00161E4B" w:rsidRPr="00081AF8" w:rsidRDefault="00161E4B" w:rsidP="00081AF8">
            <w:pPr>
              <w:spacing w:line="360" w:lineRule="auto"/>
              <w:jc w:val="both"/>
              <w:rPr>
                <w:ins w:id="1080" w:author="admin" w:date="2022-12-12T09:28:00Z"/>
                <w:rFonts w:ascii="Times New Roman" w:eastAsia="Calibri" w:hAnsi="Times New Roman" w:cs="Times New Roman"/>
                <w:sz w:val="28"/>
                <w:szCs w:val="28"/>
                <w:lang w:eastAsia="vi-VN"/>
              </w:rPr>
            </w:pPr>
            <w:ins w:id="1081" w:author="admin" w:date="2022-12-12T09:28:00Z">
              <w:r w:rsidRPr="00081AF8">
                <w:rPr>
                  <w:rFonts w:ascii="Times New Roman" w:eastAsia="Calibri" w:hAnsi="Times New Roman" w:cs="Times New Roman"/>
                  <w:sz w:val="28"/>
                  <w:szCs w:val="28"/>
                  <w:lang w:eastAsia="vi-VN"/>
                </w:rPr>
                <w:t>Null</w:t>
              </w:r>
            </w:ins>
          </w:p>
        </w:tc>
        <w:tc>
          <w:tcPr>
            <w:tcW w:w="1434" w:type="dxa"/>
          </w:tcPr>
          <w:p w14:paraId="7996B2FE" w14:textId="77777777" w:rsidR="00161E4B" w:rsidRPr="00081AF8" w:rsidRDefault="00161E4B" w:rsidP="00081AF8">
            <w:pPr>
              <w:spacing w:line="360" w:lineRule="auto"/>
              <w:jc w:val="both"/>
              <w:rPr>
                <w:ins w:id="1082" w:author="admin" w:date="2022-12-12T09:28:00Z"/>
                <w:rFonts w:ascii="Times New Roman" w:eastAsia="Calibri" w:hAnsi="Times New Roman" w:cs="Times New Roman"/>
                <w:sz w:val="28"/>
                <w:szCs w:val="28"/>
                <w:lang w:val="vi-VN" w:eastAsia="vi-VN"/>
              </w:rPr>
            </w:pPr>
            <w:ins w:id="1083" w:author="admin" w:date="2022-12-12T09:28:00Z">
              <w:r w:rsidRPr="00081AF8">
                <w:rPr>
                  <w:rFonts w:ascii="Times New Roman" w:eastAsia="Calibri" w:hAnsi="Times New Roman" w:cs="Times New Roman"/>
                  <w:sz w:val="28"/>
                  <w:szCs w:val="28"/>
                  <w:lang w:val="vi-VN" w:eastAsia="vi-VN"/>
                </w:rPr>
                <w:t>Rằng buộc</w:t>
              </w:r>
            </w:ins>
          </w:p>
        </w:tc>
        <w:tc>
          <w:tcPr>
            <w:tcW w:w="2062" w:type="dxa"/>
          </w:tcPr>
          <w:p w14:paraId="255DAFD6" w14:textId="77777777" w:rsidR="00161E4B" w:rsidRPr="00081AF8" w:rsidRDefault="00161E4B" w:rsidP="00081AF8">
            <w:pPr>
              <w:spacing w:line="360" w:lineRule="auto"/>
              <w:jc w:val="both"/>
              <w:rPr>
                <w:ins w:id="1084" w:author="admin" w:date="2022-12-12T09:28:00Z"/>
                <w:rFonts w:ascii="Times New Roman" w:eastAsia="Calibri" w:hAnsi="Times New Roman" w:cs="Times New Roman"/>
                <w:sz w:val="28"/>
                <w:szCs w:val="28"/>
                <w:lang w:val="vi-VN" w:eastAsia="vi-VN"/>
              </w:rPr>
            </w:pPr>
            <w:ins w:id="1085" w:author="admin" w:date="2022-12-12T09:28:00Z">
              <w:r w:rsidRPr="00081AF8">
                <w:rPr>
                  <w:rFonts w:ascii="Times New Roman" w:eastAsia="Calibri" w:hAnsi="Times New Roman" w:cs="Times New Roman"/>
                  <w:sz w:val="28"/>
                  <w:szCs w:val="28"/>
                  <w:lang w:val="vi-VN" w:eastAsia="vi-VN"/>
                </w:rPr>
                <w:t>Diễn giải</w:t>
              </w:r>
            </w:ins>
          </w:p>
        </w:tc>
      </w:tr>
      <w:tr w:rsidR="00161E4B" w:rsidRPr="00081AF8" w14:paraId="654630C8" w14:textId="77777777" w:rsidTr="00E305A5">
        <w:trPr>
          <w:jc w:val="center"/>
          <w:ins w:id="1086" w:author="admin" w:date="2022-12-12T09:28:00Z"/>
        </w:trPr>
        <w:tc>
          <w:tcPr>
            <w:tcW w:w="735" w:type="dxa"/>
          </w:tcPr>
          <w:p w14:paraId="37122C0F" w14:textId="77777777" w:rsidR="00161E4B" w:rsidRPr="00081AF8" w:rsidRDefault="00161E4B" w:rsidP="00081AF8">
            <w:pPr>
              <w:spacing w:line="360" w:lineRule="auto"/>
              <w:jc w:val="both"/>
              <w:rPr>
                <w:ins w:id="1087" w:author="admin" w:date="2022-12-12T09:28:00Z"/>
                <w:rFonts w:ascii="Times New Roman" w:eastAsia="Calibri" w:hAnsi="Times New Roman" w:cs="Times New Roman"/>
                <w:sz w:val="28"/>
                <w:szCs w:val="28"/>
                <w:lang w:val="vi-VN" w:eastAsia="vi-VN"/>
              </w:rPr>
            </w:pPr>
            <w:ins w:id="1088" w:author="admin" w:date="2022-12-12T09:28:00Z">
              <w:r w:rsidRPr="00081AF8">
                <w:rPr>
                  <w:rFonts w:ascii="Times New Roman" w:eastAsia="Calibri" w:hAnsi="Times New Roman" w:cs="Times New Roman"/>
                  <w:sz w:val="28"/>
                  <w:szCs w:val="28"/>
                  <w:lang w:val="vi-VN" w:eastAsia="vi-VN"/>
                </w:rPr>
                <w:t>1</w:t>
              </w:r>
            </w:ins>
          </w:p>
        </w:tc>
        <w:tc>
          <w:tcPr>
            <w:tcW w:w="2409" w:type="dxa"/>
          </w:tcPr>
          <w:p w14:paraId="4F311D15" w14:textId="77777777" w:rsidR="00161E4B" w:rsidRPr="00081AF8" w:rsidRDefault="00161E4B" w:rsidP="00081AF8">
            <w:pPr>
              <w:spacing w:line="360" w:lineRule="auto"/>
              <w:jc w:val="both"/>
              <w:rPr>
                <w:ins w:id="1089" w:author="admin" w:date="2022-12-12T09:28:00Z"/>
                <w:rFonts w:ascii="Times New Roman" w:eastAsia="Calibri" w:hAnsi="Times New Roman" w:cs="Times New Roman"/>
                <w:sz w:val="28"/>
                <w:szCs w:val="28"/>
                <w:lang w:val="vi-VN" w:eastAsia="vi-VN"/>
              </w:rPr>
            </w:pPr>
            <w:ins w:id="1090" w:author="admin" w:date="2022-12-12T09:28:00Z">
              <w:r w:rsidRPr="00081AF8">
                <w:rPr>
                  <w:rFonts w:ascii="Times New Roman" w:eastAsia="Calibri" w:hAnsi="Times New Roman" w:cs="Times New Roman"/>
                  <w:sz w:val="28"/>
                  <w:szCs w:val="28"/>
                  <w:lang w:eastAsia="vi-VN"/>
                </w:rPr>
                <w:t>ManufacturerID</w:t>
              </w:r>
            </w:ins>
          </w:p>
        </w:tc>
        <w:tc>
          <w:tcPr>
            <w:tcW w:w="1725" w:type="dxa"/>
          </w:tcPr>
          <w:p w14:paraId="2A357C1B" w14:textId="77777777" w:rsidR="00161E4B" w:rsidRPr="00081AF8" w:rsidRDefault="00161E4B" w:rsidP="00081AF8">
            <w:pPr>
              <w:spacing w:line="360" w:lineRule="auto"/>
              <w:jc w:val="both"/>
              <w:rPr>
                <w:ins w:id="1091" w:author="admin" w:date="2022-12-12T09:28:00Z"/>
                <w:rFonts w:ascii="Times New Roman" w:eastAsia="Calibri" w:hAnsi="Times New Roman" w:cs="Times New Roman"/>
                <w:sz w:val="28"/>
                <w:szCs w:val="28"/>
                <w:lang w:eastAsia="vi-VN"/>
              </w:rPr>
            </w:pPr>
            <w:ins w:id="1092" w:author="admin" w:date="2022-12-12T09:28:00Z">
              <w:r w:rsidRPr="00081AF8">
                <w:rPr>
                  <w:rFonts w:ascii="Times New Roman" w:eastAsia="Calibri" w:hAnsi="Times New Roman" w:cs="Times New Roman"/>
                  <w:sz w:val="28"/>
                  <w:szCs w:val="28"/>
                  <w:lang w:eastAsia="vi-VN"/>
                </w:rPr>
                <w:t>Int</w:t>
              </w:r>
            </w:ins>
          </w:p>
        </w:tc>
        <w:tc>
          <w:tcPr>
            <w:tcW w:w="1029" w:type="dxa"/>
          </w:tcPr>
          <w:p w14:paraId="60E6EA9A" w14:textId="77777777" w:rsidR="00161E4B" w:rsidRPr="00081AF8" w:rsidRDefault="00161E4B" w:rsidP="00081AF8">
            <w:pPr>
              <w:spacing w:line="360" w:lineRule="auto"/>
              <w:jc w:val="both"/>
              <w:rPr>
                <w:ins w:id="1093" w:author="admin" w:date="2022-12-12T09:28:00Z"/>
                <w:rFonts w:ascii="Times New Roman" w:eastAsia="Calibri" w:hAnsi="Times New Roman" w:cs="Times New Roman"/>
                <w:sz w:val="28"/>
                <w:szCs w:val="28"/>
                <w:lang w:eastAsia="vi-VN"/>
              </w:rPr>
            </w:pPr>
          </w:p>
        </w:tc>
        <w:tc>
          <w:tcPr>
            <w:tcW w:w="1434" w:type="dxa"/>
          </w:tcPr>
          <w:p w14:paraId="15C30B23" w14:textId="77777777" w:rsidR="00161E4B" w:rsidRPr="00081AF8" w:rsidRDefault="00161E4B" w:rsidP="00081AF8">
            <w:pPr>
              <w:spacing w:line="360" w:lineRule="auto"/>
              <w:jc w:val="both"/>
              <w:rPr>
                <w:ins w:id="1094" w:author="admin" w:date="2022-12-12T09:28:00Z"/>
                <w:rFonts w:ascii="Times New Roman" w:eastAsia="Calibri" w:hAnsi="Times New Roman" w:cs="Times New Roman"/>
                <w:sz w:val="28"/>
                <w:szCs w:val="28"/>
                <w:lang w:val="vi-VN" w:eastAsia="vi-VN"/>
              </w:rPr>
            </w:pPr>
            <w:ins w:id="1095" w:author="admin" w:date="2022-12-12T09:28:00Z">
              <w:r w:rsidRPr="00081AF8">
                <w:rPr>
                  <w:rFonts w:ascii="Times New Roman" w:eastAsia="Calibri" w:hAnsi="Times New Roman" w:cs="Times New Roman"/>
                  <w:sz w:val="28"/>
                  <w:szCs w:val="28"/>
                  <w:lang w:val="vi-VN" w:eastAsia="vi-VN"/>
                </w:rPr>
                <w:t>Khóa chính</w:t>
              </w:r>
            </w:ins>
          </w:p>
        </w:tc>
        <w:tc>
          <w:tcPr>
            <w:tcW w:w="2062" w:type="dxa"/>
          </w:tcPr>
          <w:p w14:paraId="768EF47C" w14:textId="77777777" w:rsidR="00161E4B" w:rsidRPr="00081AF8" w:rsidRDefault="00161E4B" w:rsidP="00081AF8">
            <w:pPr>
              <w:spacing w:line="360" w:lineRule="auto"/>
              <w:jc w:val="both"/>
              <w:rPr>
                <w:ins w:id="1096" w:author="admin" w:date="2022-12-12T09:28:00Z"/>
                <w:rFonts w:ascii="Times New Roman" w:eastAsia="Calibri" w:hAnsi="Times New Roman" w:cs="Times New Roman"/>
                <w:sz w:val="28"/>
                <w:szCs w:val="28"/>
                <w:lang w:eastAsia="vi-VN"/>
              </w:rPr>
            </w:pPr>
            <w:ins w:id="1097" w:author="admin" w:date="2022-12-12T09:28:00Z">
              <w:r w:rsidRPr="00081AF8">
                <w:rPr>
                  <w:rFonts w:ascii="Times New Roman" w:eastAsia="Calibri" w:hAnsi="Times New Roman" w:cs="Times New Roman"/>
                  <w:sz w:val="28"/>
                  <w:szCs w:val="28"/>
                  <w:lang w:eastAsia="vi-VN"/>
                </w:rPr>
                <w:t>Mã hãng sản xuất</w:t>
              </w:r>
            </w:ins>
          </w:p>
        </w:tc>
      </w:tr>
      <w:tr w:rsidR="00161E4B" w:rsidRPr="00081AF8" w14:paraId="0BE81BEF" w14:textId="77777777" w:rsidTr="00E305A5">
        <w:trPr>
          <w:jc w:val="center"/>
          <w:ins w:id="1098" w:author="admin" w:date="2022-12-12T09:28:00Z"/>
        </w:trPr>
        <w:tc>
          <w:tcPr>
            <w:tcW w:w="735" w:type="dxa"/>
          </w:tcPr>
          <w:p w14:paraId="50CA4CAF" w14:textId="77777777" w:rsidR="00161E4B" w:rsidRPr="00081AF8" w:rsidRDefault="00161E4B" w:rsidP="00081AF8">
            <w:pPr>
              <w:spacing w:line="360" w:lineRule="auto"/>
              <w:jc w:val="both"/>
              <w:rPr>
                <w:ins w:id="1099" w:author="admin" w:date="2022-12-12T09:28:00Z"/>
                <w:rFonts w:ascii="Times New Roman" w:eastAsia="Calibri" w:hAnsi="Times New Roman" w:cs="Times New Roman"/>
                <w:sz w:val="28"/>
                <w:szCs w:val="28"/>
                <w:lang w:val="vi-VN" w:eastAsia="vi-VN"/>
              </w:rPr>
            </w:pPr>
            <w:ins w:id="1100" w:author="admin" w:date="2022-12-12T09:28:00Z">
              <w:r w:rsidRPr="00081AF8">
                <w:rPr>
                  <w:rFonts w:ascii="Times New Roman" w:eastAsia="Calibri" w:hAnsi="Times New Roman" w:cs="Times New Roman"/>
                  <w:sz w:val="28"/>
                  <w:szCs w:val="28"/>
                  <w:lang w:val="vi-VN" w:eastAsia="vi-VN"/>
                </w:rPr>
                <w:t>2</w:t>
              </w:r>
            </w:ins>
          </w:p>
        </w:tc>
        <w:tc>
          <w:tcPr>
            <w:tcW w:w="2409" w:type="dxa"/>
          </w:tcPr>
          <w:p w14:paraId="7BECC238" w14:textId="77777777" w:rsidR="00161E4B" w:rsidRPr="00081AF8" w:rsidRDefault="00161E4B" w:rsidP="00081AF8">
            <w:pPr>
              <w:spacing w:line="360" w:lineRule="auto"/>
              <w:jc w:val="both"/>
              <w:rPr>
                <w:ins w:id="1101" w:author="admin" w:date="2022-12-12T09:28:00Z"/>
                <w:rFonts w:ascii="Times New Roman" w:eastAsia="Calibri" w:hAnsi="Times New Roman" w:cs="Times New Roman"/>
                <w:sz w:val="28"/>
                <w:szCs w:val="28"/>
                <w:lang w:eastAsia="vi-VN"/>
              </w:rPr>
            </w:pPr>
            <w:ins w:id="1102" w:author="admin" w:date="2022-12-12T09:28:00Z">
              <w:r w:rsidRPr="00081AF8">
                <w:rPr>
                  <w:rFonts w:ascii="Times New Roman" w:eastAsia="Calibri" w:hAnsi="Times New Roman" w:cs="Times New Roman"/>
                  <w:sz w:val="28"/>
                  <w:szCs w:val="28"/>
                  <w:lang w:eastAsia="vi-VN"/>
                </w:rPr>
                <w:t>ManufacturerName</w:t>
              </w:r>
            </w:ins>
          </w:p>
        </w:tc>
        <w:tc>
          <w:tcPr>
            <w:tcW w:w="1725" w:type="dxa"/>
          </w:tcPr>
          <w:p w14:paraId="44E3C6B8" w14:textId="77777777" w:rsidR="00161E4B" w:rsidRPr="00081AF8" w:rsidRDefault="00161E4B" w:rsidP="00081AF8">
            <w:pPr>
              <w:spacing w:line="360" w:lineRule="auto"/>
              <w:jc w:val="both"/>
              <w:rPr>
                <w:ins w:id="1103" w:author="admin" w:date="2022-12-12T09:28:00Z"/>
                <w:rFonts w:ascii="Times New Roman" w:eastAsia="Calibri" w:hAnsi="Times New Roman" w:cs="Times New Roman"/>
                <w:sz w:val="28"/>
                <w:szCs w:val="28"/>
                <w:lang w:val="vi-VN" w:eastAsia="vi-VN"/>
              </w:rPr>
            </w:pPr>
            <w:ins w:id="1104" w:author="admin" w:date="2022-12-12T09:28:00Z">
              <w:r w:rsidRPr="00081AF8">
                <w:rPr>
                  <w:rFonts w:ascii="Times New Roman" w:eastAsia="Calibri" w:hAnsi="Times New Roman" w:cs="Times New Roman"/>
                  <w:sz w:val="28"/>
                  <w:szCs w:val="28"/>
                  <w:lang w:eastAsia="vi-VN"/>
                </w:rPr>
                <w:t>Varchar(50)</w:t>
              </w:r>
              <w:r w:rsidRPr="00081AF8">
                <w:rPr>
                  <w:rFonts w:ascii="Times New Roman" w:eastAsia="Calibri" w:hAnsi="Times New Roman" w:cs="Times New Roman"/>
                  <w:sz w:val="28"/>
                  <w:szCs w:val="28"/>
                  <w:lang w:val="vi-VN" w:eastAsia="vi-VN"/>
                </w:rPr>
                <w:t xml:space="preserve"> </w:t>
              </w:r>
            </w:ins>
          </w:p>
        </w:tc>
        <w:tc>
          <w:tcPr>
            <w:tcW w:w="1029" w:type="dxa"/>
          </w:tcPr>
          <w:p w14:paraId="714B5BBB" w14:textId="77777777" w:rsidR="00161E4B" w:rsidRPr="00081AF8" w:rsidRDefault="00161E4B" w:rsidP="00081AF8">
            <w:pPr>
              <w:spacing w:line="360" w:lineRule="auto"/>
              <w:jc w:val="both"/>
              <w:rPr>
                <w:ins w:id="1105" w:author="admin" w:date="2022-12-12T09:28:00Z"/>
                <w:rFonts w:ascii="Times New Roman" w:eastAsia="Calibri" w:hAnsi="Times New Roman" w:cs="Times New Roman"/>
                <w:sz w:val="28"/>
                <w:szCs w:val="28"/>
                <w:lang w:eastAsia="vi-VN"/>
              </w:rPr>
            </w:pPr>
            <w:ins w:id="1106" w:author="admin" w:date="2022-12-12T09:28:00Z">
              <w:r w:rsidRPr="00081AF8">
                <w:rPr>
                  <w:rFonts w:ascii="Times New Roman" w:eastAsia="Calibri" w:hAnsi="Times New Roman" w:cs="Times New Roman"/>
                  <w:sz w:val="28"/>
                  <w:szCs w:val="28"/>
                  <w:lang w:eastAsia="vi-VN"/>
                </w:rPr>
                <w:t>x</w:t>
              </w:r>
            </w:ins>
          </w:p>
        </w:tc>
        <w:tc>
          <w:tcPr>
            <w:tcW w:w="1434" w:type="dxa"/>
          </w:tcPr>
          <w:p w14:paraId="730AFB6F" w14:textId="77777777" w:rsidR="00161E4B" w:rsidRPr="00081AF8" w:rsidRDefault="00161E4B" w:rsidP="00081AF8">
            <w:pPr>
              <w:spacing w:line="360" w:lineRule="auto"/>
              <w:jc w:val="both"/>
              <w:rPr>
                <w:ins w:id="1107" w:author="admin" w:date="2022-12-12T09:28:00Z"/>
                <w:rFonts w:ascii="Times New Roman" w:eastAsia="Calibri" w:hAnsi="Times New Roman" w:cs="Times New Roman"/>
                <w:sz w:val="28"/>
                <w:szCs w:val="28"/>
                <w:lang w:val="vi-VN" w:eastAsia="vi-VN"/>
              </w:rPr>
            </w:pPr>
          </w:p>
        </w:tc>
        <w:tc>
          <w:tcPr>
            <w:tcW w:w="2062" w:type="dxa"/>
          </w:tcPr>
          <w:p w14:paraId="075CBDC0" w14:textId="77777777" w:rsidR="00161E4B" w:rsidRPr="00081AF8" w:rsidRDefault="00161E4B" w:rsidP="00081AF8">
            <w:pPr>
              <w:spacing w:line="360" w:lineRule="auto"/>
              <w:jc w:val="both"/>
              <w:rPr>
                <w:ins w:id="1108" w:author="admin" w:date="2022-12-12T09:28:00Z"/>
                <w:rFonts w:ascii="Times New Roman" w:eastAsia="Calibri" w:hAnsi="Times New Roman" w:cs="Times New Roman"/>
                <w:sz w:val="28"/>
                <w:szCs w:val="28"/>
                <w:lang w:eastAsia="vi-VN"/>
              </w:rPr>
            </w:pPr>
            <w:ins w:id="1109" w:author="admin" w:date="2022-12-12T09:28:00Z">
              <w:r w:rsidRPr="00081AF8">
                <w:rPr>
                  <w:rFonts w:ascii="Times New Roman" w:eastAsia="Calibri" w:hAnsi="Times New Roman" w:cs="Times New Roman"/>
                  <w:sz w:val="28"/>
                  <w:szCs w:val="28"/>
                  <w:lang w:eastAsia="vi-VN"/>
                </w:rPr>
                <w:t>Tên hãng sản xuất</w:t>
              </w:r>
            </w:ins>
          </w:p>
        </w:tc>
      </w:tr>
      <w:tr w:rsidR="00161E4B" w:rsidRPr="00081AF8" w14:paraId="3C6624A0" w14:textId="77777777" w:rsidTr="00E305A5">
        <w:trPr>
          <w:jc w:val="center"/>
          <w:ins w:id="1110" w:author="admin" w:date="2022-12-12T09:28:00Z"/>
        </w:trPr>
        <w:tc>
          <w:tcPr>
            <w:tcW w:w="735" w:type="dxa"/>
          </w:tcPr>
          <w:p w14:paraId="6284679B" w14:textId="77777777" w:rsidR="00161E4B" w:rsidRPr="00081AF8" w:rsidRDefault="00161E4B" w:rsidP="00081AF8">
            <w:pPr>
              <w:spacing w:line="360" w:lineRule="auto"/>
              <w:jc w:val="both"/>
              <w:rPr>
                <w:ins w:id="1111" w:author="admin" w:date="2022-12-12T09:28:00Z"/>
                <w:rFonts w:ascii="Times New Roman" w:eastAsia="Calibri" w:hAnsi="Times New Roman" w:cs="Times New Roman"/>
                <w:sz w:val="28"/>
                <w:szCs w:val="28"/>
                <w:lang w:eastAsia="vi-VN"/>
              </w:rPr>
            </w:pPr>
            <w:ins w:id="1112" w:author="admin" w:date="2022-12-12T09:28:00Z">
              <w:r w:rsidRPr="00081AF8">
                <w:rPr>
                  <w:rFonts w:ascii="Times New Roman" w:eastAsia="Calibri" w:hAnsi="Times New Roman" w:cs="Times New Roman"/>
                  <w:sz w:val="28"/>
                  <w:szCs w:val="28"/>
                  <w:lang w:eastAsia="vi-VN"/>
                </w:rPr>
                <w:t>3</w:t>
              </w:r>
            </w:ins>
          </w:p>
        </w:tc>
        <w:tc>
          <w:tcPr>
            <w:tcW w:w="2409" w:type="dxa"/>
          </w:tcPr>
          <w:p w14:paraId="0C877F9A" w14:textId="77777777" w:rsidR="00161E4B" w:rsidRPr="00081AF8" w:rsidRDefault="00161E4B" w:rsidP="00081AF8">
            <w:pPr>
              <w:spacing w:line="360" w:lineRule="auto"/>
              <w:jc w:val="both"/>
              <w:rPr>
                <w:ins w:id="1113" w:author="admin" w:date="2022-12-12T09:28:00Z"/>
                <w:rFonts w:ascii="Times New Roman" w:eastAsia="Calibri" w:hAnsi="Times New Roman" w:cs="Times New Roman"/>
                <w:sz w:val="28"/>
                <w:szCs w:val="28"/>
                <w:lang w:eastAsia="vi-VN"/>
              </w:rPr>
            </w:pPr>
            <w:ins w:id="1114" w:author="admin" w:date="2022-12-12T09:28:00Z">
              <w:r w:rsidRPr="00081AF8">
                <w:rPr>
                  <w:rFonts w:ascii="Times New Roman" w:eastAsia="Calibri" w:hAnsi="Times New Roman" w:cs="Times New Roman"/>
                  <w:sz w:val="28"/>
                  <w:szCs w:val="28"/>
                  <w:lang w:eastAsia="vi-VN"/>
                </w:rPr>
                <w:t>Description</w:t>
              </w:r>
            </w:ins>
          </w:p>
        </w:tc>
        <w:tc>
          <w:tcPr>
            <w:tcW w:w="1725" w:type="dxa"/>
          </w:tcPr>
          <w:p w14:paraId="4536E5B3" w14:textId="77777777" w:rsidR="00161E4B" w:rsidRPr="00081AF8" w:rsidRDefault="00161E4B" w:rsidP="00081AF8">
            <w:pPr>
              <w:spacing w:line="360" w:lineRule="auto"/>
              <w:jc w:val="both"/>
              <w:rPr>
                <w:ins w:id="1115" w:author="admin" w:date="2022-12-12T09:28:00Z"/>
                <w:rFonts w:ascii="Times New Roman" w:eastAsia="Calibri" w:hAnsi="Times New Roman" w:cs="Times New Roman"/>
                <w:sz w:val="28"/>
                <w:szCs w:val="28"/>
                <w:lang w:val="vi-VN" w:eastAsia="vi-VN"/>
              </w:rPr>
            </w:pPr>
            <w:ins w:id="1116" w:author="admin" w:date="2022-12-12T09:28:00Z">
              <w:r w:rsidRPr="00081AF8">
                <w:rPr>
                  <w:rFonts w:ascii="Times New Roman" w:eastAsia="Calibri" w:hAnsi="Times New Roman" w:cs="Times New Roman"/>
                  <w:sz w:val="28"/>
                  <w:szCs w:val="28"/>
                  <w:lang w:eastAsia="vi-VN"/>
                </w:rPr>
                <w:t>Varchar(255)</w:t>
              </w:r>
            </w:ins>
          </w:p>
        </w:tc>
        <w:tc>
          <w:tcPr>
            <w:tcW w:w="1029" w:type="dxa"/>
          </w:tcPr>
          <w:p w14:paraId="6616EB0D" w14:textId="77777777" w:rsidR="00161E4B" w:rsidRPr="00081AF8" w:rsidRDefault="00161E4B" w:rsidP="00081AF8">
            <w:pPr>
              <w:spacing w:line="360" w:lineRule="auto"/>
              <w:jc w:val="both"/>
              <w:rPr>
                <w:ins w:id="1117" w:author="admin" w:date="2022-12-12T09:28:00Z"/>
                <w:rFonts w:ascii="Times New Roman" w:eastAsia="Calibri" w:hAnsi="Times New Roman" w:cs="Times New Roman"/>
                <w:sz w:val="28"/>
                <w:szCs w:val="28"/>
                <w:lang w:eastAsia="vi-VN"/>
              </w:rPr>
            </w:pPr>
            <w:ins w:id="1118" w:author="admin" w:date="2022-12-12T09:28:00Z">
              <w:r w:rsidRPr="00081AF8">
                <w:rPr>
                  <w:rFonts w:ascii="Times New Roman" w:eastAsia="Calibri" w:hAnsi="Times New Roman" w:cs="Times New Roman"/>
                  <w:sz w:val="28"/>
                  <w:szCs w:val="28"/>
                  <w:lang w:eastAsia="vi-VN"/>
                </w:rPr>
                <w:t>x</w:t>
              </w:r>
            </w:ins>
          </w:p>
        </w:tc>
        <w:tc>
          <w:tcPr>
            <w:tcW w:w="1434" w:type="dxa"/>
          </w:tcPr>
          <w:p w14:paraId="18444890" w14:textId="77777777" w:rsidR="00161E4B" w:rsidRPr="00081AF8" w:rsidRDefault="00161E4B" w:rsidP="00081AF8">
            <w:pPr>
              <w:spacing w:line="360" w:lineRule="auto"/>
              <w:jc w:val="both"/>
              <w:rPr>
                <w:ins w:id="1119" w:author="admin" w:date="2022-12-12T09:28:00Z"/>
                <w:rFonts w:ascii="Times New Roman" w:eastAsia="Calibri" w:hAnsi="Times New Roman" w:cs="Times New Roman"/>
                <w:sz w:val="28"/>
                <w:szCs w:val="28"/>
                <w:lang w:val="vi-VN" w:eastAsia="vi-VN"/>
              </w:rPr>
            </w:pPr>
          </w:p>
        </w:tc>
        <w:tc>
          <w:tcPr>
            <w:tcW w:w="2062" w:type="dxa"/>
          </w:tcPr>
          <w:p w14:paraId="0EA072F0" w14:textId="77777777" w:rsidR="00161E4B" w:rsidRPr="00081AF8" w:rsidRDefault="00161E4B" w:rsidP="00081AF8">
            <w:pPr>
              <w:spacing w:line="360" w:lineRule="auto"/>
              <w:jc w:val="both"/>
              <w:rPr>
                <w:ins w:id="1120" w:author="admin" w:date="2022-12-12T09:28:00Z"/>
                <w:rFonts w:ascii="Times New Roman" w:eastAsia="Calibri" w:hAnsi="Times New Roman" w:cs="Times New Roman"/>
                <w:sz w:val="28"/>
                <w:szCs w:val="28"/>
                <w:lang w:eastAsia="vi-VN"/>
              </w:rPr>
            </w:pPr>
            <w:ins w:id="1121" w:author="admin" w:date="2022-12-12T09:28:00Z">
              <w:r w:rsidRPr="00081AF8">
                <w:rPr>
                  <w:rFonts w:ascii="Times New Roman" w:eastAsia="Calibri" w:hAnsi="Times New Roman" w:cs="Times New Roman"/>
                  <w:sz w:val="28"/>
                  <w:szCs w:val="28"/>
                  <w:lang w:eastAsia="vi-VN"/>
                </w:rPr>
                <w:t>Mô tả</w:t>
              </w:r>
            </w:ins>
          </w:p>
        </w:tc>
      </w:tr>
    </w:tbl>
    <w:p w14:paraId="3597D3E2" w14:textId="77777777" w:rsidR="00161E4B" w:rsidRPr="00081AF8" w:rsidRDefault="00161E4B" w:rsidP="00081AF8">
      <w:pPr>
        <w:spacing w:line="360" w:lineRule="auto"/>
        <w:jc w:val="both"/>
        <w:rPr>
          <w:ins w:id="1122" w:author="admin" w:date="2022-12-12T09:28:00Z"/>
          <w:rFonts w:ascii="Times New Roman" w:eastAsia="Calibri" w:hAnsi="Times New Roman" w:cs="Times New Roman"/>
          <w:sz w:val="28"/>
          <w:szCs w:val="28"/>
          <w:lang w:val="vi-VN" w:eastAsia="vi-VN"/>
        </w:rPr>
      </w:pPr>
    </w:p>
    <w:p w14:paraId="1CA86310" w14:textId="77777777" w:rsidR="00161E4B" w:rsidRPr="00081AF8" w:rsidRDefault="00161E4B" w:rsidP="00081AF8">
      <w:pPr>
        <w:spacing w:line="360" w:lineRule="auto"/>
        <w:rPr>
          <w:ins w:id="1123" w:author="admin" w:date="2022-12-12T09:28:00Z"/>
          <w:rFonts w:ascii="Times New Roman" w:eastAsia="Calibri" w:hAnsi="Times New Roman" w:cs="Times New Roman"/>
          <w:b/>
          <w:sz w:val="28"/>
          <w:szCs w:val="28"/>
          <w:lang w:val="vi-VN" w:eastAsia="vi-VN"/>
        </w:rPr>
      </w:pPr>
      <w:r w:rsidRPr="00081AF8">
        <w:rPr>
          <w:rFonts w:ascii="Times New Roman" w:eastAsia="Calibri" w:hAnsi="Times New Roman" w:cs="Times New Roman"/>
          <w:b/>
          <w:sz w:val="28"/>
          <w:szCs w:val="28"/>
          <w:lang w:eastAsia="vi-VN"/>
        </w:rPr>
        <w:t>2.2.4.4</w:t>
      </w:r>
      <w:ins w:id="1124" w:author="admin" w:date="2022-12-12T09:28:00Z">
        <w:r w:rsidRPr="00081AF8">
          <w:rPr>
            <w:rFonts w:ascii="Times New Roman" w:eastAsia="Calibri" w:hAnsi="Times New Roman" w:cs="Times New Roman"/>
            <w:b/>
            <w:sz w:val="28"/>
            <w:szCs w:val="28"/>
            <w:lang w:eastAsia="vi-VN"/>
          </w:rPr>
          <w:t xml:space="preserve"> </w:t>
        </w:r>
        <w:r w:rsidRPr="00081AF8">
          <w:rPr>
            <w:rFonts w:ascii="Times New Roman" w:eastAsia="Calibri" w:hAnsi="Times New Roman" w:cs="Times New Roman"/>
            <w:b/>
            <w:sz w:val="28"/>
            <w:szCs w:val="28"/>
            <w:lang w:val="vi-VN" w:eastAsia="vi-VN"/>
          </w:rPr>
          <w:t xml:space="preserve">Bảng </w:t>
        </w:r>
        <w:r w:rsidRPr="00081AF8">
          <w:rPr>
            <w:rFonts w:ascii="Times New Roman" w:eastAsia="Calibri" w:hAnsi="Times New Roman" w:cs="Times New Roman"/>
            <w:b/>
            <w:sz w:val="28"/>
            <w:szCs w:val="28"/>
            <w:lang w:eastAsia="vi-VN"/>
          </w:rPr>
          <w:t>Sản phẩm</w:t>
        </w:r>
        <w:r w:rsidRPr="00081AF8">
          <w:rPr>
            <w:rFonts w:ascii="Times New Roman" w:eastAsia="Calibri" w:hAnsi="Times New Roman" w:cs="Times New Roman"/>
            <w:b/>
            <w:sz w:val="28"/>
            <w:szCs w:val="28"/>
            <w:lang w:val="vi-VN" w:eastAsia="vi-VN"/>
          </w:rPr>
          <w:t xml:space="preserve"> (</w:t>
        </w:r>
        <w:r w:rsidRPr="00081AF8">
          <w:rPr>
            <w:rFonts w:ascii="Times New Roman" w:eastAsia="Calibri" w:hAnsi="Times New Roman" w:cs="Times New Roman"/>
            <w:b/>
            <w:sz w:val="28"/>
            <w:szCs w:val="28"/>
            <w:lang w:eastAsia="vi-VN"/>
          </w:rPr>
          <w:t>Product</w:t>
        </w:r>
        <w:r w:rsidRPr="00081AF8">
          <w:rPr>
            <w:rFonts w:ascii="Times New Roman" w:eastAsia="Calibri" w:hAnsi="Times New Roman" w:cs="Times New Roman"/>
            <w:b/>
            <w:sz w:val="28"/>
            <w:szCs w:val="28"/>
            <w:lang w:val="vi-VN" w:eastAsia="vi-VN"/>
          </w:rPr>
          <w:t>)</w:t>
        </w:r>
      </w:ins>
    </w:p>
    <w:p w14:paraId="02ED2E1D" w14:textId="77777777" w:rsidR="00161E4B" w:rsidRPr="00081AF8" w:rsidRDefault="00161E4B" w:rsidP="00081AF8">
      <w:pPr>
        <w:spacing w:line="360" w:lineRule="auto"/>
        <w:rPr>
          <w:ins w:id="1125" w:author="admin" w:date="2022-12-12T09:28:00Z"/>
          <w:rFonts w:ascii="Times New Roman" w:hAnsi="Times New Roman" w:cs="Times New Roman"/>
          <w:sz w:val="28"/>
          <w:szCs w:val="28"/>
          <w:lang w:val="vi-VN" w:eastAsia="vi-VN"/>
        </w:rPr>
      </w:pPr>
    </w:p>
    <w:tbl>
      <w:tblPr>
        <w:tblW w:w="90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445"/>
        <w:gridCol w:w="1771"/>
        <w:gridCol w:w="904"/>
        <w:gridCol w:w="1015"/>
        <w:gridCol w:w="2169"/>
      </w:tblGrid>
      <w:tr w:rsidR="00161E4B" w:rsidRPr="00081AF8" w14:paraId="63AA7727" w14:textId="77777777" w:rsidTr="00E305A5">
        <w:trPr>
          <w:trHeight w:val="138"/>
          <w:jc w:val="center"/>
          <w:ins w:id="1126" w:author="admin" w:date="2022-12-12T09:28:00Z"/>
        </w:trPr>
        <w:tc>
          <w:tcPr>
            <w:tcW w:w="714" w:type="dxa"/>
          </w:tcPr>
          <w:p w14:paraId="600EC515" w14:textId="77777777" w:rsidR="00161E4B" w:rsidRPr="00081AF8" w:rsidRDefault="00161E4B" w:rsidP="00081AF8">
            <w:pPr>
              <w:spacing w:line="360" w:lineRule="auto"/>
              <w:jc w:val="both"/>
              <w:rPr>
                <w:ins w:id="1127" w:author="admin" w:date="2022-12-12T09:28:00Z"/>
                <w:rFonts w:ascii="Times New Roman" w:eastAsia="Calibri" w:hAnsi="Times New Roman" w:cs="Times New Roman"/>
                <w:sz w:val="28"/>
                <w:szCs w:val="28"/>
                <w:lang w:val="vi-VN" w:eastAsia="vi-VN"/>
              </w:rPr>
            </w:pPr>
            <w:ins w:id="1128" w:author="admin" w:date="2022-12-12T09:28:00Z">
              <w:r w:rsidRPr="00081AF8">
                <w:rPr>
                  <w:rFonts w:ascii="Times New Roman" w:eastAsia="Calibri" w:hAnsi="Times New Roman" w:cs="Times New Roman"/>
                  <w:sz w:val="28"/>
                  <w:szCs w:val="28"/>
                  <w:lang w:val="vi-VN" w:eastAsia="vi-VN"/>
                </w:rPr>
                <w:lastRenderedPageBreak/>
                <w:t>STT</w:t>
              </w:r>
            </w:ins>
          </w:p>
        </w:tc>
        <w:tc>
          <w:tcPr>
            <w:tcW w:w="2445" w:type="dxa"/>
          </w:tcPr>
          <w:p w14:paraId="31AB9976" w14:textId="77777777" w:rsidR="00161E4B" w:rsidRPr="00081AF8" w:rsidRDefault="00161E4B" w:rsidP="00081AF8">
            <w:pPr>
              <w:spacing w:line="360" w:lineRule="auto"/>
              <w:jc w:val="both"/>
              <w:rPr>
                <w:ins w:id="1129" w:author="admin" w:date="2022-12-12T09:28:00Z"/>
                <w:rFonts w:ascii="Times New Roman" w:eastAsia="Calibri" w:hAnsi="Times New Roman" w:cs="Times New Roman"/>
                <w:sz w:val="28"/>
                <w:szCs w:val="28"/>
                <w:lang w:val="vi-VN" w:eastAsia="vi-VN"/>
              </w:rPr>
            </w:pPr>
            <w:ins w:id="1130" w:author="admin" w:date="2022-12-12T09:28:00Z">
              <w:r w:rsidRPr="00081AF8">
                <w:rPr>
                  <w:rFonts w:ascii="Times New Roman" w:eastAsia="Calibri" w:hAnsi="Times New Roman" w:cs="Times New Roman"/>
                  <w:sz w:val="28"/>
                  <w:szCs w:val="28"/>
                  <w:lang w:val="vi-VN" w:eastAsia="vi-VN"/>
                </w:rPr>
                <w:t>Thuộc tính</w:t>
              </w:r>
            </w:ins>
          </w:p>
        </w:tc>
        <w:tc>
          <w:tcPr>
            <w:tcW w:w="1771" w:type="dxa"/>
          </w:tcPr>
          <w:p w14:paraId="1F2B24C0" w14:textId="77777777" w:rsidR="00161E4B" w:rsidRPr="00081AF8" w:rsidRDefault="00161E4B" w:rsidP="00081AF8">
            <w:pPr>
              <w:spacing w:line="360" w:lineRule="auto"/>
              <w:jc w:val="both"/>
              <w:rPr>
                <w:ins w:id="1131" w:author="admin" w:date="2022-12-12T09:28:00Z"/>
                <w:rFonts w:ascii="Times New Roman" w:eastAsia="Calibri" w:hAnsi="Times New Roman" w:cs="Times New Roman"/>
                <w:sz w:val="28"/>
                <w:szCs w:val="28"/>
                <w:lang w:val="vi-VN" w:eastAsia="vi-VN"/>
              </w:rPr>
            </w:pPr>
            <w:ins w:id="1132" w:author="admin" w:date="2022-12-12T09:28:00Z">
              <w:r w:rsidRPr="00081AF8">
                <w:rPr>
                  <w:rFonts w:ascii="Times New Roman" w:eastAsia="Calibri" w:hAnsi="Times New Roman" w:cs="Times New Roman"/>
                  <w:sz w:val="28"/>
                  <w:szCs w:val="28"/>
                  <w:lang w:val="vi-VN" w:eastAsia="vi-VN"/>
                </w:rPr>
                <w:t>Kiểu dữ liệu</w:t>
              </w:r>
            </w:ins>
          </w:p>
        </w:tc>
        <w:tc>
          <w:tcPr>
            <w:tcW w:w="904" w:type="dxa"/>
          </w:tcPr>
          <w:p w14:paraId="552DAE45" w14:textId="77777777" w:rsidR="00161E4B" w:rsidRPr="00081AF8" w:rsidRDefault="00161E4B" w:rsidP="00081AF8">
            <w:pPr>
              <w:spacing w:line="360" w:lineRule="auto"/>
              <w:jc w:val="both"/>
              <w:rPr>
                <w:ins w:id="1133" w:author="admin" w:date="2022-12-12T09:28:00Z"/>
                <w:rFonts w:ascii="Times New Roman" w:eastAsia="Calibri" w:hAnsi="Times New Roman" w:cs="Times New Roman"/>
                <w:sz w:val="28"/>
                <w:szCs w:val="28"/>
                <w:lang w:eastAsia="vi-VN"/>
              </w:rPr>
            </w:pPr>
            <w:ins w:id="1134" w:author="admin" w:date="2022-12-12T09:28:00Z">
              <w:r w:rsidRPr="00081AF8">
                <w:rPr>
                  <w:rFonts w:ascii="Times New Roman" w:eastAsia="Calibri" w:hAnsi="Times New Roman" w:cs="Times New Roman"/>
                  <w:sz w:val="28"/>
                  <w:szCs w:val="28"/>
                  <w:lang w:eastAsia="vi-VN"/>
                </w:rPr>
                <w:t>Null</w:t>
              </w:r>
            </w:ins>
          </w:p>
        </w:tc>
        <w:tc>
          <w:tcPr>
            <w:tcW w:w="1015" w:type="dxa"/>
          </w:tcPr>
          <w:p w14:paraId="548362B5" w14:textId="77777777" w:rsidR="00161E4B" w:rsidRPr="00081AF8" w:rsidRDefault="00161E4B" w:rsidP="00081AF8">
            <w:pPr>
              <w:spacing w:line="360" w:lineRule="auto"/>
              <w:jc w:val="both"/>
              <w:rPr>
                <w:ins w:id="1135" w:author="admin" w:date="2022-12-12T09:28:00Z"/>
                <w:rFonts w:ascii="Times New Roman" w:eastAsia="Calibri" w:hAnsi="Times New Roman" w:cs="Times New Roman"/>
                <w:sz w:val="28"/>
                <w:szCs w:val="28"/>
                <w:lang w:val="vi-VN" w:eastAsia="vi-VN"/>
              </w:rPr>
            </w:pPr>
            <w:ins w:id="1136" w:author="admin" w:date="2022-12-12T09:28:00Z">
              <w:r w:rsidRPr="00081AF8">
                <w:rPr>
                  <w:rFonts w:ascii="Times New Roman" w:eastAsia="Calibri" w:hAnsi="Times New Roman" w:cs="Times New Roman"/>
                  <w:sz w:val="28"/>
                  <w:szCs w:val="28"/>
                  <w:lang w:val="vi-VN" w:eastAsia="vi-VN"/>
                </w:rPr>
                <w:t>Rằng buộc</w:t>
              </w:r>
            </w:ins>
          </w:p>
        </w:tc>
        <w:tc>
          <w:tcPr>
            <w:tcW w:w="2169" w:type="dxa"/>
          </w:tcPr>
          <w:p w14:paraId="4F6EAB32" w14:textId="77777777" w:rsidR="00161E4B" w:rsidRPr="00081AF8" w:rsidRDefault="00161E4B" w:rsidP="00081AF8">
            <w:pPr>
              <w:spacing w:line="360" w:lineRule="auto"/>
              <w:jc w:val="both"/>
              <w:rPr>
                <w:ins w:id="1137" w:author="admin" w:date="2022-12-12T09:28:00Z"/>
                <w:rFonts w:ascii="Times New Roman" w:eastAsia="Calibri" w:hAnsi="Times New Roman" w:cs="Times New Roman"/>
                <w:sz w:val="28"/>
                <w:szCs w:val="28"/>
                <w:lang w:val="vi-VN" w:eastAsia="vi-VN"/>
              </w:rPr>
            </w:pPr>
            <w:ins w:id="1138" w:author="admin" w:date="2022-12-12T09:28:00Z">
              <w:r w:rsidRPr="00081AF8">
                <w:rPr>
                  <w:rFonts w:ascii="Times New Roman" w:eastAsia="Calibri" w:hAnsi="Times New Roman" w:cs="Times New Roman"/>
                  <w:sz w:val="28"/>
                  <w:szCs w:val="28"/>
                  <w:lang w:val="vi-VN" w:eastAsia="vi-VN"/>
                </w:rPr>
                <w:t>Diễn giải</w:t>
              </w:r>
            </w:ins>
          </w:p>
        </w:tc>
      </w:tr>
      <w:tr w:rsidR="00161E4B" w:rsidRPr="00081AF8" w14:paraId="61449955" w14:textId="77777777" w:rsidTr="00E305A5">
        <w:trPr>
          <w:trHeight w:val="138"/>
          <w:jc w:val="center"/>
          <w:ins w:id="1139" w:author="admin" w:date="2022-12-12T09:28:00Z"/>
        </w:trPr>
        <w:tc>
          <w:tcPr>
            <w:tcW w:w="714" w:type="dxa"/>
          </w:tcPr>
          <w:p w14:paraId="1DA9F2C7" w14:textId="77777777" w:rsidR="00161E4B" w:rsidRPr="00081AF8" w:rsidRDefault="00161E4B" w:rsidP="00081AF8">
            <w:pPr>
              <w:spacing w:line="360" w:lineRule="auto"/>
              <w:jc w:val="both"/>
              <w:rPr>
                <w:ins w:id="1140" w:author="admin" w:date="2022-12-12T09:28:00Z"/>
                <w:rFonts w:ascii="Times New Roman" w:eastAsia="Calibri" w:hAnsi="Times New Roman" w:cs="Times New Roman"/>
                <w:sz w:val="28"/>
                <w:szCs w:val="28"/>
                <w:lang w:val="vi-VN" w:eastAsia="vi-VN"/>
              </w:rPr>
            </w:pPr>
            <w:ins w:id="1141" w:author="admin" w:date="2022-12-12T09:28:00Z">
              <w:r w:rsidRPr="00081AF8">
                <w:rPr>
                  <w:rFonts w:ascii="Times New Roman" w:eastAsia="Calibri" w:hAnsi="Times New Roman" w:cs="Times New Roman"/>
                  <w:sz w:val="28"/>
                  <w:szCs w:val="28"/>
                  <w:lang w:val="vi-VN" w:eastAsia="vi-VN"/>
                </w:rPr>
                <w:t>1</w:t>
              </w:r>
            </w:ins>
          </w:p>
        </w:tc>
        <w:tc>
          <w:tcPr>
            <w:tcW w:w="2445" w:type="dxa"/>
          </w:tcPr>
          <w:p w14:paraId="1BD38D71" w14:textId="77777777" w:rsidR="00161E4B" w:rsidRPr="00081AF8" w:rsidRDefault="00161E4B" w:rsidP="00081AF8">
            <w:pPr>
              <w:spacing w:line="360" w:lineRule="auto"/>
              <w:jc w:val="both"/>
              <w:rPr>
                <w:ins w:id="1142" w:author="admin" w:date="2022-12-12T09:28:00Z"/>
                <w:rFonts w:ascii="Times New Roman" w:eastAsia="Calibri" w:hAnsi="Times New Roman" w:cs="Times New Roman"/>
                <w:sz w:val="28"/>
                <w:szCs w:val="28"/>
                <w:lang w:eastAsia="vi-VN"/>
              </w:rPr>
            </w:pPr>
            <w:ins w:id="1143" w:author="admin" w:date="2022-12-12T09:28:00Z">
              <w:r w:rsidRPr="00081AF8">
                <w:rPr>
                  <w:rFonts w:ascii="Times New Roman" w:eastAsia="Calibri" w:hAnsi="Times New Roman" w:cs="Times New Roman"/>
                  <w:sz w:val="28"/>
                  <w:szCs w:val="28"/>
                  <w:lang w:eastAsia="vi-VN"/>
                </w:rPr>
                <w:t>ProductID</w:t>
              </w:r>
            </w:ins>
          </w:p>
        </w:tc>
        <w:tc>
          <w:tcPr>
            <w:tcW w:w="1771" w:type="dxa"/>
          </w:tcPr>
          <w:p w14:paraId="1DE5F707" w14:textId="77777777" w:rsidR="00161E4B" w:rsidRPr="00081AF8" w:rsidRDefault="00161E4B" w:rsidP="00081AF8">
            <w:pPr>
              <w:spacing w:line="360" w:lineRule="auto"/>
              <w:jc w:val="both"/>
              <w:rPr>
                <w:ins w:id="1144" w:author="admin" w:date="2022-12-12T09:28:00Z"/>
                <w:rFonts w:ascii="Times New Roman" w:eastAsia="Calibri" w:hAnsi="Times New Roman" w:cs="Times New Roman"/>
                <w:sz w:val="28"/>
                <w:szCs w:val="28"/>
                <w:lang w:eastAsia="vi-VN"/>
              </w:rPr>
            </w:pPr>
            <w:ins w:id="1145" w:author="admin" w:date="2022-12-12T09:28:00Z">
              <w:r w:rsidRPr="00081AF8">
                <w:rPr>
                  <w:rFonts w:ascii="Times New Roman" w:eastAsia="Calibri" w:hAnsi="Times New Roman" w:cs="Times New Roman"/>
                  <w:sz w:val="28"/>
                  <w:szCs w:val="28"/>
                  <w:lang w:eastAsia="vi-VN"/>
                </w:rPr>
                <w:t>Int</w:t>
              </w:r>
            </w:ins>
          </w:p>
        </w:tc>
        <w:tc>
          <w:tcPr>
            <w:tcW w:w="904" w:type="dxa"/>
          </w:tcPr>
          <w:p w14:paraId="1A428C41" w14:textId="77777777" w:rsidR="00161E4B" w:rsidRPr="00081AF8" w:rsidRDefault="00161E4B" w:rsidP="00081AF8">
            <w:pPr>
              <w:spacing w:line="360" w:lineRule="auto"/>
              <w:jc w:val="both"/>
              <w:rPr>
                <w:ins w:id="1146" w:author="admin" w:date="2022-12-12T09:28:00Z"/>
                <w:rFonts w:ascii="Times New Roman" w:eastAsia="Calibri" w:hAnsi="Times New Roman" w:cs="Times New Roman"/>
                <w:sz w:val="28"/>
                <w:szCs w:val="28"/>
                <w:lang w:eastAsia="vi-VN"/>
              </w:rPr>
            </w:pPr>
          </w:p>
        </w:tc>
        <w:tc>
          <w:tcPr>
            <w:tcW w:w="1015" w:type="dxa"/>
          </w:tcPr>
          <w:p w14:paraId="060B62BF" w14:textId="77777777" w:rsidR="00161E4B" w:rsidRPr="00081AF8" w:rsidRDefault="00161E4B" w:rsidP="00081AF8">
            <w:pPr>
              <w:spacing w:line="360" w:lineRule="auto"/>
              <w:jc w:val="both"/>
              <w:rPr>
                <w:ins w:id="1147" w:author="admin" w:date="2022-12-12T09:28:00Z"/>
                <w:rFonts w:ascii="Times New Roman" w:eastAsia="Calibri" w:hAnsi="Times New Roman" w:cs="Times New Roman"/>
                <w:sz w:val="28"/>
                <w:szCs w:val="28"/>
                <w:lang w:val="vi-VN" w:eastAsia="vi-VN"/>
              </w:rPr>
            </w:pPr>
            <w:ins w:id="1148" w:author="admin" w:date="2022-12-12T09:28:00Z">
              <w:r w:rsidRPr="00081AF8">
                <w:rPr>
                  <w:rFonts w:ascii="Times New Roman" w:eastAsia="Calibri" w:hAnsi="Times New Roman" w:cs="Times New Roman"/>
                  <w:sz w:val="28"/>
                  <w:szCs w:val="28"/>
                  <w:lang w:val="vi-VN" w:eastAsia="vi-VN"/>
                </w:rPr>
                <w:t>Khóa chính</w:t>
              </w:r>
            </w:ins>
          </w:p>
        </w:tc>
        <w:tc>
          <w:tcPr>
            <w:tcW w:w="2169" w:type="dxa"/>
          </w:tcPr>
          <w:p w14:paraId="7DD7F7A6" w14:textId="77777777" w:rsidR="00161E4B" w:rsidRPr="00081AF8" w:rsidRDefault="00161E4B" w:rsidP="00081AF8">
            <w:pPr>
              <w:spacing w:line="360" w:lineRule="auto"/>
              <w:jc w:val="both"/>
              <w:rPr>
                <w:ins w:id="1149" w:author="admin" w:date="2022-12-12T09:28:00Z"/>
                <w:rFonts w:ascii="Times New Roman" w:eastAsia="Calibri" w:hAnsi="Times New Roman" w:cs="Times New Roman"/>
                <w:sz w:val="28"/>
                <w:szCs w:val="28"/>
                <w:lang w:val="vi-VN" w:eastAsia="vi-VN"/>
              </w:rPr>
            </w:pPr>
            <w:ins w:id="1150" w:author="admin" w:date="2022-12-12T09:28:00Z">
              <w:r w:rsidRPr="00081AF8">
                <w:rPr>
                  <w:rFonts w:ascii="Times New Roman" w:eastAsia="Calibri" w:hAnsi="Times New Roman" w:cs="Times New Roman"/>
                  <w:sz w:val="28"/>
                  <w:szCs w:val="28"/>
                  <w:lang w:val="vi-VN" w:eastAsia="vi-VN"/>
                </w:rPr>
                <w:t>Mã sản phẩm</w:t>
              </w:r>
            </w:ins>
          </w:p>
        </w:tc>
      </w:tr>
      <w:tr w:rsidR="00161E4B" w:rsidRPr="00081AF8" w14:paraId="0C3D46D1" w14:textId="77777777" w:rsidTr="00E305A5">
        <w:trPr>
          <w:trHeight w:val="138"/>
          <w:jc w:val="center"/>
          <w:ins w:id="1151" w:author="admin" w:date="2022-12-12T09:28:00Z"/>
        </w:trPr>
        <w:tc>
          <w:tcPr>
            <w:tcW w:w="714" w:type="dxa"/>
          </w:tcPr>
          <w:p w14:paraId="1FBB3FCD" w14:textId="77777777" w:rsidR="00161E4B" w:rsidRPr="00081AF8" w:rsidRDefault="00161E4B" w:rsidP="00081AF8">
            <w:pPr>
              <w:spacing w:line="360" w:lineRule="auto"/>
              <w:jc w:val="both"/>
              <w:rPr>
                <w:ins w:id="1152" w:author="admin" w:date="2022-12-12T09:28:00Z"/>
                <w:rFonts w:ascii="Times New Roman" w:eastAsia="Calibri" w:hAnsi="Times New Roman" w:cs="Times New Roman"/>
                <w:sz w:val="28"/>
                <w:szCs w:val="28"/>
                <w:lang w:eastAsia="vi-VN"/>
              </w:rPr>
            </w:pPr>
            <w:ins w:id="1153" w:author="admin" w:date="2022-12-12T09:28:00Z">
              <w:r w:rsidRPr="00081AF8">
                <w:rPr>
                  <w:rFonts w:ascii="Times New Roman" w:eastAsia="Calibri" w:hAnsi="Times New Roman" w:cs="Times New Roman"/>
                  <w:sz w:val="28"/>
                  <w:szCs w:val="28"/>
                  <w:lang w:eastAsia="vi-VN"/>
                </w:rPr>
                <w:t>2</w:t>
              </w:r>
            </w:ins>
          </w:p>
        </w:tc>
        <w:tc>
          <w:tcPr>
            <w:tcW w:w="2445" w:type="dxa"/>
          </w:tcPr>
          <w:p w14:paraId="6D8B60DB" w14:textId="77777777" w:rsidR="00161E4B" w:rsidRPr="00081AF8" w:rsidRDefault="00161E4B" w:rsidP="00081AF8">
            <w:pPr>
              <w:spacing w:line="360" w:lineRule="auto"/>
              <w:jc w:val="both"/>
              <w:rPr>
                <w:ins w:id="1154" w:author="admin" w:date="2022-12-12T09:28:00Z"/>
                <w:rFonts w:ascii="Times New Roman" w:eastAsia="Calibri" w:hAnsi="Times New Roman" w:cs="Times New Roman"/>
                <w:sz w:val="28"/>
                <w:szCs w:val="28"/>
                <w:lang w:eastAsia="vi-VN"/>
              </w:rPr>
            </w:pPr>
            <w:ins w:id="1155" w:author="admin" w:date="2022-12-12T09:28:00Z">
              <w:r w:rsidRPr="00081AF8">
                <w:rPr>
                  <w:rFonts w:ascii="Times New Roman" w:eastAsia="Calibri" w:hAnsi="Times New Roman" w:cs="Times New Roman"/>
                  <w:sz w:val="28"/>
                  <w:szCs w:val="28"/>
                  <w:lang w:eastAsia="vi-VN"/>
                </w:rPr>
                <w:t>ManufacturerID</w:t>
              </w:r>
            </w:ins>
          </w:p>
        </w:tc>
        <w:tc>
          <w:tcPr>
            <w:tcW w:w="1771" w:type="dxa"/>
          </w:tcPr>
          <w:p w14:paraId="170F930B" w14:textId="77777777" w:rsidR="00161E4B" w:rsidRPr="00081AF8" w:rsidRDefault="00161E4B" w:rsidP="00081AF8">
            <w:pPr>
              <w:spacing w:line="360" w:lineRule="auto"/>
              <w:jc w:val="both"/>
              <w:rPr>
                <w:ins w:id="1156" w:author="admin" w:date="2022-12-12T09:28:00Z"/>
                <w:rFonts w:ascii="Times New Roman" w:eastAsia="Calibri" w:hAnsi="Times New Roman" w:cs="Times New Roman"/>
                <w:sz w:val="28"/>
                <w:szCs w:val="28"/>
                <w:lang w:eastAsia="vi-VN"/>
              </w:rPr>
            </w:pPr>
            <w:ins w:id="1157" w:author="admin" w:date="2022-12-12T09:28:00Z">
              <w:r w:rsidRPr="00081AF8">
                <w:rPr>
                  <w:rFonts w:ascii="Times New Roman" w:eastAsia="Calibri" w:hAnsi="Times New Roman" w:cs="Times New Roman"/>
                  <w:sz w:val="28"/>
                  <w:szCs w:val="28"/>
                  <w:lang w:eastAsia="vi-VN"/>
                </w:rPr>
                <w:t>Int</w:t>
              </w:r>
            </w:ins>
          </w:p>
        </w:tc>
        <w:tc>
          <w:tcPr>
            <w:tcW w:w="904" w:type="dxa"/>
          </w:tcPr>
          <w:p w14:paraId="4B88CC9C" w14:textId="77777777" w:rsidR="00161E4B" w:rsidRPr="00081AF8" w:rsidRDefault="00161E4B" w:rsidP="00081AF8">
            <w:pPr>
              <w:spacing w:line="360" w:lineRule="auto"/>
              <w:jc w:val="both"/>
              <w:rPr>
                <w:ins w:id="1158" w:author="admin" w:date="2022-12-12T09:28:00Z"/>
                <w:rFonts w:ascii="Times New Roman" w:eastAsia="Calibri" w:hAnsi="Times New Roman" w:cs="Times New Roman"/>
                <w:sz w:val="28"/>
                <w:szCs w:val="28"/>
                <w:lang w:eastAsia="vi-VN"/>
              </w:rPr>
            </w:pPr>
          </w:p>
        </w:tc>
        <w:tc>
          <w:tcPr>
            <w:tcW w:w="1015" w:type="dxa"/>
          </w:tcPr>
          <w:p w14:paraId="5A1E5EAD" w14:textId="77777777" w:rsidR="00161E4B" w:rsidRPr="00081AF8" w:rsidRDefault="00161E4B" w:rsidP="00081AF8">
            <w:pPr>
              <w:spacing w:line="360" w:lineRule="auto"/>
              <w:jc w:val="both"/>
              <w:rPr>
                <w:ins w:id="1159" w:author="admin" w:date="2022-12-12T09:28:00Z"/>
                <w:rFonts w:ascii="Times New Roman" w:eastAsia="Calibri" w:hAnsi="Times New Roman" w:cs="Times New Roman"/>
                <w:sz w:val="28"/>
                <w:szCs w:val="28"/>
                <w:lang w:eastAsia="vi-VN"/>
              </w:rPr>
            </w:pPr>
            <w:ins w:id="1160" w:author="admin" w:date="2022-12-12T09:28:00Z">
              <w:r w:rsidRPr="00081AF8">
                <w:rPr>
                  <w:rFonts w:ascii="Times New Roman" w:eastAsia="Calibri" w:hAnsi="Times New Roman" w:cs="Times New Roman"/>
                  <w:sz w:val="28"/>
                  <w:szCs w:val="28"/>
                  <w:lang w:eastAsia="vi-VN"/>
                </w:rPr>
                <w:t>Khóa ngoại</w:t>
              </w:r>
            </w:ins>
          </w:p>
        </w:tc>
        <w:tc>
          <w:tcPr>
            <w:tcW w:w="2169" w:type="dxa"/>
          </w:tcPr>
          <w:p w14:paraId="5A23032A" w14:textId="77777777" w:rsidR="00161E4B" w:rsidRPr="00081AF8" w:rsidRDefault="00161E4B" w:rsidP="00081AF8">
            <w:pPr>
              <w:spacing w:line="360" w:lineRule="auto"/>
              <w:jc w:val="both"/>
              <w:rPr>
                <w:ins w:id="1161" w:author="admin" w:date="2022-12-12T09:28:00Z"/>
                <w:rFonts w:ascii="Times New Roman" w:eastAsia="Calibri" w:hAnsi="Times New Roman" w:cs="Times New Roman"/>
                <w:sz w:val="28"/>
                <w:szCs w:val="28"/>
                <w:lang w:eastAsia="vi-VN"/>
              </w:rPr>
            </w:pPr>
            <w:ins w:id="1162" w:author="admin" w:date="2022-12-12T09:28:00Z">
              <w:r w:rsidRPr="00081AF8">
                <w:rPr>
                  <w:rFonts w:ascii="Times New Roman" w:eastAsia="Calibri" w:hAnsi="Times New Roman" w:cs="Times New Roman"/>
                  <w:sz w:val="28"/>
                  <w:szCs w:val="28"/>
                  <w:lang w:eastAsia="vi-VN"/>
                </w:rPr>
                <w:t xml:space="preserve">Mã hãng </w:t>
              </w:r>
            </w:ins>
          </w:p>
        </w:tc>
      </w:tr>
      <w:tr w:rsidR="00161E4B" w:rsidRPr="00081AF8" w14:paraId="18503E3F" w14:textId="77777777" w:rsidTr="00E305A5">
        <w:trPr>
          <w:trHeight w:val="450"/>
          <w:jc w:val="center"/>
          <w:ins w:id="1163" w:author="admin" w:date="2022-12-12T09:28:00Z"/>
        </w:trPr>
        <w:tc>
          <w:tcPr>
            <w:tcW w:w="714" w:type="dxa"/>
          </w:tcPr>
          <w:p w14:paraId="25D26A43" w14:textId="77777777" w:rsidR="00161E4B" w:rsidRPr="00081AF8" w:rsidRDefault="00161E4B" w:rsidP="00081AF8">
            <w:pPr>
              <w:spacing w:line="360" w:lineRule="auto"/>
              <w:jc w:val="both"/>
              <w:rPr>
                <w:ins w:id="1164" w:author="admin" w:date="2022-12-12T09:28:00Z"/>
                <w:rFonts w:ascii="Times New Roman" w:eastAsia="Calibri" w:hAnsi="Times New Roman" w:cs="Times New Roman"/>
                <w:sz w:val="28"/>
                <w:szCs w:val="28"/>
                <w:lang w:val="vi-VN" w:eastAsia="vi-VN"/>
              </w:rPr>
            </w:pPr>
            <w:ins w:id="1165" w:author="admin" w:date="2022-12-12T09:28:00Z">
              <w:r w:rsidRPr="00081AF8">
                <w:rPr>
                  <w:rFonts w:ascii="Times New Roman" w:eastAsia="Calibri" w:hAnsi="Times New Roman" w:cs="Times New Roman"/>
                  <w:sz w:val="28"/>
                  <w:szCs w:val="28"/>
                  <w:lang w:val="vi-VN" w:eastAsia="vi-VN"/>
                </w:rPr>
                <w:t>3</w:t>
              </w:r>
            </w:ins>
          </w:p>
        </w:tc>
        <w:tc>
          <w:tcPr>
            <w:tcW w:w="2445" w:type="dxa"/>
          </w:tcPr>
          <w:p w14:paraId="144357DF" w14:textId="77777777" w:rsidR="00161E4B" w:rsidRPr="00081AF8" w:rsidRDefault="00161E4B" w:rsidP="00081AF8">
            <w:pPr>
              <w:spacing w:line="360" w:lineRule="auto"/>
              <w:jc w:val="both"/>
              <w:rPr>
                <w:ins w:id="1166" w:author="admin" w:date="2022-12-12T09:28:00Z"/>
                <w:rFonts w:ascii="Times New Roman" w:eastAsia="Calibri" w:hAnsi="Times New Roman" w:cs="Times New Roman"/>
                <w:sz w:val="28"/>
                <w:szCs w:val="28"/>
                <w:lang w:val="vi-VN" w:eastAsia="vi-VN"/>
              </w:rPr>
            </w:pPr>
            <w:ins w:id="1167" w:author="admin" w:date="2022-12-12T09:28:00Z">
              <w:r w:rsidRPr="00081AF8">
                <w:rPr>
                  <w:rFonts w:ascii="Times New Roman" w:eastAsia="Calibri" w:hAnsi="Times New Roman" w:cs="Times New Roman"/>
                  <w:sz w:val="28"/>
                  <w:szCs w:val="28"/>
                  <w:lang w:eastAsia="vi-VN"/>
                </w:rPr>
                <w:t>ProductName</w:t>
              </w:r>
            </w:ins>
          </w:p>
        </w:tc>
        <w:tc>
          <w:tcPr>
            <w:tcW w:w="1771" w:type="dxa"/>
          </w:tcPr>
          <w:p w14:paraId="768EBD15" w14:textId="77777777" w:rsidR="00161E4B" w:rsidRPr="00081AF8" w:rsidRDefault="00161E4B" w:rsidP="00081AF8">
            <w:pPr>
              <w:spacing w:line="360" w:lineRule="auto"/>
              <w:jc w:val="both"/>
              <w:rPr>
                <w:ins w:id="1168" w:author="admin" w:date="2022-12-12T09:28:00Z"/>
                <w:rFonts w:ascii="Times New Roman" w:eastAsia="Calibri" w:hAnsi="Times New Roman" w:cs="Times New Roman"/>
                <w:sz w:val="28"/>
                <w:szCs w:val="28"/>
                <w:lang w:eastAsia="vi-VN"/>
              </w:rPr>
            </w:pPr>
            <w:ins w:id="1169" w:author="admin" w:date="2022-12-12T09:28:00Z">
              <w:r w:rsidRPr="00081AF8">
                <w:rPr>
                  <w:rFonts w:ascii="Times New Roman" w:eastAsia="Calibri" w:hAnsi="Times New Roman" w:cs="Times New Roman"/>
                  <w:sz w:val="28"/>
                  <w:szCs w:val="28"/>
                  <w:lang w:eastAsia="vi-VN"/>
                </w:rPr>
                <w:t>V</w:t>
              </w:r>
              <w:r w:rsidRPr="00081AF8">
                <w:rPr>
                  <w:rFonts w:ascii="Times New Roman" w:eastAsia="Calibri" w:hAnsi="Times New Roman" w:cs="Times New Roman"/>
                  <w:sz w:val="28"/>
                  <w:szCs w:val="28"/>
                  <w:lang w:val="vi-VN" w:eastAsia="vi-VN"/>
                </w:rPr>
                <w:t>archar</w:t>
              </w:r>
              <w:r w:rsidRPr="00081AF8">
                <w:rPr>
                  <w:rFonts w:ascii="Times New Roman" w:eastAsia="Calibri" w:hAnsi="Times New Roman" w:cs="Times New Roman"/>
                  <w:sz w:val="28"/>
                  <w:szCs w:val="28"/>
                  <w:lang w:eastAsia="vi-VN"/>
                </w:rPr>
                <w:t>(50)</w:t>
              </w:r>
            </w:ins>
          </w:p>
        </w:tc>
        <w:tc>
          <w:tcPr>
            <w:tcW w:w="904" w:type="dxa"/>
          </w:tcPr>
          <w:p w14:paraId="5CF8BBDF" w14:textId="77777777" w:rsidR="00161E4B" w:rsidRPr="00081AF8" w:rsidRDefault="00161E4B" w:rsidP="00081AF8">
            <w:pPr>
              <w:spacing w:line="360" w:lineRule="auto"/>
              <w:jc w:val="both"/>
              <w:rPr>
                <w:ins w:id="1170" w:author="admin" w:date="2022-12-12T09:28:00Z"/>
                <w:rFonts w:ascii="Times New Roman" w:eastAsia="Calibri" w:hAnsi="Times New Roman" w:cs="Times New Roman"/>
                <w:sz w:val="28"/>
                <w:szCs w:val="28"/>
                <w:lang w:val="vi-VN" w:eastAsia="vi-VN"/>
              </w:rPr>
            </w:pPr>
            <w:ins w:id="1171" w:author="admin" w:date="2022-12-12T09:28:00Z">
              <w:r w:rsidRPr="00081AF8">
                <w:rPr>
                  <w:rFonts w:ascii="Times New Roman" w:eastAsia="Calibri" w:hAnsi="Times New Roman" w:cs="Times New Roman"/>
                  <w:sz w:val="28"/>
                  <w:szCs w:val="28"/>
                  <w:lang w:eastAsia="vi-VN"/>
                </w:rPr>
                <w:t>x</w:t>
              </w:r>
            </w:ins>
          </w:p>
        </w:tc>
        <w:tc>
          <w:tcPr>
            <w:tcW w:w="1015" w:type="dxa"/>
          </w:tcPr>
          <w:p w14:paraId="4D4C53EB" w14:textId="77777777" w:rsidR="00161E4B" w:rsidRPr="00081AF8" w:rsidRDefault="00161E4B" w:rsidP="00081AF8">
            <w:pPr>
              <w:spacing w:line="360" w:lineRule="auto"/>
              <w:jc w:val="both"/>
              <w:rPr>
                <w:ins w:id="1172" w:author="admin" w:date="2022-12-12T09:28:00Z"/>
                <w:rFonts w:ascii="Times New Roman" w:eastAsia="Calibri" w:hAnsi="Times New Roman" w:cs="Times New Roman"/>
                <w:sz w:val="28"/>
                <w:szCs w:val="28"/>
                <w:lang w:val="vi-VN" w:eastAsia="vi-VN"/>
              </w:rPr>
            </w:pPr>
          </w:p>
        </w:tc>
        <w:tc>
          <w:tcPr>
            <w:tcW w:w="2169" w:type="dxa"/>
          </w:tcPr>
          <w:p w14:paraId="043C4C85" w14:textId="77777777" w:rsidR="00161E4B" w:rsidRPr="00081AF8" w:rsidRDefault="00161E4B" w:rsidP="00081AF8">
            <w:pPr>
              <w:spacing w:line="360" w:lineRule="auto"/>
              <w:jc w:val="both"/>
              <w:rPr>
                <w:ins w:id="1173" w:author="admin" w:date="2022-12-12T09:28:00Z"/>
                <w:rFonts w:ascii="Times New Roman" w:eastAsia="Calibri" w:hAnsi="Times New Roman" w:cs="Times New Roman"/>
                <w:sz w:val="28"/>
                <w:szCs w:val="28"/>
                <w:lang w:eastAsia="vi-VN"/>
              </w:rPr>
            </w:pPr>
            <w:ins w:id="1174" w:author="admin" w:date="2022-12-12T09:28:00Z">
              <w:r w:rsidRPr="00081AF8">
                <w:rPr>
                  <w:rFonts w:ascii="Times New Roman" w:eastAsia="Calibri" w:hAnsi="Times New Roman" w:cs="Times New Roman"/>
                  <w:sz w:val="28"/>
                  <w:szCs w:val="28"/>
                  <w:lang w:eastAsia="vi-VN"/>
                </w:rPr>
                <w:t>Tên sản phẩm</w:t>
              </w:r>
            </w:ins>
          </w:p>
        </w:tc>
      </w:tr>
      <w:tr w:rsidR="00161E4B" w:rsidRPr="00081AF8" w14:paraId="4674F199" w14:textId="77777777" w:rsidTr="00E305A5">
        <w:trPr>
          <w:trHeight w:val="466"/>
          <w:jc w:val="center"/>
          <w:ins w:id="1175" w:author="admin" w:date="2022-12-12T09:28:00Z"/>
        </w:trPr>
        <w:tc>
          <w:tcPr>
            <w:tcW w:w="714" w:type="dxa"/>
          </w:tcPr>
          <w:p w14:paraId="5970A5A4" w14:textId="77777777" w:rsidR="00161E4B" w:rsidRPr="00081AF8" w:rsidRDefault="00161E4B" w:rsidP="00081AF8">
            <w:pPr>
              <w:spacing w:line="360" w:lineRule="auto"/>
              <w:jc w:val="both"/>
              <w:rPr>
                <w:ins w:id="1176" w:author="admin" w:date="2022-12-12T09:28:00Z"/>
                <w:rFonts w:ascii="Times New Roman" w:eastAsia="Calibri" w:hAnsi="Times New Roman" w:cs="Times New Roman"/>
                <w:sz w:val="28"/>
                <w:szCs w:val="28"/>
                <w:lang w:val="vi-VN" w:eastAsia="vi-VN"/>
              </w:rPr>
            </w:pPr>
            <w:ins w:id="1177" w:author="admin" w:date="2022-12-12T09:28:00Z">
              <w:r w:rsidRPr="00081AF8">
                <w:rPr>
                  <w:rFonts w:ascii="Times New Roman" w:eastAsia="Calibri" w:hAnsi="Times New Roman" w:cs="Times New Roman"/>
                  <w:sz w:val="28"/>
                  <w:szCs w:val="28"/>
                  <w:lang w:val="vi-VN" w:eastAsia="vi-VN"/>
                </w:rPr>
                <w:t>4</w:t>
              </w:r>
            </w:ins>
          </w:p>
        </w:tc>
        <w:tc>
          <w:tcPr>
            <w:tcW w:w="2445" w:type="dxa"/>
          </w:tcPr>
          <w:p w14:paraId="518F6B9B" w14:textId="77777777" w:rsidR="00161E4B" w:rsidRPr="00081AF8" w:rsidRDefault="00161E4B" w:rsidP="00081AF8">
            <w:pPr>
              <w:spacing w:line="360" w:lineRule="auto"/>
              <w:jc w:val="both"/>
              <w:rPr>
                <w:ins w:id="1178" w:author="admin" w:date="2022-12-12T09:28:00Z"/>
                <w:rFonts w:ascii="Times New Roman" w:eastAsia="Calibri" w:hAnsi="Times New Roman" w:cs="Times New Roman"/>
                <w:sz w:val="28"/>
                <w:szCs w:val="28"/>
                <w:lang w:val="vi-VN" w:eastAsia="vi-VN"/>
              </w:rPr>
            </w:pPr>
            <w:ins w:id="1179" w:author="admin" w:date="2022-12-12T09:28:00Z">
              <w:r w:rsidRPr="00081AF8">
                <w:rPr>
                  <w:rFonts w:ascii="Times New Roman" w:eastAsia="Calibri" w:hAnsi="Times New Roman" w:cs="Times New Roman"/>
                  <w:sz w:val="28"/>
                  <w:szCs w:val="28"/>
                  <w:lang w:eastAsia="vi-VN"/>
                </w:rPr>
                <w:t>Price</w:t>
              </w:r>
            </w:ins>
          </w:p>
        </w:tc>
        <w:tc>
          <w:tcPr>
            <w:tcW w:w="1771" w:type="dxa"/>
          </w:tcPr>
          <w:p w14:paraId="061FE9C9" w14:textId="77777777" w:rsidR="00161E4B" w:rsidRPr="00081AF8" w:rsidRDefault="00161E4B" w:rsidP="00081AF8">
            <w:pPr>
              <w:spacing w:line="360" w:lineRule="auto"/>
              <w:jc w:val="both"/>
              <w:rPr>
                <w:ins w:id="1180" w:author="admin" w:date="2022-12-12T09:28:00Z"/>
                <w:rFonts w:ascii="Times New Roman" w:eastAsia="Calibri" w:hAnsi="Times New Roman" w:cs="Times New Roman"/>
                <w:sz w:val="28"/>
                <w:szCs w:val="28"/>
                <w:lang w:eastAsia="vi-VN"/>
              </w:rPr>
            </w:pPr>
            <w:ins w:id="1181" w:author="admin" w:date="2022-12-12T09:28:00Z">
              <w:r w:rsidRPr="00081AF8">
                <w:rPr>
                  <w:rFonts w:ascii="Times New Roman" w:eastAsia="Calibri" w:hAnsi="Times New Roman" w:cs="Times New Roman"/>
                  <w:sz w:val="28"/>
                  <w:szCs w:val="28"/>
                  <w:lang w:eastAsia="vi-VN"/>
                </w:rPr>
                <w:t>Int</w:t>
              </w:r>
            </w:ins>
          </w:p>
        </w:tc>
        <w:tc>
          <w:tcPr>
            <w:tcW w:w="904" w:type="dxa"/>
          </w:tcPr>
          <w:p w14:paraId="11587AA5" w14:textId="77777777" w:rsidR="00161E4B" w:rsidRPr="00081AF8" w:rsidRDefault="00161E4B" w:rsidP="00081AF8">
            <w:pPr>
              <w:spacing w:line="360" w:lineRule="auto"/>
              <w:jc w:val="both"/>
              <w:rPr>
                <w:ins w:id="1182" w:author="admin" w:date="2022-12-12T09:28:00Z"/>
                <w:rFonts w:ascii="Times New Roman" w:eastAsia="Calibri" w:hAnsi="Times New Roman" w:cs="Times New Roman"/>
                <w:sz w:val="28"/>
                <w:szCs w:val="28"/>
                <w:lang w:val="vi-VN" w:eastAsia="vi-VN"/>
              </w:rPr>
            </w:pPr>
            <w:ins w:id="1183" w:author="admin" w:date="2022-12-12T09:28:00Z">
              <w:r w:rsidRPr="00081AF8">
                <w:rPr>
                  <w:rFonts w:ascii="Times New Roman" w:eastAsia="Calibri" w:hAnsi="Times New Roman" w:cs="Times New Roman"/>
                  <w:sz w:val="28"/>
                  <w:szCs w:val="28"/>
                  <w:lang w:eastAsia="vi-VN"/>
                </w:rPr>
                <w:t>x</w:t>
              </w:r>
            </w:ins>
          </w:p>
        </w:tc>
        <w:tc>
          <w:tcPr>
            <w:tcW w:w="1015" w:type="dxa"/>
          </w:tcPr>
          <w:p w14:paraId="0A65CF61" w14:textId="77777777" w:rsidR="00161E4B" w:rsidRPr="00081AF8" w:rsidRDefault="00161E4B" w:rsidP="00081AF8">
            <w:pPr>
              <w:spacing w:line="360" w:lineRule="auto"/>
              <w:jc w:val="both"/>
              <w:rPr>
                <w:ins w:id="1184" w:author="admin" w:date="2022-12-12T09:28:00Z"/>
                <w:rFonts w:ascii="Times New Roman" w:eastAsia="Calibri" w:hAnsi="Times New Roman" w:cs="Times New Roman"/>
                <w:sz w:val="28"/>
                <w:szCs w:val="28"/>
                <w:lang w:val="vi-VN" w:eastAsia="vi-VN"/>
              </w:rPr>
            </w:pPr>
          </w:p>
        </w:tc>
        <w:tc>
          <w:tcPr>
            <w:tcW w:w="2169" w:type="dxa"/>
          </w:tcPr>
          <w:p w14:paraId="7ED181FE" w14:textId="77777777" w:rsidR="00161E4B" w:rsidRPr="00081AF8" w:rsidRDefault="00161E4B" w:rsidP="00081AF8">
            <w:pPr>
              <w:spacing w:line="360" w:lineRule="auto"/>
              <w:jc w:val="both"/>
              <w:rPr>
                <w:ins w:id="1185" w:author="admin" w:date="2022-12-12T09:28:00Z"/>
                <w:rFonts w:ascii="Times New Roman" w:eastAsia="Calibri" w:hAnsi="Times New Roman" w:cs="Times New Roman"/>
                <w:sz w:val="28"/>
                <w:szCs w:val="28"/>
                <w:lang w:eastAsia="vi-VN"/>
              </w:rPr>
            </w:pPr>
            <w:ins w:id="1186" w:author="admin" w:date="2022-12-12T09:28:00Z">
              <w:r w:rsidRPr="00081AF8">
                <w:rPr>
                  <w:rFonts w:ascii="Times New Roman" w:eastAsia="Calibri" w:hAnsi="Times New Roman" w:cs="Times New Roman"/>
                  <w:sz w:val="28"/>
                  <w:szCs w:val="28"/>
                  <w:lang w:eastAsia="vi-VN"/>
                </w:rPr>
                <w:t>Đơn giá</w:t>
              </w:r>
            </w:ins>
          </w:p>
        </w:tc>
      </w:tr>
      <w:tr w:rsidR="00161E4B" w:rsidRPr="00081AF8" w14:paraId="14580109" w14:textId="77777777" w:rsidTr="00E305A5">
        <w:trPr>
          <w:trHeight w:val="915"/>
          <w:jc w:val="center"/>
          <w:ins w:id="1187" w:author="admin" w:date="2022-12-12T09:28:00Z"/>
        </w:trPr>
        <w:tc>
          <w:tcPr>
            <w:tcW w:w="714" w:type="dxa"/>
          </w:tcPr>
          <w:p w14:paraId="0F654C08" w14:textId="77777777" w:rsidR="00161E4B" w:rsidRPr="00081AF8" w:rsidRDefault="00161E4B" w:rsidP="00081AF8">
            <w:pPr>
              <w:spacing w:line="360" w:lineRule="auto"/>
              <w:jc w:val="both"/>
              <w:rPr>
                <w:ins w:id="1188" w:author="admin" w:date="2022-12-12T09:28:00Z"/>
                <w:rFonts w:ascii="Times New Roman" w:eastAsia="Calibri" w:hAnsi="Times New Roman" w:cs="Times New Roman"/>
                <w:sz w:val="28"/>
                <w:szCs w:val="28"/>
                <w:lang w:val="vi-VN" w:eastAsia="vi-VN"/>
              </w:rPr>
            </w:pPr>
            <w:ins w:id="1189" w:author="admin" w:date="2022-12-12T09:28:00Z">
              <w:r w:rsidRPr="00081AF8">
                <w:rPr>
                  <w:rFonts w:ascii="Times New Roman" w:eastAsia="Calibri" w:hAnsi="Times New Roman" w:cs="Times New Roman"/>
                  <w:sz w:val="28"/>
                  <w:szCs w:val="28"/>
                  <w:lang w:val="vi-VN" w:eastAsia="vi-VN"/>
                </w:rPr>
                <w:t>5</w:t>
              </w:r>
            </w:ins>
          </w:p>
        </w:tc>
        <w:tc>
          <w:tcPr>
            <w:tcW w:w="2445" w:type="dxa"/>
          </w:tcPr>
          <w:p w14:paraId="3C229364" w14:textId="77777777" w:rsidR="00161E4B" w:rsidRPr="00081AF8" w:rsidRDefault="00161E4B" w:rsidP="00081AF8">
            <w:pPr>
              <w:spacing w:line="360" w:lineRule="auto"/>
              <w:jc w:val="both"/>
              <w:rPr>
                <w:ins w:id="1190" w:author="admin" w:date="2022-12-12T09:28:00Z"/>
                <w:rFonts w:ascii="Times New Roman" w:eastAsia="Calibri" w:hAnsi="Times New Roman" w:cs="Times New Roman"/>
                <w:sz w:val="28"/>
                <w:szCs w:val="28"/>
                <w:lang w:eastAsia="vi-VN"/>
              </w:rPr>
            </w:pPr>
            <w:ins w:id="1191" w:author="admin" w:date="2022-12-12T09:28:00Z">
              <w:r w:rsidRPr="00081AF8">
                <w:rPr>
                  <w:rFonts w:ascii="Times New Roman" w:eastAsia="Calibri" w:hAnsi="Times New Roman" w:cs="Times New Roman"/>
                  <w:sz w:val="28"/>
                  <w:szCs w:val="28"/>
                  <w:lang w:eastAsia="vi-VN"/>
                </w:rPr>
                <w:t>Amount</w:t>
              </w:r>
            </w:ins>
          </w:p>
        </w:tc>
        <w:tc>
          <w:tcPr>
            <w:tcW w:w="1771" w:type="dxa"/>
          </w:tcPr>
          <w:p w14:paraId="157D3DEB" w14:textId="77777777" w:rsidR="00161E4B" w:rsidRPr="00081AF8" w:rsidRDefault="00161E4B" w:rsidP="00081AF8">
            <w:pPr>
              <w:spacing w:line="360" w:lineRule="auto"/>
              <w:jc w:val="both"/>
              <w:rPr>
                <w:ins w:id="1192" w:author="admin" w:date="2022-12-12T09:28:00Z"/>
                <w:rFonts w:ascii="Times New Roman" w:eastAsia="Calibri" w:hAnsi="Times New Roman" w:cs="Times New Roman"/>
                <w:sz w:val="28"/>
                <w:szCs w:val="28"/>
                <w:lang w:eastAsia="vi-VN"/>
              </w:rPr>
            </w:pPr>
            <w:ins w:id="1193" w:author="admin" w:date="2022-12-12T09:28:00Z">
              <w:r w:rsidRPr="00081AF8">
                <w:rPr>
                  <w:rFonts w:ascii="Times New Roman" w:eastAsia="Calibri" w:hAnsi="Times New Roman" w:cs="Times New Roman"/>
                  <w:sz w:val="28"/>
                  <w:szCs w:val="28"/>
                  <w:lang w:eastAsia="vi-VN"/>
                </w:rPr>
                <w:t>Int</w:t>
              </w:r>
            </w:ins>
          </w:p>
        </w:tc>
        <w:tc>
          <w:tcPr>
            <w:tcW w:w="904" w:type="dxa"/>
          </w:tcPr>
          <w:p w14:paraId="00BD2B01" w14:textId="77777777" w:rsidR="00161E4B" w:rsidRPr="00081AF8" w:rsidRDefault="00161E4B" w:rsidP="00081AF8">
            <w:pPr>
              <w:spacing w:line="360" w:lineRule="auto"/>
              <w:jc w:val="both"/>
              <w:rPr>
                <w:ins w:id="1194" w:author="admin" w:date="2022-12-12T09:28:00Z"/>
                <w:rFonts w:ascii="Times New Roman" w:eastAsia="Calibri" w:hAnsi="Times New Roman" w:cs="Times New Roman"/>
                <w:sz w:val="28"/>
                <w:szCs w:val="28"/>
                <w:lang w:eastAsia="vi-VN"/>
              </w:rPr>
            </w:pPr>
            <w:ins w:id="1195" w:author="admin" w:date="2022-12-12T09:28:00Z">
              <w:r w:rsidRPr="00081AF8">
                <w:rPr>
                  <w:rFonts w:ascii="Times New Roman" w:eastAsia="Calibri" w:hAnsi="Times New Roman" w:cs="Times New Roman"/>
                  <w:sz w:val="28"/>
                  <w:szCs w:val="28"/>
                  <w:lang w:eastAsia="vi-VN"/>
                </w:rPr>
                <w:t>x</w:t>
              </w:r>
            </w:ins>
          </w:p>
        </w:tc>
        <w:tc>
          <w:tcPr>
            <w:tcW w:w="1015" w:type="dxa"/>
          </w:tcPr>
          <w:p w14:paraId="7427758A" w14:textId="77777777" w:rsidR="00161E4B" w:rsidRPr="00081AF8" w:rsidRDefault="00161E4B" w:rsidP="00081AF8">
            <w:pPr>
              <w:spacing w:line="360" w:lineRule="auto"/>
              <w:jc w:val="both"/>
              <w:rPr>
                <w:ins w:id="1196" w:author="admin" w:date="2022-12-12T09:28:00Z"/>
                <w:rFonts w:ascii="Times New Roman" w:eastAsia="Calibri" w:hAnsi="Times New Roman" w:cs="Times New Roman"/>
                <w:sz w:val="28"/>
                <w:szCs w:val="28"/>
                <w:lang w:val="vi-VN" w:eastAsia="vi-VN"/>
              </w:rPr>
            </w:pPr>
          </w:p>
        </w:tc>
        <w:tc>
          <w:tcPr>
            <w:tcW w:w="2169" w:type="dxa"/>
          </w:tcPr>
          <w:p w14:paraId="28D52778" w14:textId="77777777" w:rsidR="00161E4B" w:rsidRPr="00081AF8" w:rsidRDefault="00161E4B" w:rsidP="00081AF8">
            <w:pPr>
              <w:spacing w:line="360" w:lineRule="auto"/>
              <w:jc w:val="both"/>
              <w:rPr>
                <w:ins w:id="1197" w:author="admin" w:date="2022-12-12T09:28:00Z"/>
                <w:rFonts w:ascii="Times New Roman" w:eastAsia="Calibri" w:hAnsi="Times New Roman" w:cs="Times New Roman"/>
                <w:sz w:val="28"/>
                <w:szCs w:val="28"/>
                <w:lang w:eastAsia="vi-VN"/>
              </w:rPr>
            </w:pPr>
            <w:ins w:id="1198" w:author="admin" w:date="2022-12-12T09:28:00Z">
              <w:r w:rsidRPr="00081AF8">
                <w:rPr>
                  <w:rFonts w:ascii="Times New Roman" w:eastAsia="Calibri" w:hAnsi="Times New Roman" w:cs="Times New Roman"/>
                  <w:sz w:val="28"/>
                  <w:szCs w:val="28"/>
                  <w:lang w:eastAsia="vi-VN"/>
                </w:rPr>
                <w:t xml:space="preserve">Số lượng </w:t>
              </w:r>
            </w:ins>
          </w:p>
        </w:tc>
      </w:tr>
      <w:tr w:rsidR="00161E4B" w:rsidRPr="00081AF8" w14:paraId="0447DEE6" w14:textId="77777777" w:rsidTr="00E305A5">
        <w:trPr>
          <w:trHeight w:val="466"/>
          <w:jc w:val="center"/>
          <w:ins w:id="1199" w:author="admin" w:date="2022-12-12T09:28:00Z"/>
        </w:trPr>
        <w:tc>
          <w:tcPr>
            <w:tcW w:w="714" w:type="dxa"/>
          </w:tcPr>
          <w:p w14:paraId="0F2C72F7" w14:textId="77777777" w:rsidR="00161E4B" w:rsidRPr="00081AF8" w:rsidRDefault="00161E4B" w:rsidP="00081AF8">
            <w:pPr>
              <w:spacing w:line="360" w:lineRule="auto"/>
              <w:jc w:val="both"/>
              <w:rPr>
                <w:ins w:id="1200" w:author="admin" w:date="2022-12-12T09:28:00Z"/>
                <w:rFonts w:ascii="Times New Roman" w:eastAsia="Calibri" w:hAnsi="Times New Roman" w:cs="Times New Roman"/>
                <w:sz w:val="28"/>
                <w:szCs w:val="28"/>
                <w:lang w:eastAsia="vi-VN"/>
              </w:rPr>
            </w:pPr>
            <w:ins w:id="1201" w:author="admin" w:date="2022-12-12T09:28:00Z">
              <w:r w:rsidRPr="00081AF8">
                <w:rPr>
                  <w:rFonts w:ascii="Times New Roman" w:eastAsia="Calibri" w:hAnsi="Times New Roman" w:cs="Times New Roman"/>
                  <w:sz w:val="28"/>
                  <w:szCs w:val="28"/>
                  <w:lang w:eastAsia="vi-VN"/>
                </w:rPr>
                <w:t>6</w:t>
              </w:r>
            </w:ins>
          </w:p>
        </w:tc>
        <w:tc>
          <w:tcPr>
            <w:tcW w:w="2445" w:type="dxa"/>
          </w:tcPr>
          <w:p w14:paraId="37432627" w14:textId="77777777" w:rsidR="00161E4B" w:rsidRPr="00081AF8" w:rsidRDefault="00161E4B" w:rsidP="00081AF8">
            <w:pPr>
              <w:spacing w:line="360" w:lineRule="auto"/>
              <w:jc w:val="both"/>
              <w:rPr>
                <w:ins w:id="1202" w:author="admin" w:date="2022-12-12T09:28:00Z"/>
                <w:rFonts w:ascii="Times New Roman" w:eastAsia="Calibri" w:hAnsi="Times New Roman" w:cs="Times New Roman"/>
                <w:sz w:val="28"/>
                <w:szCs w:val="28"/>
                <w:lang w:val="vi-VN" w:eastAsia="vi-VN"/>
              </w:rPr>
            </w:pPr>
            <w:ins w:id="1203" w:author="admin" w:date="2022-12-12T09:28:00Z">
              <w:r w:rsidRPr="00081AF8">
                <w:rPr>
                  <w:rFonts w:ascii="Times New Roman" w:eastAsia="Calibri" w:hAnsi="Times New Roman" w:cs="Times New Roman"/>
                  <w:sz w:val="28"/>
                  <w:szCs w:val="28"/>
                  <w:lang w:eastAsia="vi-VN"/>
                </w:rPr>
                <w:t>Image</w:t>
              </w:r>
            </w:ins>
          </w:p>
        </w:tc>
        <w:tc>
          <w:tcPr>
            <w:tcW w:w="1771" w:type="dxa"/>
          </w:tcPr>
          <w:p w14:paraId="261B7764" w14:textId="77777777" w:rsidR="00161E4B" w:rsidRPr="00081AF8" w:rsidRDefault="00161E4B" w:rsidP="00081AF8">
            <w:pPr>
              <w:spacing w:line="360" w:lineRule="auto"/>
              <w:jc w:val="both"/>
              <w:rPr>
                <w:ins w:id="1204" w:author="admin" w:date="2022-12-12T09:28:00Z"/>
                <w:rFonts w:ascii="Times New Roman" w:eastAsia="Calibri" w:hAnsi="Times New Roman" w:cs="Times New Roman"/>
                <w:sz w:val="28"/>
                <w:szCs w:val="28"/>
                <w:lang w:eastAsia="vi-VN"/>
              </w:rPr>
            </w:pPr>
            <w:ins w:id="1205" w:author="admin" w:date="2022-12-12T09:28:00Z">
              <w:r w:rsidRPr="00081AF8">
                <w:rPr>
                  <w:rFonts w:ascii="Times New Roman" w:eastAsia="Calibri" w:hAnsi="Times New Roman" w:cs="Times New Roman"/>
                  <w:sz w:val="28"/>
                  <w:szCs w:val="28"/>
                  <w:lang w:eastAsia="vi-VN"/>
                </w:rPr>
                <w:t>V</w:t>
              </w:r>
              <w:r w:rsidRPr="00081AF8">
                <w:rPr>
                  <w:rFonts w:ascii="Times New Roman" w:eastAsia="Calibri" w:hAnsi="Times New Roman" w:cs="Times New Roman"/>
                  <w:sz w:val="28"/>
                  <w:szCs w:val="28"/>
                  <w:lang w:val="vi-VN" w:eastAsia="vi-VN"/>
                </w:rPr>
                <w:t>archar</w:t>
              </w:r>
              <w:r w:rsidRPr="00081AF8">
                <w:rPr>
                  <w:rFonts w:ascii="Times New Roman" w:eastAsia="Calibri" w:hAnsi="Times New Roman" w:cs="Times New Roman"/>
                  <w:sz w:val="28"/>
                  <w:szCs w:val="28"/>
                  <w:lang w:eastAsia="vi-VN"/>
                </w:rPr>
                <w:t>(255)</w:t>
              </w:r>
            </w:ins>
          </w:p>
        </w:tc>
        <w:tc>
          <w:tcPr>
            <w:tcW w:w="904" w:type="dxa"/>
          </w:tcPr>
          <w:p w14:paraId="06C00D46" w14:textId="77777777" w:rsidR="00161E4B" w:rsidRPr="00081AF8" w:rsidRDefault="00161E4B" w:rsidP="00081AF8">
            <w:pPr>
              <w:spacing w:line="360" w:lineRule="auto"/>
              <w:jc w:val="both"/>
              <w:rPr>
                <w:ins w:id="1206" w:author="admin" w:date="2022-12-12T09:28:00Z"/>
                <w:rFonts w:ascii="Times New Roman" w:eastAsia="Calibri" w:hAnsi="Times New Roman" w:cs="Times New Roman"/>
                <w:sz w:val="28"/>
                <w:szCs w:val="28"/>
                <w:lang w:eastAsia="vi-VN"/>
              </w:rPr>
            </w:pPr>
            <w:ins w:id="1207" w:author="admin" w:date="2022-12-12T09:28:00Z">
              <w:r w:rsidRPr="00081AF8">
                <w:rPr>
                  <w:rFonts w:ascii="Times New Roman" w:eastAsia="Calibri" w:hAnsi="Times New Roman" w:cs="Times New Roman"/>
                  <w:sz w:val="28"/>
                  <w:szCs w:val="28"/>
                  <w:lang w:eastAsia="vi-VN"/>
                </w:rPr>
                <w:t>x</w:t>
              </w:r>
            </w:ins>
          </w:p>
        </w:tc>
        <w:tc>
          <w:tcPr>
            <w:tcW w:w="1015" w:type="dxa"/>
          </w:tcPr>
          <w:p w14:paraId="10C9F705" w14:textId="77777777" w:rsidR="00161E4B" w:rsidRPr="00081AF8" w:rsidRDefault="00161E4B" w:rsidP="00081AF8">
            <w:pPr>
              <w:spacing w:line="360" w:lineRule="auto"/>
              <w:jc w:val="both"/>
              <w:rPr>
                <w:ins w:id="1208" w:author="admin" w:date="2022-12-12T09:28:00Z"/>
                <w:rFonts w:ascii="Times New Roman" w:eastAsia="Calibri" w:hAnsi="Times New Roman" w:cs="Times New Roman"/>
                <w:sz w:val="28"/>
                <w:szCs w:val="28"/>
                <w:lang w:val="vi-VN" w:eastAsia="vi-VN"/>
              </w:rPr>
            </w:pPr>
          </w:p>
        </w:tc>
        <w:tc>
          <w:tcPr>
            <w:tcW w:w="2169" w:type="dxa"/>
          </w:tcPr>
          <w:p w14:paraId="2F164453" w14:textId="77777777" w:rsidR="00161E4B" w:rsidRPr="00081AF8" w:rsidRDefault="00161E4B" w:rsidP="00081AF8">
            <w:pPr>
              <w:spacing w:line="360" w:lineRule="auto"/>
              <w:jc w:val="both"/>
              <w:rPr>
                <w:ins w:id="1209" w:author="admin" w:date="2022-12-12T09:28:00Z"/>
                <w:rFonts w:ascii="Times New Roman" w:eastAsia="Calibri" w:hAnsi="Times New Roman" w:cs="Times New Roman"/>
                <w:sz w:val="28"/>
                <w:szCs w:val="28"/>
                <w:lang w:eastAsia="vi-VN"/>
              </w:rPr>
            </w:pPr>
            <w:ins w:id="1210" w:author="admin" w:date="2022-12-12T09:28:00Z">
              <w:r w:rsidRPr="00081AF8">
                <w:rPr>
                  <w:rFonts w:ascii="Times New Roman" w:eastAsia="Calibri" w:hAnsi="Times New Roman" w:cs="Times New Roman"/>
                  <w:sz w:val="28"/>
                  <w:szCs w:val="28"/>
                  <w:lang w:eastAsia="vi-VN"/>
                </w:rPr>
                <w:t>Hình ảnh</w:t>
              </w:r>
            </w:ins>
          </w:p>
        </w:tc>
      </w:tr>
      <w:tr w:rsidR="00161E4B" w:rsidRPr="00081AF8" w14:paraId="69D0124D" w14:textId="77777777" w:rsidTr="00E305A5">
        <w:trPr>
          <w:trHeight w:val="915"/>
          <w:jc w:val="center"/>
          <w:ins w:id="1211" w:author="admin" w:date="2022-12-12T09:28:00Z"/>
        </w:trPr>
        <w:tc>
          <w:tcPr>
            <w:tcW w:w="714" w:type="dxa"/>
          </w:tcPr>
          <w:p w14:paraId="543EE09D" w14:textId="77777777" w:rsidR="00161E4B" w:rsidRPr="00081AF8" w:rsidRDefault="00161E4B" w:rsidP="00081AF8">
            <w:pPr>
              <w:spacing w:line="360" w:lineRule="auto"/>
              <w:jc w:val="both"/>
              <w:rPr>
                <w:ins w:id="1212" w:author="admin" w:date="2022-12-12T09:28:00Z"/>
                <w:rFonts w:ascii="Times New Roman" w:eastAsia="Calibri" w:hAnsi="Times New Roman" w:cs="Times New Roman"/>
                <w:sz w:val="28"/>
                <w:szCs w:val="28"/>
                <w:lang w:eastAsia="vi-VN"/>
              </w:rPr>
            </w:pPr>
            <w:ins w:id="1213" w:author="admin" w:date="2022-12-12T09:28:00Z">
              <w:r w:rsidRPr="00081AF8">
                <w:rPr>
                  <w:rFonts w:ascii="Times New Roman" w:eastAsia="Calibri" w:hAnsi="Times New Roman" w:cs="Times New Roman"/>
                  <w:sz w:val="28"/>
                  <w:szCs w:val="28"/>
                  <w:lang w:eastAsia="vi-VN"/>
                </w:rPr>
                <w:t>7</w:t>
              </w:r>
            </w:ins>
          </w:p>
        </w:tc>
        <w:tc>
          <w:tcPr>
            <w:tcW w:w="2445" w:type="dxa"/>
          </w:tcPr>
          <w:p w14:paraId="0B3BD6AF" w14:textId="77777777" w:rsidR="00161E4B" w:rsidRPr="00081AF8" w:rsidRDefault="00161E4B" w:rsidP="00081AF8">
            <w:pPr>
              <w:spacing w:line="360" w:lineRule="auto"/>
              <w:jc w:val="both"/>
              <w:rPr>
                <w:ins w:id="1214" w:author="admin" w:date="2022-12-12T09:28:00Z"/>
                <w:rFonts w:ascii="Times New Roman" w:eastAsia="Calibri" w:hAnsi="Times New Roman" w:cs="Times New Roman"/>
                <w:sz w:val="28"/>
                <w:szCs w:val="28"/>
                <w:lang w:eastAsia="vi-VN"/>
              </w:rPr>
            </w:pPr>
            <w:ins w:id="1215" w:author="admin" w:date="2022-12-12T09:28:00Z">
              <w:r w:rsidRPr="00081AF8">
                <w:rPr>
                  <w:rFonts w:ascii="Times New Roman" w:eastAsia="Calibri" w:hAnsi="Times New Roman" w:cs="Times New Roman"/>
                  <w:sz w:val="28"/>
                  <w:szCs w:val="28"/>
                  <w:lang w:eastAsia="vi-VN"/>
                </w:rPr>
                <w:t>Screen</w:t>
              </w:r>
            </w:ins>
          </w:p>
        </w:tc>
        <w:tc>
          <w:tcPr>
            <w:tcW w:w="1771" w:type="dxa"/>
          </w:tcPr>
          <w:p w14:paraId="11A79D6B" w14:textId="77777777" w:rsidR="00161E4B" w:rsidRPr="00081AF8" w:rsidRDefault="00161E4B" w:rsidP="00081AF8">
            <w:pPr>
              <w:spacing w:line="360" w:lineRule="auto"/>
              <w:jc w:val="both"/>
              <w:rPr>
                <w:ins w:id="1216" w:author="admin" w:date="2022-12-12T09:28:00Z"/>
                <w:rFonts w:ascii="Times New Roman" w:eastAsia="Calibri" w:hAnsi="Times New Roman" w:cs="Times New Roman"/>
                <w:sz w:val="28"/>
                <w:szCs w:val="28"/>
                <w:lang w:eastAsia="vi-VN"/>
              </w:rPr>
            </w:pPr>
            <w:ins w:id="1217" w:author="admin" w:date="2022-12-12T09:28:00Z">
              <w:r w:rsidRPr="00081AF8">
                <w:rPr>
                  <w:rFonts w:ascii="Times New Roman" w:eastAsia="Calibri" w:hAnsi="Times New Roman" w:cs="Times New Roman"/>
                  <w:sz w:val="28"/>
                  <w:szCs w:val="28"/>
                  <w:lang w:eastAsia="vi-VN"/>
                </w:rPr>
                <w:t>Varchar(50)</w:t>
              </w:r>
            </w:ins>
          </w:p>
        </w:tc>
        <w:tc>
          <w:tcPr>
            <w:tcW w:w="904" w:type="dxa"/>
          </w:tcPr>
          <w:p w14:paraId="664EBAEE" w14:textId="77777777" w:rsidR="00161E4B" w:rsidRPr="00081AF8" w:rsidRDefault="00161E4B" w:rsidP="00081AF8">
            <w:pPr>
              <w:spacing w:line="360" w:lineRule="auto"/>
              <w:jc w:val="both"/>
              <w:rPr>
                <w:ins w:id="1218" w:author="admin" w:date="2022-12-12T09:28:00Z"/>
                <w:rFonts w:ascii="Times New Roman" w:eastAsia="Calibri" w:hAnsi="Times New Roman" w:cs="Times New Roman"/>
                <w:sz w:val="28"/>
                <w:szCs w:val="28"/>
                <w:lang w:eastAsia="vi-VN"/>
              </w:rPr>
            </w:pPr>
            <w:ins w:id="1219" w:author="admin" w:date="2022-12-12T09:28:00Z">
              <w:r w:rsidRPr="00081AF8">
                <w:rPr>
                  <w:rFonts w:ascii="Times New Roman" w:eastAsia="Calibri" w:hAnsi="Times New Roman" w:cs="Times New Roman"/>
                  <w:sz w:val="28"/>
                  <w:szCs w:val="28"/>
                  <w:lang w:eastAsia="vi-VN"/>
                </w:rPr>
                <w:t>x</w:t>
              </w:r>
            </w:ins>
          </w:p>
        </w:tc>
        <w:tc>
          <w:tcPr>
            <w:tcW w:w="1015" w:type="dxa"/>
          </w:tcPr>
          <w:p w14:paraId="75662AFA" w14:textId="77777777" w:rsidR="00161E4B" w:rsidRPr="00081AF8" w:rsidRDefault="00161E4B" w:rsidP="00081AF8">
            <w:pPr>
              <w:spacing w:line="360" w:lineRule="auto"/>
              <w:jc w:val="both"/>
              <w:rPr>
                <w:ins w:id="1220" w:author="admin" w:date="2022-12-12T09:28:00Z"/>
                <w:rFonts w:ascii="Times New Roman" w:eastAsia="Calibri" w:hAnsi="Times New Roman" w:cs="Times New Roman"/>
                <w:sz w:val="28"/>
                <w:szCs w:val="28"/>
                <w:lang w:val="vi-VN" w:eastAsia="vi-VN"/>
              </w:rPr>
            </w:pPr>
          </w:p>
        </w:tc>
        <w:tc>
          <w:tcPr>
            <w:tcW w:w="2169" w:type="dxa"/>
          </w:tcPr>
          <w:p w14:paraId="6B8BB5F3" w14:textId="77777777" w:rsidR="00161E4B" w:rsidRPr="00081AF8" w:rsidRDefault="00161E4B" w:rsidP="00081AF8">
            <w:pPr>
              <w:spacing w:line="360" w:lineRule="auto"/>
              <w:jc w:val="both"/>
              <w:rPr>
                <w:ins w:id="1221" w:author="admin" w:date="2022-12-12T09:28:00Z"/>
                <w:rFonts w:ascii="Times New Roman" w:eastAsia="Calibri" w:hAnsi="Times New Roman" w:cs="Times New Roman"/>
                <w:sz w:val="28"/>
                <w:szCs w:val="28"/>
                <w:lang w:eastAsia="vi-VN"/>
              </w:rPr>
            </w:pPr>
            <w:ins w:id="1222" w:author="admin" w:date="2022-12-12T09:28:00Z">
              <w:r w:rsidRPr="00081AF8">
                <w:rPr>
                  <w:rFonts w:ascii="Times New Roman" w:eastAsia="Calibri" w:hAnsi="Times New Roman" w:cs="Times New Roman"/>
                  <w:sz w:val="28"/>
                  <w:szCs w:val="28"/>
                  <w:lang w:eastAsia="vi-VN"/>
                </w:rPr>
                <w:t>Màn hình</w:t>
              </w:r>
            </w:ins>
          </w:p>
        </w:tc>
      </w:tr>
      <w:tr w:rsidR="00161E4B" w:rsidRPr="00081AF8" w14:paraId="39B22C3A" w14:textId="77777777" w:rsidTr="00E305A5">
        <w:trPr>
          <w:trHeight w:val="450"/>
          <w:jc w:val="center"/>
          <w:ins w:id="1223" w:author="admin" w:date="2022-12-12T09:28:00Z"/>
        </w:trPr>
        <w:tc>
          <w:tcPr>
            <w:tcW w:w="714" w:type="dxa"/>
          </w:tcPr>
          <w:p w14:paraId="6E5B0AE2" w14:textId="77777777" w:rsidR="00161E4B" w:rsidRPr="00081AF8" w:rsidRDefault="00161E4B" w:rsidP="00081AF8">
            <w:pPr>
              <w:spacing w:line="360" w:lineRule="auto"/>
              <w:jc w:val="both"/>
              <w:rPr>
                <w:ins w:id="1224" w:author="admin" w:date="2022-12-12T09:28:00Z"/>
                <w:rFonts w:ascii="Times New Roman" w:eastAsia="Calibri" w:hAnsi="Times New Roman" w:cs="Times New Roman"/>
                <w:sz w:val="28"/>
                <w:szCs w:val="28"/>
                <w:lang w:eastAsia="vi-VN"/>
              </w:rPr>
            </w:pPr>
            <w:ins w:id="1225" w:author="admin" w:date="2022-12-12T09:28:00Z">
              <w:r w:rsidRPr="00081AF8">
                <w:rPr>
                  <w:rFonts w:ascii="Times New Roman" w:eastAsia="Calibri" w:hAnsi="Times New Roman" w:cs="Times New Roman"/>
                  <w:sz w:val="28"/>
                  <w:szCs w:val="28"/>
                  <w:lang w:eastAsia="vi-VN"/>
                </w:rPr>
                <w:t>8</w:t>
              </w:r>
            </w:ins>
          </w:p>
        </w:tc>
        <w:tc>
          <w:tcPr>
            <w:tcW w:w="2445" w:type="dxa"/>
          </w:tcPr>
          <w:p w14:paraId="35BD640F" w14:textId="77777777" w:rsidR="00161E4B" w:rsidRPr="00081AF8" w:rsidRDefault="00161E4B" w:rsidP="00081AF8">
            <w:pPr>
              <w:spacing w:line="360" w:lineRule="auto"/>
              <w:jc w:val="both"/>
              <w:rPr>
                <w:ins w:id="1226" w:author="admin" w:date="2022-12-12T09:28:00Z"/>
                <w:rFonts w:ascii="Times New Roman" w:eastAsia="Calibri" w:hAnsi="Times New Roman" w:cs="Times New Roman"/>
                <w:sz w:val="28"/>
                <w:szCs w:val="28"/>
                <w:lang w:eastAsia="vi-VN"/>
              </w:rPr>
            </w:pPr>
            <w:ins w:id="1227" w:author="admin" w:date="2022-12-12T09:28:00Z">
              <w:r w:rsidRPr="00081AF8">
                <w:rPr>
                  <w:rFonts w:ascii="Times New Roman" w:eastAsia="Calibri" w:hAnsi="Times New Roman" w:cs="Times New Roman"/>
                  <w:sz w:val="28"/>
                  <w:szCs w:val="28"/>
                  <w:lang w:eastAsia="vi-VN"/>
                </w:rPr>
                <w:t>OperatingSystem</w:t>
              </w:r>
            </w:ins>
          </w:p>
        </w:tc>
        <w:tc>
          <w:tcPr>
            <w:tcW w:w="1771" w:type="dxa"/>
          </w:tcPr>
          <w:p w14:paraId="3DB452EA" w14:textId="77777777" w:rsidR="00161E4B" w:rsidRPr="00081AF8" w:rsidRDefault="00161E4B" w:rsidP="00081AF8">
            <w:pPr>
              <w:spacing w:line="360" w:lineRule="auto"/>
              <w:jc w:val="both"/>
              <w:rPr>
                <w:ins w:id="1228" w:author="admin" w:date="2022-12-12T09:28:00Z"/>
                <w:rFonts w:ascii="Times New Roman" w:eastAsia="Calibri" w:hAnsi="Times New Roman" w:cs="Times New Roman"/>
                <w:sz w:val="28"/>
                <w:szCs w:val="28"/>
                <w:lang w:eastAsia="vi-VN"/>
              </w:rPr>
            </w:pPr>
            <w:ins w:id="1229" w:author="admin" w:date="2022-12-12T09:28:00Z">
              <w:r w:rsidRPr="00081AF8">
                <w:rPr>
                  <w:rFonts w:ascii="Times New Roman" w:eastAsia="Calibri" w:hAnsi="Times New Roman" w:cs="Times New Roman"/>
                  <w:sz w:val="28"/>
                  <w:szCs w:val="28"/>
                  <w:lang w:eastAsia="vi-VN"/>
                </w:rPr>
                <w:t>Varchar(50)</w:t>
              </w:r>
            </w:ins>
          </w:p>
        </w:tc>
        <w:tc>
          <w:tcPr>
            <w:tcW w:w="904" w:type="dxa"/>
          </w:tcPr>
          <w:p w14:paraId="49DDAF14" w14:textId="77777777" w:rsidR="00161E4B" w:rsidRPr="00081AF8" w:rsidRDefault="00161E4B" w:rsidP="00081AF8">
            <w:pPr>
              <w:spacing w:line="360" w:lineRule="auto"/>
              <w:jc w:val="both"/>
              <w:rPr>
                <w:ins w:id="1230" w:author="admin" w:date="2022-12-12T09:28:00Z"/>
                <w:rFonts w:ascii="Times New Roman" w:eastAsia="Calibri" w:hAnsi="Times New Roman" w:cs="Times New Roman"/>
                <w:sz w:val="28"/>
                <w:szCs w:val="28"/>
                <w:lang w:eastAsia="vi-VN"/>
              </w:rPr>
            </w:pPr>
            <w:ins w:id="1231" w:author="admin" w:date="2022-12-12T09:28:00Z">
              <w:r w:rsidRPr="00081AF8">
                <w:rPr>
                  <w:rFonts w:ascii="Times New Roman" w:eastAsia="Calibri" w:hAnsi="Times New Roman" w:cs="Times New Roman"/>
                  <w:sz w:val="28"/>
                  <w:szCs w:val="28"/>
                  <w:lang w:eastAsia="vi-VN"/>
                </w:rPr>
                <w:t>x</w:t>
              </w:r>
            </w:ins>
          </w:p>
        </w:tc>
        <w:tc>
          <w:tcPr>
            <w:tcW w:w="1015" w:type="dxa"/>
          </w:tcPr>
          <w:p w14:paraId="58926476" w14:textId="77777777" w:rsidR="00161E4B" w:rsidRPr="00081AF8" w:rsidRDefault="00161E4B" w:rsidP="00081AF8">
            <w:pPr>
              <w:spacing w:line="360" w:lineRule="auto"/>
              <w:jc w:val="both"/>
              <w:rPr>
                <w:ins w:id="1232" w:author="admin" w:date="2022-12-12T09:28:00Z"/>
                <w:rFonts w:ascii="Times New Roman" w:eastAsia="Calibri" w:hAnsi="Times New Roman" w:cs="Times New Roman"/>
                <w:sz w:val="28"/>
                <w:szCs w:val="28"/>
                <w:lang w:val="vi-VN" w:eastAsia="vi-VN"/>
              </w:rPr>
            </w:pPr>
          </w:p>
        </w:tc>
        <w:tc>
          <w:tcPr>
            <w:tcW w:w="2169" w:type="dxa"/>
          </w:tcPr>
          <w:p w14:paraId="0324E6AD" w14:textId="77777777" w:rsidR="00161E4B" w:rsidRPr="00081AF8" w:rsidRDefault="00161E4B" w:rsidP="00081AF8">
            <w:pPr>
              <w:spacing w:line="360" w:lineRule="auto"/>
              <w:jc w:val="both"/>
              <w:rPr>
                <w:ins w:id="1233" w:author="admin" w:date="2022-12-12T09:28:00Z"/>
                <w:rFonts w:ascii="Times New Roman" w:eastAsia="Calibri" w:hAnsi="Times New Roman" w:cs="Times New Roman"/>
                <w:sz w:val="28"/>
                <w:szCs w:val="28"/>
                <w:lang w:eastAsia="vi-VN"/>
              </w:rPr>
            </w:pPr>
            <w:ins w:id="1234" w:author="admin" w:date="2022-12-12T09:28:00Z">
              <w:r w:rsidRPr="00081AF8">
                <w:rPr>
                  <w:rFonts w:ascii="Times New Roman" w:eastAsia="Calibri" w:hAnsi="Times New Roman" w:cs="Times New Roman"/>
                  <w:sz w:val="28"/>
                  <w:szCs w:val="28"/>
                  <w:lang w:eastAsia="vi-VN"/>
                </w:rPr>
                <w:t>Hệ điều hành</w:t>
              </w:r>
            </w:ins>
          </w:p>
        </w:tc>
      </w:tr>
      <w:tr w:rsidR="00161E4B" w:rsidRPr="00081AF8" w14:paraId="2344E9A6" w14:textId="77777777" w:rsidTr="00E305A5">
        <w:trPr>
          <w:trHeight w:val="931"/>
          <w:jc w:val="center"/>
          <w:ins w:id="1235" w:author="admin" w:date="2022-12-12T09:28:00Z"/>
        </w:trPr>
        <w:tc>
          <w:tcPr>
            <w:tcW w:w="714" w:type="dxa"/>
          </w:tcPr>
          <w:p w14:paraId="03577B74" w14:textId="77777777" w:rsidR="00161E4B" w:rsidRPr="00081AF8" w:rsidRDefault="00161E4B" w:rsidP="00081AF8">
            <w:pPr>
              <w:spacing w:line="360" w:lineRule="auto"/>
              <w:jc w:val="both"/>
              <w:rPr>
                <w:ins w:id="1236" w:author="admin" w:date="2022-12-12T09:28:00Z"/>
                <w:rFonts w:ascii="Times New Roman" w:eastAsia="Calibri" w:hAnsi="Times New Roman" w:cs="Times New Roman"/>
                <w:sz w:val="28"/>
                <w:szCs w:val="28"/>
                <w:lang w:eastAsia="vi-VN"/>
              </w:rPr>
            </w:pPr>
            <w:ins w:id="1237" w:author="admin" w:date="2022-12-12T09:28:00Z">
              <w:r w:rsidRPr="00081AF8">
                <w:rPr>
                  <w:rFonts w:ascii="Times New Roman" w:eastAsia="Calibri" w:hAnsi="Times New Roman" w:cs="Times New Roman"/>
                  <w:sz w:val="28"/>
                  <w:szCs w:val="28"/>
                  <w:lang w:eastAsia="vi-VN"/>
                </w:rPr>
                <w:t>9</w:t>
              </w:r>
            </w:ins>
          </w:p>
        </w:tc>
        <w:tc>
          <w:tcPr>
            <w:tcW w:w="2445" w:type="dxa"/>
          </w:tcPr>
          <w:p w14:paraId="4E27B51B" w14:textId="77777777" w:rsidR="00161E4B" w:rsidRPr="00081AF8" w:rsidRDefault="00161E4B" w:rsidP="00081AF8">
            <w:pPr>
              <w:spacing w:line="360" w:lineRule="auto"/>
              <w:jc w:val="both"/>
              <w:rPr>
                <w:ins w:id="1238" w:author="admin" w:date="2022-12-12T09:28:00Z"/>
                <w:rFonts w:ascii="Times New Roman" w:eastAsia="Calibri" w:hAnsi="Times New Roman" w:cs="Times New Roman"/>
                <w:sz w:val="28"/>
                <w:szCs w:val="28"/>
                <w:lang w:eastAsia="vi-VN"/>
              </w:rPr>
            </w:pPr>
            <w:ins w:id="1239" w:author="admin" w:date="2022-12-12T09:28:00Z">
              <w:r w:rsidRPr="00081AF8">
                <w:rPr>
                  <w:rFonts w:ascii="Times New Roman" w:eastAsia="Calibri" w:hAnsi="Times New Roman" w:cs="Times New Roman"/>
                  <w:sz w:val="28"/>
                  <w:szCs w:val="28"/>
                  <w:lang w:eastAsia="vi-VN"/>
                </w:rPr>
                <w:t>FrontCamera</w:t>
              </w:r>
            </w:ins>
          </w:p>
        </w:tc>
        <w:tc>
          <w:tcPr>
            <w:tcW w:w="1771" w:type="dxa"/>
          </w:tcPr>
          <w:p w14:paraId="645BADD7" w14:textId="77777777" w:rsidR="00161E4B" w:rsidRPr="00081AF8" w:rsidRDefault="00161E4B" w:rsidP="00081AF8">
            <w:pPr>
              <w:spacing w:line="360" w:lineRule="auto"/>
              <w:jc w:val="both"/>
              <w:rPr>
                <w:ins w:id="1240" w:author="admin" w:date="2022-12-12T09:28:00Z"/>
                <w:rFonts w:ascii="Times New Roman" w:eastAsia="Calibri" w:hAnsi="Times New Roman" w:cs="Times New Roman"/>
                <w:sz w:val="28"/>
                <w:szCs w:val="28"/>
                <w:lang w:eastAsia="vi-VN"/>
              </w:rPr>
            </w:pPr>
            <w:ins w:id="1241" w:author="admin" w:date="2022-12-12T09:28:00Z">
              <w:r w:rsidRPr="00081AF8">
                <w:rPr>
                  <w:rFonts w:ascii="Times New Roman" w:eastAsia="Calibri" w:hAnsi="Times New Roman" w:cs="Times New Roman"/>
                  <w:sz w:val="28"/>
                  <w:szCs w:val="28"/>
                  <w:lang w:eastAsia="vi-VN"/>
                </w:rPr>
                <w:t>Varchar(50)</w:t>
              </w:r>
            </w:ins>
          </w:p>
        </w:tc>
        <w:tc>
          <w:tcPr>
            <w:tcW w:w="904" w:type="dxa"/>
          </w:tcPr>
          <w:p w14:paraId="2C28F390" w14:textId="77777777" w:rsidR="00161E4B" w:rsidRPr="00081AF8" w:rsidRDefault="00161E4B" w:rsidP="00081AF8">
            <w:pPr>
              <w:spacing w:line="360" w:lineRule="auto"/>
              <w:jc w:val="both"/>
              <w:rPr>
                <w:ins w:id="1242" w:author="admin" w:date="2022-12-12T09:28:00Z"/>
                <w:rFonts w:ascii="Times New Roman" w:eastAsia="Calibri" w:hAnsi="Times New Roman" w:cs="Times New Roman"/>
                <w:sz w:val="28"/>
                <w:szCs w:val="28"/>
                <w:lang w:eastAsia="vi-VN"/>
              </w:rPr>
            </w:pPr>
            <w:ins w:id="1243" w:author="admin" w:date="2022-12-12T09:28:00Z">
              <w:r w:rsidRPr="00081AF8">
                <w:rPr>
                  <w:rFonts w:ascii="Times New Roman" w:eastAsia="Calibri" w:hAnsi="Times New Roman" w:cs="Times New Roman"/>
                  <w:sz w:val="28"/>
                  <w:szCs w:val="28"/>
                  <w:lang w:eastAsia="vi-VN"/>
                </w:rPr>
                <w:t>x</w:t>
              </w:r>
            </w:ins>
          </w:p>
        </w:tc>
        <w:tc>
          <w:tcPr>
            <w:tcW w:w="1015" w:type="dxa"/>
          </w:tcPr>
          <w:p w14:paraId="3A14A8B7" w14:textId="77777777" w:rsidR="00161E4B" w:rsidRPr="00081AF8" w:rsidRDefault="00161E4B" w:rsidP="00081AF8">
            <w:pPr>
              <w:spacing w:line="360" w:lineRule="auto"/>
              <w:jc w:val="both"/>
              <w:rPr>
                <w:ins w:id="1244" w:author="admin" w:date="2022-12-12T09:28:00Z"/>
                <w:rFonts w:ascii="Times New Roman" w:eastAsia="Calibri" w:hAnsi="Times New Roman" w:cs="Times New Roman"/>
                <w:sz w:val="28"/>
                <w:szCs w:val="28"/>
                <w:lang w:val="vi-VN" w:eastAsia="vi-VN"/>
              </w:rPr>
            </w:pPr>
          </w:p>
        </w:tc>
        <w:tc>
          <w:tcPr>
            <w:tcW w:w="2169" w:type="dxa"/>
          </w:tcPr>
          <w:p w14:paraId="4599404F" w14:textId="77777777" w:rsidR="00161E4B" w:rsidRPr="00081AF8" w:rsidRDefault="00161E4B" w:rsidP="00081AF8">
            <w:pPr>
              <w:spacing w:line="360" w:lineRule="auto"/>
              <w:jc w:val="both"/>
              <w:rPr>
                <w:ins w:id="1245" w:author="admin" w:date="2022-12-12T09:28:00Z"/>
                <w:rFonts w:ascii="Times New Roman" w:eastAsia="Calibri" w:hAnsi="Times New Roman" w:cs="Times New Roman"/>
                <w:sz w:val="28"/>
                <w:szCs w:val="28"/>
                <w:lang w:eastAsia="vi-VN"/>
              </w:rPr>
            </w:pPr>
            <w:ins w:id="1246" w:author="admin" w:date="2022-12-12T09:28:00Z">
              <w:r w:rsidRPr="00081AF8">
                <w:rPr>
                  <w:rFonts w:ascii="Times New Roman" w:eastAsia="Calibri" w:hAnsi="Times New Roman" w:cs="Times New Roman"/>
                  <w:sz w:val="28"/>
                  <w:szCs w:val="28"/>
                  <w:lang w:eastAsia="vi-VN"/>
                </w:rPr>
                <w:t>Camera trước</w:t>
              </w:r>
            </w:ins>
          </w:p>
        </w:tc>
      </w:tr>
      <w:tr w:rsidR="00161E4B" w:rsidRPr="00081AF8" w14:paraId="5876C3B1" w14:textId="77777777" w:rsidTr="00E305A5">
        <w:trPr>
          <w:trHeight w:val="915"/>
          <w:jc w:val="center"/>
          <w:ins w:id="1247" w:author="admin" w:date="2022-12-12T09:28:00Z"/>
        </w:trPr>
        <w:tc>
          <w:tcPr>
            <w:tcW w:w="714" w:type="dxa"/>
          </w:tcPr>
          <w:p w14:paraId="25C43BB4" w14:textId="77777777" w:rsidR="00161E4B" w:rsidRPr="00081AF8" w:rsidRDefault="00161E4B" w:rsidP="00081AF8">
            <w:pPr>
              <w:spacing w:line="360" w:lineRule="auto"/>
              <w:jc w:val="both"/>
              <w:rPr>
                <w:ins w:id="1248" w:author="admin" w:date="2022-12-12T09:28:00Z"/>
                <w:rFonts w:ascii="Times New Roman" w:eastAsia="Calibri" w:hAnsi="Times New Roman" w:cs="Times New Roman"/>
                <w:sz w:val="28"/>
                <w:szCs w:val="28"/>
                <w:lang w:eastAsia="vi-VN"/>
              </w:rPr>
            </w:pPr>
            <w:ins w:id="1249" w:author="admin" w:date="2022-12-12T09:28:00Z">
              <w:r w:rsidRPr="00081AF8">
                <w:rPr>
                  <w:rFonts w:ascii="Times New Roman" w:eastAsia="Calibri" w:hAnsi="Times New Roman" w:cs="Times New Roman"/>
                  <w:sz w:val="28"/>
                  <w:szCs w:val="28"/>
                  <w:lang w:eastAsia="vi-VN"/>
                </w:rPr>
                <w:t>10</w:t>
              </w:r>
            </w:ins>
          </w:p>
        </w:tc>
        <w:tc>
          <w:tcPr>
            <w:tcW w:w="2445" w:type="dxa"/>
          </w:tcPr>
          <w:p w14:paraId="74333D48" w14:textId="77777777" w:rsidR="00161E4B" w:rsidRPr="00081AF8" w:rsidRDefault="00161E4B" w:rsidP="00081AF8">
            <w:pPr>
              <w:spacing w:line="360" w:lineRule="auto"/>
              <w:jc w:val="both"/>
              <w:rPr>
                <w:ins w:id="1250" w:author="admin" w:date="2022-12-12T09:28:00Z"/>
                <w:rFonts w:ascii="Times New Roman" w:eastAsia="Calibri" w:hAnsi="Times New Roman" w:cs="Times New Roman"/>
                <w:sz w:val="28"/>
                <w:szCs w:val="28"/>
                <w:lang w:eastAsia="vi-VN"/>
              </w:rPr>
            </w:pPr>
            <w:ins w:id="1251" w:author="admin" w:date="2022-12-12T09:28:00Z">
              <w:r w:rsidRPr="00081AF8">
                <w:rPr>
                  <w:rFonts w:ascii="Times New Roman" w:eastAsia="Calibri" w:hAnsi="Times New Roman" w:cs="Times New Roman"/>
                  <w:sz w:val="28"/>
                  <w:szCs w:val="28"/>
                  <w:lang w:eastAsia="vi-VN"/>
                </w:rPr>
                <w:t>BackCamera</w:t>
              </w:r>
            </w:ins>
          </w:p>
        </w:tc>
        <w:tc>
          <w:tcPr>
            <w:tcW w:w="1771" w:type="dxa"/>
          </w:tcPr>
          <w:p w14:paraId="6CC2EBA3" w14:textId="77777777" w:rsidR="00161E4B" w:rsidRPr="00081AF8" w:rsidRDefault="00161E4B" w:rsidP="00081AF8">
            <w:pPr>
              <w:spacing w:line="360" w:lineRule="auto"/>
              <w:jc w:val="both"/>
              <w:rPr>
                <w:ins w:id="1252" w:author="admin" w:date="2022-12-12T09:28:00Z"/>
                <w:rFonts w:ascii="Times New Roman" w:eastAsia="Calibri" w:hAnsi="Times New Roman" w:cs="Times New Roman"/>
                <w:sz w:val="28"/>
                <w:szCs w:val="28"/>
                <w:lang w:eastAsia="vi-VN"/>
              </w:rPr>
            </w:pPr>
            <w:ins w:id="1253" w:author="admin" w:date="2022-12-12T09:28:00Z">
              <w:r w:rsidRPr="00081AF8">
                <w:rPr>
                  <w:rFonts w:ascii="Times New Roman" w:eastAsia="Calibri" w:hAnsi="Times New Roman" w:cs="Times New Roman"/>
                  <w:sz w:val="28"/>
                  <w:szCs w:val="28"/>
                  <w:lang w:eastAsia="vi-VN"/>
                </w:rPr>
                <w:t>Varchar(50)</w:t>
              </w:r>
            </w:ins>
          </w:p>
        </w:tc>
        <w:tc>
          <w:tcPr>
            <w:tcW w:w="904" w:type="dxa"/>
          </w:tcPr>
          <w:p w14:paraId="0CD6CF6B" w14:textId="77777777" w:rsidR="00161E4B" w:rsidRPr="00081AF8" w:rsidRDefault="00161E4B" w:rsidP="00081AF8">
            <w:pPr>
              <w:spacing w:line="360" w:lineRule="auto"/>
              <w:jc w:val="both"/>
              <w:rPr>
                <w:ins w:id="1254" w:author="admin" w:date="2022-12-12T09:28:00Z"/>
                <w:rFonts w:ascii="Times New Roman" w:eastAsia="Calibri" w:hAnsi="Times New Roman" w:cs="Times New Roman"/>
                <w:sz w:val="28"/>
                <w:szCs w:val="28"/>
                <w:lang w:eastAsia="vi-VN"/>
              </w:rPr>
            </w:pPr>
            <w:ins w:id="1255" w:author="admin" w:date="2022-12-12T09:28:00Z">
              <w:r w:rsidRPr="00081AF8">
                <w:rPr>
                  <w:rFonts w:ascii="Times New Roman" w:eastAsia="Calibri" w:hAnsi="Times New Roman" w:cs="Times New Roman"/>
                  <w:sz w:val="28"/>
                  <w:szCs w:val="28"/>
                  <w:lang w:eastAsia="vi-VN"/>
                </w:rPr>
                <w:t>x</w:t>
              </w:r>
            </w:ins>
          </w:p>
        </w:tc>
        <w:tc>
          <w:tcPr>
            <w:tcW w:w="1015" w:type="dxa"/>
          </w:tcPr>
          <w:p w14:paraId="27DFF172" w14:textId="77777777" w:rsidR="00161E4B" w:rsidRPr="00081AF8" w:rsidRDefault="00161E4B" w:rsidP="00081AF8">
            <w:pPr>
              <w:spacing w:line="360" w:lineRule="auto"/>
              <w:jc w:val="both"/>
              <w:rPr>
                <w:ins w:id="1256" w:author="admin" w:date="2022-12-12T09:28:00Z"/>
                <w:rFonts w:ascii="Times New Roman" w:eastAsia="Calibri" w:hAnsi="Times New Roman" w:cs="Times New Roman"/>
                <w:sz w:val="28"/>
                <w:szCs w:val="28"/>
                <w:lang w:val="vi-VN" w:eastAsia="vi-VN"/>
              </w:rPr>
            </w:pPr>
          </w:p>
        </w:tc>
        <w:tc>
          <w:tcPr>
            <w:tcW w:w="2169" w:type="dxa"/>
          </w:tcPr>
          <w:p w14:paraId="553E7762" w14:textId="77777777" w:rsidR="00161E4B" w:rsidRPr="00081AF8" w:rsidRDefault="00161E4B" w:rsidP="00081AF8">
            <w:pPr>
              <w:spacing w:line="360" w:lineRule="auto"/>
              <w:jc w:val="both"/>
              <w:rPr>
                <w:ins w:id="1257" w:author="admin" w:date="2022-12-12T09:28:00Z"/>
                <w:rFonts w:ascii="Times New Roman" w:eastAsia="Calibri" w:hAnsi="Times New Roman" w:cs="Times New Roman"/>
                <w:sz w:val="28"/>
                <w:szCs w:val="28"/>
                <w:lang w:eastAsia="vi-VN"/>
              </w:rPr>
            </w:pPr>
            <w:ins w:id="1258" w:author="admin" w:date="2022-12-12T09:28:00Z">
              <w:r w:rsidRPr="00081AF8">
                <w:rPr>
                  <w:rFonts w:ascii="Times New Roman" w:eastAsia="Calibri" w:hAnsi="Times New Roman" w:cs="Times New Roman"/>
                  <w:sz w:val="28"/>
                  <w:szCs w:val="28"/>
                  <w:lang w:eastAsia="vi-VN"/>
                </w:rPr>
                <w:t>Camera sau</w:t>
              </w:r>
            </w:ins>
          </w:p>
        </w:tc>
      </w:tr>
      <w:tr w:rsidR="00161E4B" w:rsidRPr="00081AF8" w14:paraId="1A0F72BE" w14:textId="77777777" w:rsidTr="00E305A5">
        <w:trPr>
          <w:trHeight w:val="915"/>
          <w:jc w:val="center"/>
          <w:ins w:id="1259" w:author="admin" w:date="2022-12-12T09:28:00Z"/>
        </w:trPr>
        <w:tc>
          <w:tcPr>
            <w:tcW w:w="714" w:type="dxa"/>
          </w:tcPr>
          <w:p w14:paraId="5F3E3604" w14:textId="77777777" w:rsidR="00161E4B" w:rsidRPr="00081AF8" w:rsidRDefault="00161E4B" w:rsidP="00081AF8">
            <w:pPr>
              <w:spacing w:line="360" w:lineRule="auto"/>
              <w:jc w:val="both"/>
              <w:rPr>
                <w:ins w:id="1260" w:author="admin" w:date="2022-12-12T09:28:00Z"/>
                <w:rFonts w:ascii="Times New Roman" w:eastAsia="Calibri" w:hAnsi="Times New Roman" w:cs="Times New Roman"/>
                <w:sz w:val="28"/>
                <w:szCs w:val="28"/>
                <w:lang w:eastAsia="vi-VN"/>
              </w:rPr>
            </w:pPr>
            <w:ins w:id="1261" w:author="admin" w:date="2022-12-12T09:28:00Z">
              <w:r w:rsidRPr="00081AF8">
                <w:rPr>
                  <w:rFonts w:ascii="Times New Roman" w:eastAsia="Calibri" w:hAnsi="Times New Roman" w:cs="Times New Roman"/>
                  <w:sz w:val="28"/>
                  <w:szCs w:val="28"/>
                  <w:lang w:eastAsia="vi-VN"/>
                </w:rPr>
                <w:t>11</w:t>
              </w:r>
            </w:ins>
          </w:p>
        </w:tc>
        <w:tc>
          <w:tcPr>
            <w:tcW w:w="2445" w:type="dxa"/>
          </w:tcPr>
          <w:p w14:paraId="70AB13B0" w14:textId="77777777" w:rsidR="00161E4B" w:rsidRPr="00081AF8" w:rsidRDefault="00161E4B" w:rsidP="00081AF8">
            <w:pPr>
              <w:spacing w:line="360" w:lineRule="auto"/>
              <w:jc w:val="both"/>
              <w:rPr>
                <w:ins w:id="1262" w:author="admin" w:date="2022-12-12T09:28:00Z"/>
                <w:rFonts w:ascii="Times New Roman" w:eastAsia="Calibri" w:hAnsi="Times New Roman" w:cs="Times New Roman"/>
                <w:sz w:val="28"/>
                <w:szCs w:val="28"/>
                <w:lang w:eastAsia="vi-VN"/>
              </w:rPr>
            </w:pPr>
            <w:ins w:id="1263" w:author="admin" w:date="2022-12-12T09:28:00Z">
              <w:r w:rsidRPr="00081AF8">
                <w:rPr>
                  <w:rFonts w:ascii="Times New Roman" w:eastAsia="Calibri" w:hAnsi="Times New Roman" w:cs="Times New Roman"/>
                  <w:sz w:val="28"/>
                  <w:szCs w:val="28"/>
                  <w:lang w:eastAsia="vi-VN"/>
                </w:rPr>
                <w:t>CPU</w:t>
              </w:r>
            </w:ins>
          </w:p>
        </w:tc>
        <w:tc>
          <w:tcPr>
            <w:tcW w:w="1771" w:type="dxa"/>
          </w:tcPr>
          <w:p w14:paraId="6E1F37C7" w14:textId="77777777" w:rsidR="00161E4B" w:rsidRPr="00081AF8" w:rsidRDefault="00161E4B" w:rsidP="00081AF8">
            <w:pPr>
              <w:spacing w:line="360" w:lineRule="auto"/>
              <w:jc w:val="both"/>
              <w:rPr>
                <w:ins w:id="1264" w:author="admin" w:date="2022-12-12T09:28:00Z"/>
                <w:rFonts w:ascii="Times New Roman" w:eastAsia="Calibri" w:hAnsi="Times New Roman" w:cs="Times New Roman"/>
                <w:sz w:val="28"/>
                <w:szCs w:val="28"/>
                <w:lang w:eastAsia="vi-VN"/>
              </w:rPr>
            </w:pPr>
            <w:ins w:id="1265" w:author="admin" w:date="2022-12-12T09:28:00Z">
              <w:r w:rsidRPr="00081AF8">
                <w:rPr>
                  <w:rFonts w:ascii="Times New Roman" w:eastAsia="Calibri" w:hAnsi="Times New Roman" w:cs="Times New Roman"/>
                  <w:sz w:val="28"/>
                  <w:szCs w:val="28"/>
                  <w:lang w:eastAsia="vi-VN"/>
                </w:rPr>
                <w:t>Varchar(50)</w:t>
              </w:r>
            </w:ins>
          </w:p>
        </w:tc>
        <w:tc>
          <w:tcPr>
            <w:tcW w:w="904" w:type="dxa"/>
          </w:tcPr>
          <w:p w14:paraId="3EABBC69" w14:textId="77777777" w:rsidR="00161E4B" w:rsidRPr="00081AF8" w:rsidRDefault="00161E4B" w:rsidP="00081AF8">
            <w:pPr>
              <w:spacing w:line="360" w:lineRule="auto"/>
              <w:jc w:val="both"/>
              <w:rPr>
                <w:ins w:id="1266" w:author="admin" w:date="2022-12-12T09:28:00Z"/>
                <w:rFonts w:ascii="Times New Roman" w:eastAsia="Calibri" w:hAnsi="Times New Roman" w:cs="Times New Roman"/>
                <w:color w:val="FF0000"/>
                <w:sz w:val="28"/>
                <w:szCs w:val="28"/>
                <w:lang w:eastAsia="vi-VN"/>
              </w:rPr>
            </w:pPr>
            <w:ins w:id="1267" w:author="admin" w:date="2022-12-12T09:28:00Z">
              <w:r w:rsidRPr="00081AF8">
                <w:rPr>
                  <w:rFonts w:ascii="Times New Roman" w:eastAsia="Calibri" w:hAnsi="Times New Roman" w:cs="Times New Roman"/>
                  <w:sz w:val="28"/>
                  <w:szCs w:val="28"/>
                  <w:lang w:eastAsia="vi-VN"/>
                </w:rPr>
                <w:t>x</w:t>
              </w:r>
            </w:ins>
          </w:p>
        </w:tc>
        <w:tc>
          <w:tcPr>
            <w:tcW w:w="1015" w:type="dxa"/>
          </w:tcPr>
          <w:p w14:paraId="5D67F05E" w14:textId="77777777" w:rsidR="00161E4B" w:rsidRPr="00081AF8" w:rsidRDefault="00161E4B" w:rsidP="00081AF8">
            <w:pPr>
              <w:spacing w:line="360" w:lineRule="auto"/>
              <w:jc w:val="both"/>
              <w:rPr>
                <w:ins w:id="1268" w:author="admin" w:date="2022-12-12T09:28:00Z"/>
                <w:rFonts w:ascii="Times New Roman" w:eastAsia="Calibri" w:hAnsi="Times New Roman" w:cs="Times New Roman"/>
                <w:sz w:val="28"/>
                <w:szCs w:val="28"/>
                <w:lang w:val="vi-VN" w:eastAsia="vi-VN"/>
              </w:rPr>
            </w:pPr>
          </w:p>
        </w:tc>
        <w:tc>
          <w:tcPr>
            <w:tcW w:w="2169" w:type="dxa"/>
          </w:tcPr>
          <w:p w14:paraId="777D3963" w14:textId="77777777" w:rsidR="00161E4B" w:rsidRPr="00081AF8" w:rsidRDefault="00161E4B" w:rsidP="00081AF8">
            <w:pPr>
              <w:spacing w:line="360" w:lineRule="auto"/>
              <w:jc w:val="both"/>
              <w:rPr>
                <w:ins w:id="1269" w:author="admin" w:date="2022-12-12T09:28:00Z"/>
                <w:rFonts w:ascii="Times New Roman" w:eastAsia="Calibri" w:hAnsi="Times New Roman" w:cs="Times New Roman"/>
                <w:sz w:val="28"/>
                <w:szCs w:val="28"/>
                <w:lang w:eastAsia="vi-VN"/>
              </w:rPr>
            </w:pPr>
            <w:ins w:id="1270" w:author="admin" w:date="2022-12-12T09:28:00Z">
              <w:r w:rsidRPr="00081AF8">
                <w:rPr>
                  <w:rFonts w:ascii="Times New Roman" w:eastAsia="Calibri" w:hAnsi="Times New Roman" w:cs="Times New Roman"/>
                  <w:sz w:val="28"/>
                  <w:szCs w:val="28"/>
                  <w:lang w:eastAsia="vi-VN"/>
                </w:rPr>
                <w:t>CPU của máy</w:t>
              </w:r>
            </w:ins>
          </w:p>
        </w:tc>
      </w:tr>
      <w:tr w:rsidR="00161E4B" w:rsidRPr="00081AF8" w14:paraId="03543BF1" w14:textId="77777777" w:rsidTr="00E305A5">
        <w:trPr>
          <w:trHeight w:val="915"/>
          <w:jc w:val="center"/>
          <w:ins w:id="1271" w:author="admin" w:date="2022-12-12T09:28:00Z"/>
        </w:trPr>
        <w:tc>
          <w:tcPr>
            <w:tcW w:w="714" w:type="dxa"/>
          </w:tcPr>
          <w:p w14:paraId="5DB1AC87" w14:textId="77777777" w:rsidR="00161E4B" w:rsidRPr="00081AF8" w:rsidRDefault="00161E4B" w:rsidP="00081AF8">
            <w:pPr>
              <w:spacing w:line="360" w:lineRule="auto"/>
              <w:jc w:val="both"/>
              <w:rPr>
                <w:ins w:id="1272" w:author="admin" w:date="2022-12-12T09:28:00Z"/>
                <w:rFonts w:ascii="Times New Roman" w:eastAsia="Calibri" w:hAnsi="Times New Roman" w:cs="Times New Roman"/>
                <w:sz w:val="28"/>
                <w:szCs w:val="28"/>
                <w:lang w:eastAsia="vi-VN"/>
              </w:rPr>
            </w:pPr>
            <w:ins w:id="1273" w:author="admin" w:date="2022-12-12T09:28:00Z">
              <w:r w:rsidRPr="00081AF8">
                <w:rPr>
                  <w:rFonts w:ascii="Times New Roman" w:eastAsia="Calibri" w:hAnsi="Times New Roman" w:cs="Times New Roman"/>
                  <w:sz w:val="28"/>
                  <w:szCs w:val="28"/>
                  <w:lang w:eastAsia="vi-VN"/>
                </w:rPr>
                <w:t>12</w:t>
              </w:r>
            </w:ins>
          </w:p>
        </w:tc>
        <w:tc>
          <w:tcPr>
            <w:tcW w:w="2445" w:type="dxa"/>
          </w:tcPr>
          <w:p w14:paraId="04349827" w14:textId="77777777" w:rsidR="00161E4B" w:rsidRPr="00081AF8" w:rsidRDefault="00161E4B" w:rsidP="00081AF8">
            <w:pPr>
              <w:spacing w:line="360" w:lineRule="auto"/>
              <w:jc w:val="both"/>
              <w:rPr>
                <w:ins w:id="1274" w:author="admin" w:date="2022-12-12T09:28:00Z"/>
                <w:rFonts w:ascii="Times New Roman" w:eastAsia="Calibri" w:hAnsi="Times New Roman" w:cs="Times New Roman"/>
                <w:sz w:val="28"/>
                <w:szCs w:val="28"/>
                <w:lang w:eastAsia="vi-VN"/>
              </w:rPr>
            </w:pPr>
            <w:ins w:id="1275" w:author="admin" w:date="2022-12-12T09:28:00Z">
              <w:r w:rsidRPr="00081AF8">
                <w:rPr>
                  <w:rFonts w:ascii="Times New Roman" w:eastAsia="Calibri" w:hAnsi="Times New Roman" w:cs="Times New Roman"/>
                  <w:sz w:val="28"/>
                  <w:szCs w:val="28"/>
                  <w:lang w:eastAsia="vi-VN"/>
                </w:rPr>
                <w:t>RAM</w:t>
              </w:r>
            </w:ins>
          </w:p>
        </w:tc>
        <w:tc>
          <w:tcPr>
            <w:tcW w:w="1771" w:type="dxa"/>
          </w:tcPr>
          <w:p w14:paraId="70BDD33A" w14:textId="77777777" w:rsidR="00161E4B" w:rsidRPr="00081AF8" w:rsidRDefault="00161E4B" w:rsidP="00081AF8">
            <w:pPr>
              <w:spacing w:line="360" w:lineRule="auto"/>
              <w:jc w:val="both"/>
              <w:rPr>
                <w:ins w:id="1276" w:author="admin" w:date="2022-12-12T09:28:00Z"/>
                <w:rFonts w:ascii="Times New Roman" w:eastAsia="Calibri" w:hAnsi="Times New Roman" w:cs="Times New Roman"/>
                <w:sz w:val="28"/>
                <w:szCs w:val="28"/>
                <w:lang w:eastAsia="vi-VN"/>
              </w:rPr>
            </w:pPr>
            <w:ins w:id="1277" w:author="admin" w:date="2022-12-12T09:28:00Z">
              <w:r w:rsidRPr="00081AF8">
                <w:rPr>
                  <w:rFonts w:ascii="Times New Roman" w:eastAsia="Calibri" w:hAnsi="Times New Roman" w:cs="Times New Roman"/>
                  <w:sz w:val="28"/>
                  <w:szCs w:val="28"/>
                  <w:lang w:eastAsia="vi-VN"/>
                </w:rPr>
                <w:t>Varchar(50)</w:t>
              </w:r>
            </w:ins>
          </w:p>
        </w:tc>
        <w:tc>
          <w:tcPr>
            <w:tcW w:w="904" w:type="dxa"/>
          </w:tcPr>
          <w:p w14:paraId="3D5D47B7" w14:textId="77777777" w:rsidR="00161E4B" w:rsidRPr="00081AF8" w:rsidRDefault="00161E4B" w:rsidP="00081AF8">
            <w:pPr>
              <w:spacing w:line="360" w:lineRule="auto"/>
              <w:jc w:val="both"/>
              <w:rPr>
                <w:ins w:id="1278" w:author="admin" w:date="2022-12-12T09:28:00Z"/>
                <w:rFonts w:ascii="Times New Roman" w:eastAsia="Calibri" w:hAnsi="Times New Roman" w:cs="Times New Roman"/>
                <w:sz w:val="28"/>
                <w:szCs w:val="28"/>
                <w:lang w:eastAsia="vi-VN"/>
              </w:rPr>
            </w:pPr>
            <w:ins w:id="1279" w:author="admin" w:date="2022-12-12T09:28:00Z">
              <w:r w:rsidRPr="00081AF8">
                <w:rPr>
                  <w:rFonts w:ascii="Times New Roman" w:eastAsia="Calibri" w:hAnsi="Times New Roman" w:cs="Times New Roman"/>
                  <w:sz w:val="28"/>
                  <w:szCs w:val="28"/>
                  <w:lang w:eastAsia="vi-VN"/>
                </w:rPr>
                <w:t>x</w:t>
              </w:r>
            </w:ins>
          </w:p>
        </w:tc>
        <w:tc>
          <w:tcPr>
            <w:tcW w:w="1015" w:type="dxa"/>
          </w:tcPr>
          <w:p w14:paraId="3E9503D5" w14:textId="77777777" w:rsidR="00161E4B" w:rsidRPr="00081AF8" w:rsidRDefault="00161E4B" w:rsidP="00081AF8">
            <w:pPr>
              <w:spacing w:line="360" w:lineRule="auto"/>
              <w:jc w:val="both"/>
              <w:rPr>
                <w:ins w:id="1280" w:author="admin" w:date="2022-12-12T09:28:00Z"/>
                <w:rFonts w:ascii="Times New Roman" w:eastAsia="Calibri" w:hAnsi="Times New Roman" w:cs="Times New Roman"/>
                <w:sz w:val="28"/>
                <w:szCs w:val="28"/>
                <w:lang w:val="vi-VN" w:eastAsia="vi-VN"/>
              </w:rPr>
            </w:pPr>
          </w:p>
        </w:tc>
        <w:tc>
          <w:tcPr>
            <w:tcW w:w="2169" w:type="dxa"/>
          </w:tcPr>
          <w:p w14:paraId="75C0DFBD" w14:textId="77777777" w:rsidR="00161E4B" w:rsidRPr="00081AF8" w:rsidRDefault="00161E4B" w:rsidP="00081AF8">
            <w:pPr>
              <w:spacing w:line="360" w:lineRule="auto"/>
              <w:jc w:val="both"/>
              <w:rPr>
                <w:ins w:id="1281" w:author="admin" w:date="2022-12-12T09:28:00Z"/>
                <w:rFonts w:ascii="Times New Roman" w:eastAsia="Calibri" w:hAnsi="Times New Roman" w:cs="Times New Roman"/>
                <w:sz w:val="28"/>
                <w:szCs w:val="28"/>
                <w:lang w:eastAsia="vi-VN"/>
              </w:rPr>
            </w:pPr>
            <w:ins w:id="1282" w:author="admin" w:date="2022-12-12T09:28:00Z">
              <w:r w:rsidRPr="00081AF8">
                <w:rPr>
                  <w:rFonts w:ascii="Times New Roman" w:eastAsia="Calibri" w:hAnsi="Times New Roman" w:cs="Times New Roman"/>
                  <w:sz w:val="28"/>
                  <w:szCs w:val="28"/>
                  <w:lang w:eastAsia="vi-VN"/>
                </w:rPr>
                <w:t>RAM  của máy</w:t>
              </w:r>
            </w:ins>
          </w:p>
        </w:tc>
      </w:tr>
      <w:tr w:rsidR="00161E4B" w:rsidRPr="00081AF8" w14:paraId="74A1BA93" w14:textId="77777777" w:rsidTr="00E305A5">
        <w:trPr>
          <w:trHeight w:val="466"/>
          <w:jc w:val="center"/>
          <w:ins w:id="1283" w:author="admin" w:date="2022-12-12T09:28:00Z"/>
        </w:trPr>
        <w:tc>
          <w:tcPr>
            <w:tcW w:w="714" w:type="dxa"/>
          </w:tcPr>
          <w:p w14:paraId="518C3DC7" w14:textId="77777777" w:rsidR="00161E4B" w:rsidRPr="00081AF8" w:rsidRDefault="00161E4B" w:rsidP="00081AF8">
            <w:pPr>
              <w:spacing w:line="360" w:lineRule="auto"/>
              <w:jc w:val="both"/>
              <w:rPr>
                <w:ins w:id="1284" w:author="admin" w:date="2022-12-12T09:28:00Z"/>
                <w:rFonts w:ascii="Times New Roman" w:eastAsia="Calibri" w:hAnsi="Times New Roman" w:cs="Times New Roman"/>
                <w:sz w:val="28"/>
                <w:szCs w:val="28"/>
                <w:lang w:eastAsia="vi-VN"/>
              </w:rPr>
            </w:pPr>
            <w:ins w:id="1285" w:author="admin" w:date="2022-12-12T09:28:00Z">
              <w:r w:rsidRPr="00081AF8">
                <w:rPr>
                  <w:rFonts w:ascii="Times New Roman" w:eastAsia="Calibri" w:hAnsi="Times New Roman" w:cs="Times New Roman"/>
                  <w:sz w:val="28"/>
                  <w:szCs w:val="28"/>
                  <w:lang w:eastAsia="vi-VN"/>
                </w:rPr>
                <w:t>13</w:t>
              </w:r>
            </w:ins>
          </w:p>
        </w:tc>
        <w:tc>
          <w:tcPr>
            <w:tcW w:w="2445" w:type="dxa"/>
          </w:tcPr>
          <w:p w14:paraId="0C2AE21A" w14:textId="77777777" w:rsidR="00161E4B" w:rsidRPr="00081AF8" w:rsidRDefault="00161E4B" w:rsidP="00081AF8">
            <w:pPr>
              <w:spacing w:line="360" w:lineRule="auto"/>
              <w:jc w:val="both"/>
              <w:rPr>
                <w:ins w:id="1286" w:author="admin" w:date="2022-12-12T09:28:00Z"/>
                <w:rFonts w:ascii="Times New Roman" w:eastAsia="Calibri" w:hAnsi="Times New Roman" w:cs="Times New Roman"/>
                <w:sz w:val="28"/>
                <w:szCs w:val="28"/>
                <w:lang w:eastAsia="vi-VN"/>
              </w:rPr>
            </w:pPr>
            <w:ins w:id="1287" w:author="admin" w:date="2022-12-12T09:28:00Z">
              <w:r w:rsidRPr="00081AF8">
                <w:rPr>
                  <w:rFonts w:ascii="Times New Roman" w:eastAsia="Calibri" w:hAnsi="Times New Roman" w:cs="Times New Roman"/>
                  <w:sz w:val="28"/>
                  <w:szCs w:val="28"/>
                  <w:lang w:eastAsia="vi-VN"/>
                </w:rPr>
                <w:t>ROM</w:t>
              </w:r>
            </w:ins>
          </w:p>
        </w:tc>
        <w:tc>
          <w:tcPr>
            <w:tcW w:w="1771" w:type="dxa"/>
          </w:tcPr>
          <w:p w14:paraId="6430ABA7" w14:textId="77777777" w:rsidR="00161E4B" w:rsidRPr="00081AF8" w:rsidRDefault="00161E4B" w:rsidP="00081AF8">
            <w:pPr>
              <w:spacing w:line="360" w:lineRule="auto"/>
              <w:jc w:val="both"/>
              <w:rPr>
                <w:ins w:id="1288" w:author="admin" w:date="2022-12-12T09:28:00Z"/>
                <w:rFonts w:ascii="Times New Roman" w:eastAsia="Calibri" w:hAnsi="Times New Roman" w:cs="Times New Roman"/>
                <w:sz w:val="28"/>
                <w:szCs w:val="28"/>
                <w:lang w:eastAsia="vi-VN"/>
              </w:rPr>
            </w:pPr>
            <w:ins w:id="1289" w:author="admin" w:date="2022-12-12T09:28:00Z">
              <w:r w:rsidRPr="00081AF8">
                <w:rPr>
                  <w:rFonts w:ascii="Times New Roman" w:eastAsia="Calibri" w:hAnsi="Times New Roman" w:cs="Times New Roman"/>
                  <w:sz w:val="28"/>
                  <w:szCs w:val="28"/>
                  <w:lang w:eastAsia="vi-VN"/>
                </w:rPr>
                <w:t>Varchar(50)</w:t>
              </w:r>
            </w:ins>
          </w:p>
        </w:tc>
        <w:tc>
          <w:tcPr>
            <w:tcW w:w="904" w:type="dxa"/>
          </w:tcPr>
          <w:p w14:paraId="3A3605F4" w14:textId="77777777" w:rsidR="00161E4B" w:rsidRPr="00081AF8" w:rsidRDefault="00161E4B" w:rsidP="00081AF8">
            <w:pPr>
              <w:spacing w:line="360" w:lineRule="auto"/>
              <w:jc w:val="both"/>
              <w:rPr>
                <w:ins w:id="1290" w:author="admin" w:date="2022-12-12T09:28:00Z"/>
                <w:rFonts w:ascii="Times New Roman" w:eastAsia="Calibri" w:hAnsi="Times New Roman" w:cs="Times New Roman"/>
                <w:sz w:val="28"/>
                <w:szCs w:val="28"/>
                <w:lang w:eastAsia="vi-VN"/>
              </w:rPr>
            </w:pPr>
            <w:ins w:id="1291" w:author="admin" w:date="2022-12-12T09:28:00Z">
              <w:r w:rsidRPr="00081AF8">
                <w:rPr>
                  <w:rFonts w:ascii="Times New Roman" w:eastAsia="Calibri" w:hAnsi="Times New Roman" w:cs="Times New Roman"/>
                  <w:sz w:val="28"/>
                  <w:szCs w:val="28"/>
                  <w:lang w:eastAsia="vi-VN"/>
                </w:rPr>
                <w:t>x</w:t>
              </w:r>
            </w:ins>
          </w:p>
        </w:tc>
        <w:tc>
          <w:tcPr>
            <w:tcW w:w="1015" w:type="dxa"/>
          </w:tcPr>
          <w:p w14:paraId="458F24C7" w14:textId="77777777" w:rsidR="00161E4B" w:rsidRPr="00081AF8" w:rsidRDefault="00161E4B" w:rsidP="00081AF8">
            <w:pPr>
              <w:spacing w:line="360" w:lineRule="auto"/>
              <w:jc w:val="both"/>
              <w:rPr>
                <w:ins w:id="1292" w:author="admin" w:date="2022-12-12T09:28:00Z"/>
                <w:rFonts w:ascii="Times New Roman" w:eastAsia="Calibri" w:hAnsi="Times New Roman" w:cs="Times New Roman"/>
                <w:sz w:val="28"/>
                <w:szCs w:val="28"/>
                <w:lang w:val="vi-VN" w:eastAsia="vi-VN"/>
              </w:rPr>
            </w:pPr>
          </w:p>
        </w:tc>
        <w:tc>
          <w:tcPr>
            <w:tcW w:w="2169" w:type="dxa"/>
          </w:tcPr>
          <w:p w14:paraId="1F82B68B" w14:textId="77777777" w:rsidR="00161E4B" w:rsidRPr="00081AF8" w:rsidRDefault="00161E4B" w:rsidP="00081AF8">
            <w:pPr>
              <w:spacing w:line="360" w:lineRule="auto"/>
              <w:jc w:val="both"/>
              <w:rPr>
                <w:ins w:id="1293" w:author="admin" w:date="2022-12-12T09:28:00Z"/>
                <w:rFonts w:ascii="Times New Roman" w:eastAsia="Calibri" w:hAnsi="Times New Roman" w:cs="Times New Roman"/>
                <w:sz w:val="28"/>
                <w:szCs w:val="28"/>
                <w:lang w:eastAsia="vi-VN"/>
              </w:rPr>
            </w:pPr>
            <w:ins w:id="1294" w:author="admin" w:date="2022-12-12T09:28:00Z">
              <w:r w:rsidRPr="00081AF8">
                <w:rPr>
                  <w:rFonts w:ascii="Times New Roman" w:eastAsia="Calibri" w:hAnsi="Times New Roman" w:cs="Times New Roman"/>
                  <w:sz w:val="28"/>
                  <w:szCs w:val="28"/>
                  <w:lang w:eastAsia="vi-VN"/>
                </w:rPr>
                <w:t>ROM của máy</w:t>
              </w:r>
            </w:ins>
          </w:p>
        </w:tc>
      </w:tr>
      <w:tr w:rsidR="00161E4B" w:rsidRPr="00081AF8" w14:paraId="1BC894F7" w14:textId="77777777" w:rsidTr="00E305A5">
        <w:trPr>
          <w:trHeight w:val="450"/>
          <w:jc w:val="center"/>
          <w:ins w:id="1295" w:author="admin" w:date="2022-12-12T09:28:00Z"/>
        </w:trPr>
        <w:tc>
          <w:tcPr>
            <w:tcW w:w="714" w:type="dxa"/>
          </w:tcPr>
          <w:p w14:paraId="7B7F8F90" w14:textId="77777777" w:rsidR="00161E4B" w:rsidRPr="00081AF8" w:rsidRDefault="00161E4B" w:rsidP="00081AF8">
            <w:pPr>
              <w:spacing w:line="360" w:lineRule="auto"/>
              <w:jc w:val="both"/>
              <w:rPr>
                <w:ins w:id="1296" w:author="admin" w:date="2022-12-12T09:28:00Z"/>
                <w:rFonts w:ascii="Times New Roman" w:eastAsia="Calibri" w:hAnsi="Times New Roman" w:cs="Times New Roman"/>
                <w:sz w:val="28"/>
                <w:szCs w:val="28"/>
                <w:lang w:eastAsia="vi-VN"/>
              </w:rPr>
            </w:pPr>
            <w:ins w:id="1297" w:author="admin" w:date="2022-12-12T09:28:00Z">
              <w:r w:rsidRPr="00081AF8">
                <w:rPr>
                  <w:rFonts w:ascii="Times New Roman" w:eastAsia="Calibri" w:hAnsi="Times New Roman" w:cs="Times New Roman"/>
                  <w:sz w:val="28"/>
                  <w:szCs w:val="28"/>
                  <w:lang w:eastAsia="vi-VN"/>
                </w:rPr>
                <w:t>14</w:t>
              </w:r>
            </w:ins>
          </w:p>
        </w:tc>
        <w:tc>
          <w:tcPr>
            <w:tcW w:w="2445" w:type="dxa"/>
          </w:tcPr>
          <w:p w14:paraId="67B37262" w14:textId="77777777" w:rsidR="00161E4B" w:rsidRPr="00081AF8" w:rsidRDefault="00161E4B" w:rsidP="00081AF8">
            <w:pPr>
              <w:spacing w:line="360" w:lineRule="auto"/>
              <w:jc w:val="both"/>
              <w:rPr>
                <w:ins w:id="1298" w:author="admin" w:date="2022-12-12T09:28:00Z"/>
                <w:rFonts w:ascii="Times New Roman" w:eastAsia="Calibri" w:hAnsi="Times New Roman" w:cs="Times New Roman"/>
                <w:sz w:val="28"/>
                <w:szCs w:val="28"/>
                <w:lang w:eastAsia="vi-VN"/>
              </w:rPr>
            </w:pPr>
            <w:ins w:id="1299" w:author="admin" w:date="2022-12-12T09:28:00Z">
              <w:r w:rsidRPr="00081AF8">
                <w:rPr>
                  <w:rFonts w:ascii="Times New Roman" w:eastAsia="Calibri" w:hAnsi="Times New Roman" w:cs="Times New Roman"/>
                  <w:sz w:val="28"/>
                  <w:szCs w:val="28"/>
                  <w:lang w:eastAsia="vi-VN"/>
                </w:rPr>
                <w:t>SDCard</w:t>
              </w:r>
            </w:ins>
          </w:p>
        </w:tc>
        <w:tc>
          <w:tcPr>
            <w:tcW w:w="1771" w:type="dxa"/>
          </w:tcPr>
          <w:p w14:paraId="6A38092B" w14:textId="77777777" w:rsidR="00161E4B" w:rsidRPr="00081AF8" w:rsidRDefault="00161E4B" w:rsidP="00081AF8">
            <w:pPr>
              <w:spacing w:line="360" w:lineRule="auto"/>
              <w:jc w:val="both"/>
              <w:rPr>
                <w:ins w:id="1300" w:author="admin" w:date="2022-12-12T09:28:00Z"/>
                <w:rFonts w:ascii="Times New Roman" w:eastAsia="Calibri" w:hAnsi="Times New Roman" w:cs="Times New Roman"/>
                <w:sz w:val="28"/>
                <w:szCs w:val="28"/>
                <w:lang w:eastAsia="vi-VN"/>
              </w:rPr>
            </w:pPr>
            <w:ins w:id="1301" w:author="admin" w:date="2022-12-12T09:28:00Z">
              <w:r w:rsidRPr="00081AF8">
                <w:rPr>
                  <w:rFonts w:ascii="Times New Roman" w:eastAsia="Calibri" w:hAnsi="Times New Roman" w:cs="Times New Roman"/>
                  <w:sz w:val="28"/>
                  <w:szCs w:val="28"/>
                  <w:lang w:eastAsia="vi-VN"/>
                </w:rPr>
                <w:t>Varchar(50)</w:t>
              </w:r>
            </w:ins>
          </w:p>
        </w:tc>
        <w:tc>
          <w:tcPr>
            <w:tcW w:w="904" w:type="dxa"/>
          </w:tcPr>
          <w:p w14:paraId="02C4A239" w14:textId="77777777" w:rsidR="00161E4B" w:rsidRPr="00081AF8" w:rsidRDefault="00161E4B" w:rsidP="00081AF8">
            <w:pPr>
              <w:spacing w:line="360" w:lineRule="auto"/>
              <w:jc w:val="both"/>
              <w:rPr>
                <w:ins w:id="1302" w:author="admin" w:date="2022-12-12T09:28:00Z"/>
                <w:rFonts w:ascii="Times New Roman" w:eastAsia="Calibri" w:hAnsi="Times New Roman" w:cs="Times New Roman"/>
                <w:sz w:val="28"/>
                <w:szCs w:val="28"/>
                <w:lang w:eastAsia="vi-VN"/>
              </w:rPr>
            </w:pPr>
            <w:ins w:id="1303" w:author="admin" w:date="2022-12-12T09:28:00Z">
              <w:r w:rsidRPr="00081AF8">
                <w:rPr>
                  <w:rFonts w:ascii="Times New Roman" w:eastAsia="Calibri" w:hAnsi="Times New Roman" w:cs="Times New Roman"/>
                  <w:sz w:val="28"/>
                  <w:szCs w:val="28"/>
                  <w:lang w:eastAsia="vi-VN"/>
                </w:rPr>
                <w:t>x</w:t>
              </w:r>
            </w:ins>
          </w:p>
        </w:tc>
        <w:tc>
          <w:tcPr>
            <w:tcW w:w="1015" w:type="dxa"/>
          </w:tcPr>
          <w:p w14:paraId="4C9011E3" w14:textId="77777777" w:rsidR="00161E4B" w:rsidRPr="00081AF8" w:rsidRDefault="00161E4B" w:rsidP="00081AF8">
            <w:pPr>
              <w:spacing w:line="360" w:lineRule="auto"/>
              <w:jc w:val="both"/>
              <w:rPr>
                <w:ins w:id="1304" w:author="admin" w:date="2022-12-12T09:28:00Z"/>
                <w:rFonts w:ascii="Times New Roman" w:eastAsia="Calibri" w:hAnsi="Times New Roman" w:cs="Times New Roman"/>
                <w:sz w:val="28"/>
                <w:szCs w:val="28"/>
                <w:lang w:val="vi-VN" w:eastAsia="vi-VN"/>
              </w:rPr>
            </w:pPr>
          </w:p>
        </w:tc>
        <w:tc>
          <w:tcPr>
            <w:tcW w:w="2169" w:type="dxa"/>
          </w:tcPr>
          <w:p w14:paraId="4E0B1F9C" w14:textId="77777777" w:rsidR="00161E4B" w:rsidRPr="00081AF8" w:rsidRDefault="00161E4B" w:rsidP="00081AF8">
            <w:pPr>
              <w:spacing w:line="360" w:lineRule="auto"/>
              <w:jc w:val="both"/>
              <w:rPr>
                <w:ins w:id="1305" w:author="admin" w:date="2022-12-12T09:28:00Z"/>
                <w:rFonts w:ascii="Times New Roman" w:eastAsia="Calibri" w:hAnsi="Times New Roman" w:cs="Times New Roman"/>
                <w:sz w:val="28"/>
                <w:szCs w:val="28"/>
                <w:lang w:eastAsia="vi-VN"/>
              </w:rPr>
            </w:pPr>
            <w:ins w:id="1306" w:author="admin" w:date="2022-12-12T09:28:00Z">
              <w:r w:rsidRPr="00081AF8">
                <w:rPr>
                  <w:rFonts w:ascii="Times New Roman" w:eastAsia="Calibri" w:hAnsi="Times New Roman" w:cs="Times New Roman"/>
                  <w:sz w:val="28"/>
                  <w:szCs w:val="28"/>
                  <w:lang w:eastAsia="vi-VN"/>
                </w:rPr>
                <w:t>Bộ nhớ trong</w:t>
              </w:r>
            </w:ins>
          </w:p>
        </w:tc>
      </w:tr>
      <w:tr w:rsidR="00161E4B" w:rsidRPr="00081AF8" w14:paraId="100A01D3" w14:textId="77777777" w:rsidTr="00E305A5">
        <w:trPr>
          <w:trHeight w:val="466"/>
          <w:jc w:val="center"/>
          <w:ins w:id="1307" w:author="admin" w:date="2022-12-12T09:28:00Z"/>
        </w:trPr>
        <w:tc>
          <w:tcPr>
            <w:tcW w:w="714" w:type="dxa"/>
          </w:tcPr>
          <w:p w14:paraId="790793C8" w14:textId="77777777" w:rsidR="00161E4B" w:rsidRPr="00081AF8" w:rsidRDefault="00161E4B" w:rsidP="00081AF8">
            <w:pPr>
              <w:spacing w:line="360" w:lineRule="auto"/>
              <w:jc w:val="both"/>
              <w:rPr>
                <w:ins w:id="1308" w:author="admin" w:date="2022-12-12T09:28:00Z"/>
                <w:rFonts w:ascii="Times New Roman" w:eastAsia="Calibri" w:hAnsi="Times New Roman" w:cs="Times New Roman"/>
                <w:sz w:val="28"/>
                <w:szCs w:val="28"/>
                <w:lang w:eastAsia="vi-VN"/>
              </w:rPr>
            </w:pPr>
            <w:ins w:id="1309" w:author="admin" w:date="2022-12-12T09:28:00Z">
              <w:r w:rsidRPr="00081AF8">
                <w:rPr>
                  <w:rFonts w:ascii="Times New Roman" w:eastAsia="Calibri" w:hAnsi="Times New Roman" w:cs="Times New Roman"/>
                  <w:sz w:val="28"/>
                  <w:szCs w:val="28"/>
                  <w:lang w:eastAsia="vi-VN"/>
                </w:rPr>
                <w:t>15</w:t>
              </w:r>
            </w:ins>
          </w:p>
        </w:tc>
        <w:tc>
          <w:tcPr>
            <w:tcW w:w="2445" w:type="dxa"/>
          </w:tcPr>
          <w:p w14:paraId="32BD4782" w14:textId="77777777" w:rsidR="00161E4B" w:rsidRPr="00081AF8" w:rsidRDefault="00161E4B" w:rsidP="00081AF8">
            <w:pPr>
              <w:spacing w:line="360" w:lineRule="auto"/>
              <w:jc w:val="both"/>
              <w:rPr>
                <w:ins w:id="1310" w:author="admin" w:date="2022-12-12T09:28:00Z"/>
                <w:rFonts w:ascii="Times New Roman" w:eastAsia="Calibri" w:hAnsi="Times New Roman" w:cs="Times New Roman"/>
                <w:sz w:val="28"/>
                <w:szCs w:val="28"/>
                <w:lang w:eastAsia="vi-VN"/>
              </w:rPr>
            </w:pPr>
            <w:ins w:id="1311" w:author="admin" w:date="2022-12-12T09:28:00Z">
              <w:r w:rsidRPr="00081AF8">
                <w:rPr>
                  <w:rFonts w:ascii="Times New Roman" w:eastAsia="Calibri" w:hAnsi="Times New Roman" w:cs="Times New Roman"/>
                  <w:sz w:val="28"/>
                  <w:szCs w:val="28"/>
                  <w:lang w:eastAsia="vi-VN"/>
                </w:rPr>
                <w:t>Battery</w:t>
              </w:r>
            </w:ins>
          </w:p>
        </w:tc>
        <w:tc>
          <w:tcPr>
            <w:tcW w:w="1771" w:type="dxa"/>
          </w:tcPr>
          <w:p w14:paraId="226D16C7" w14:textId="77777777" w:rsidR="00161E4B" w:rsidRPr="00081AF8" w:rsidRDefault="00161E4B" w:rsidP="00081AF8">
            <w:pPr>
              <w:spacing w:line="360" w:lineRule="auto"/>
              <w:jc w:val="both"/>
              <w:rPr>
                <w:ins w:id="1312" w:author="admin" w:date="2022-12-12T09:28:00Z"/>
                <w:rFonts w:ascii="Times New Roman" w:eastAsia="Calibri" w:hAnsi="Times New Roman" w:cs="Times New Roman"/>
                <w:sz w:val="28"/>
                <w:szCs w:val="28"/>
                <w:lang w:eastAsia="vi-VN"/>
              </w:rPr>
            </w:pPr>
            <w:ins w:id="1313" w:author="admin" w:date="2022-12-12T09:28:00Z">
              <w:r w:rsidRPr="00081AF8">
                <w:rPr>
                  <w:rFonts w:ascii="Times New Roman" w:eastAsia="Calibri" w:hAnsi="Times New Roman" w:cs="Times New Roman"/>
                  <w:sz w:val="28"/>
                  <w:szCs w:val="28"/>
                  <w:lang w:eastAsia="vi-VN"/>
                </w:rPr>
                <w:t>Varchar(50)</w:t>
              </w:r>
            </w:ins>
          </w:p>
        </w:tc>
        <w:tc>
          <w:tcPr>
            <w:tcW w:w="904" w:type="dxa"/>
          </w:tcPr>
          <w:p w14:paraId="4E0F8DE2" w14:textId="77777777" w:rsidR="00161E4B" w:rsidRPr="00081AF8" w:rsidRDefault="00161E4B" w:rsidP="00081AF8">
            <w:pPr>
              <w:spacing w:line="360" w:lineRule="auto"/>
              <w:jc w:val="both"/>
              <w:rPr>
                <w:ins w:id="1314" w:author="admin" w:date="2022-12-12T09:28:00Z"/>
                <w:rFonts w:ascii="Times New Roman" w:eastAsia="Calibri" w:hAnsi="Times New Roman" w:cs="Times New Roman"/>
                <w:sz w:val="28"/>
                <w:szCs w:val="28"/>
                <w:lang w:eastAsia="vi-VN"/>
              </w:rPr>
            </w:pPr>
            <w:ins w:id="1315" w:author="admin" w:date="2022-12-12T09:28:00Z">
              <w:r w:rsidRPr="00081AF8">
                <w:rPr>
                  <w:rFonts w:ascii="Times New Roman" w:eastAsia="Calibri" w:hAnsi="Times New Roman" w:cs="Times New Roman"/>
                  <w:sz w:val="28"/>
                  <w:szCs w:val="28"/>
                  <w:lang w:eastAsia="vi-VN"/>
                </w:rPr>
                <w:t>x</w:t>
              </w:r>
            </w:ins>
          </w:p>
        </w:tc>
        <w:tc>
          <w:tcPr>
            <w:tcW w:w="1015" w:type="dxa"/>
          </w:tcPr>
          <w:p w14:paraId="45C2FCC7" w14:textId="77777777" w:rsidR="00161E4B" w:rsidRPr="00081AF8" w:rsidRDefault="00161E4B" w:rsidP="00081AF8">
            <w:pPr>
              <w:spacing w:line="360" w:lineRule="auto"/>
              <w:jc w:val="both"/>
              <w:rPr>
                <w:ins w:id="1316" w:author="admin" w:date="2022-12-12T09:28:00Z"/>
                <w:rFonts w:ascii="Times New Roman" w:eastAsia="Calibri" w:hAnsi="Times New Roman" w:cs="Times New Roman"/>
                <w:sz w:val="28"/>
                <w:szCs w:val="28"/>
                <w:lang w:val="vi-VN" w:eastAsia="vi-VN"/>
              </w:rPr>
            </w:pPr>
          </w:p>
        </w:tc>
        <w:tc>
          <w:tcPr>
            <w:tcW w:w="2169" w:type="dxa"/>
          </w:tcPr>
          <w:p w14:paraId="64684ACA" w14:textId="77777777" w:rsidR="00161E4B" w:rsidRPr="00081AF8" w:rsidRDefault="00161E4B" w:rsidP="00081AF8">
            <w:pPr>
              <w:spacing w:line="360" w:lineRule="auto"/>
              <w:jc w:val="both"/>
              <w:rPr>
                <w:ins w:id="1317" w:author="admin" w:date="2022-12-12T09:28:00Z"/>
                <w:rFonts w:ascii="Times New Roman" w:eastAsia="Calibri" w:hAnsi="Times New Roman" w:cs="Times New Roman"/>
                <w:sz w:val="28"/>
                <w:szCs w:val="28"/>
                <w:lang w:eastAsia="vi-VN"/>
              </w:rPr>
            </w:pPr>
            <w:ins w:id="1318" w:author="admin" w:date="2022-12-12T09:28:00Z">
              <w:r w:rsidRPr="00081AF8">
                <w:rPr>
                  <w:rFonts w:ascii="Times New Roman" w:eastAsia="Calibri" w:hAnsi="Times New Roman" w:cs="Times New Roman"/>
                  <w:sz w:val="28"/>
                  <w:szCs w:val="28"/>
                  <w:lang w:eastAsia="vi-VN"/>
                </w:rPr>
                <w:t>Dung lượng pin</w:t>
              </w:r>
            </w:ins>
          </w:p>
        </w:tc>
      </w:tr>
    </w:tbl>
    <w:p w14:paraId="6AF4B858" w14:textId="77777777" w:rsidR="00161E4B" w:rsidRPr="00081AF8" w:rsidRDefault="00161E4B" w:rsidP="00081AF8">
      <w:pPr>
        <w:spacing w:line="360" w:lineRule="auto"/>
        <w:jc w:val="both"/>
        <w:rPr>
          <w:ins w:id="1319" w:author="admin" w:date="2022-12-12T09:28:00Z"/>
          <w:rFonts w:ascii="Times New Roman" w:eastAsia="Calibri" w:hAnsi="Times New Roman" w:cs="Times New Roman"/>
          <w:sz w:val="28"/>
          <w:szCs w:val="28"/>
          <w:lang w:eastAsia="vi-VN"/>
        </w:rPr>
      </w:pPr>
    </w:p>
    <w:p w14:paraId="4950E6C1" w14:textId="77777777" w:rsidR="00161E4B" w:rsidRPr="00081AF8" w:rsidRDefault="00161E4B" w:rsidP="00081AF8">
      <w:pPr>
        <w:spacing w:line="360" w:lineRule="auto"/>
        <w:jc w:val="both"/>
        <w:rPr>
          <w:ins w:id="1320" w:author="admin" w:date="2022-12-12T09:28:00Z"/>
          <w:rFonts w:ascii="Times New Roman" w:eastAsia="Calibri" w:hAnsi="Times New Roman" w:cs="Times New Roman"/>
          <w:sz w:val="28"/>
          <w:szCs w:val="28"/>
          <w:lang w:eastAsia="vi-VN"/>
        </w:rPr>
      </w:pPr>
    </w:p>
    <w:p w14:paraId="3FB14B69" w14:textId="77777777" w:rsidR="00161E4B" w:rsidRPr="00081AF8" w:rsidRDefault="00161E4B" w:rsidP="00081AF8">
      <w:pPr>
        <w:spacing w:line="360" w:lineRule="auto"/>
        <w:jc w:val="both"/>
        <w:rPr>
          <w:ins w:id="1321" w:author="admin" w:date="2022-12-12T09:28:00Z"/>
          <w:rFonts w:ascii="Times New Roman" w:eastAsia="Calibri" w:hAnsi="Times New Roman" w:cs="Times New Roman"/>
          <w:sz w:val="28"/>
          <w:szCs w:val="28"/>
          <w:lang w:eastAsia="vi-VN"/>
        </w:rPr>
      </w:pPr>
    </w:p>
    <w:p w14:paraId="0FA6D80F" w14:textId="77777777" w:rsidR="00161E4B" w:rsidRPr="00081AF8" w:rsidRDefault="00161E4B" w:rsidP="00081AF8">
      <w:pPr>
        <w:spacing w:line="360" w:lineRule="auto"/>
        <w:jc w:val="both"/>
        <w:rPr>
          <w:ins w:id="1322" w:author="admin" w:date="2022-12-12T09:28:00Z"/>
          <w:rFonts w:ascii="Times New Roman" w:eastAsia="Calibri" w:hAnsi="Times New Roman" w:cs="Times New Roman"/>
          <w:sz w:val="28"/>
          <w:szCs w:val="28"/>
          <w:lang w:eastAsia="vi-VN"/>
        </w:rPr>
      </w:pPr>
    </w:p>
    <w:p w14:paraId="0EBB73EB" w14:textId="77777777" w:rsidR="00161E4B" w:rsidRPr="00081AF8" w:rsidRDefault="00161E4B" w:rsidP="00081AF8">
      <w:pPr>
        <w:spacing w:line="360" w:lineRule="auto"/>
        <w:jc w:val="both"/>
        <w:rPr>
          <w:ins w:id="1323" w:author="admin" w:date="2022-12-12T09:28:00Z"/>
          <w:rFonts w:ascii="Times New Roman" w:eastAsia="Calibri" w:hAnsi="Times New Roman" w:cs="Times New Roman"/>
          <w:sz w:val="28"/>
          <w:szCs w:val="28"/>
          <w:lang w:eastAsia="vi-VN"/>
        </w:rPr>
      </w:pPr>
    </w:p>
    <w:p w14:paraId="485AC840" w14:textId="77777777" w:rsidR="00161E4B" w:rsidRPr="00081AF8" w:rsidRDefault="00161E4B" w:rsidP="00081AF8">
      <w:pPr>
        <w:spacing w:line="360" w:lineRule="auto"/>
        <w:jc w:val="both"/>
        <w:rPr>
          <w:ins w:id="1324" w:author="admin" w:date="2022-12-12T09:28:00Z"/>
          <w:rFonts w:ascii="Times New Roman" w:eastAsia="Calibri" w:hAnsi="Times New Roman" w:cs="Times New Roman"/>
          <w:sz w:val="28"/>
          <w:szCs w:val="28"/>
          <w:lang w:eastAsia="vi-VN"/>
        </w:rPr>
      </w:pPr>
    </w:p>
    <w:p w14:paraId="5DC11CD5" w14:textId="77777777" w:rsidR="00161E4B" w:rsidRPr="00081AF8" w:rsidRDefault="00161E4B" w:rsidP="00081AF8">
      <w:pPr>
        <w:spacing w:line="360" w:lineRule="auto"/>
        <w:jc w:val="both"/>
        <w:rPr>
          <w:ins w:id="1325" w:author="admin" w:date="2022-12-12T09:28:00Z"/>
          <w:rFonts w:ascii="Times New Roman" w:eastAsia="Calibri" w:hAnsi="Times New Roman" w:cs="Times New Roman"/>
          <w:sz w:val="28"/>
          <w:szCs w:val="28"/>
          <w:lang w:eastAsia="vi-VN"/>
        </w:rPr>
      </w:pPr>
    </w:p>
    <w:p w14:paraId="547C128F" w14:textId="77777777" w:rsidR="00161E4B" w:rsidRPr="00081AF8" w:rsidRDefault="00161E4B" w:rsidP="00081AF8">
      <w:pPr>
        <w:spacing w:line="360" w:lineRule="auto"/>
        <w:jc w:val="both"/>
        <w:rPr>
          <w:ins w:id="1326" w:author="admin" w:date="2022-12-12T09:28:00Z"/>
          <w:rFonts w:ascii="Times New Roman" w:eastAsia="Calibri" w:hAnsi="Times New Roman" w:cs="Times New Roman"/>
          <w:sz w:val="28"/>
          <w:szCs w:val="28"/>
          <w:lang w:eastAsia="vi-VN"/>
        </w:rPr>
      </w:pPr>
    </w:p>
    <w:p w14:paraId="36E0E977" w14:textId="77777777" w:rsidR="00161E4B" w:rsidRPr="00081AF8" w:rsidRDefault="00161E4B" w:rsidP="00081AF8">
      <w:pPr>
        <w:spacing w:line="360" w:lineRule="auto"/>
        <w:rPr>
          <w:ins w:id="1327" w:author="admin" w:date="2022-12-12T09:28:00Z"/>
          <w:rFonts w:ascii="Times New Roman" w:eastAsia="Calibri" w:hAnsi="Times New Roman" w:cs="Times New Roman"/>
          <w:b/>
          <w:sz w:val="28"/>
          <w:szCs w:val="28"/>
          <w:lang w:val="vi-VN" w:eastAsia="vi-VN"/>
        </w:rPr>
      </w:pPr>
      <w:r w:rsidRPr="00081AF8">
        <w:rPr>
          <w:rFonts w:ascii="Times New Roman" w:eastAsia="Calibri" w:hAnsi="Times New Roman" w:cs="Times New Roman"/>
          <w:b/>
          <w:sz w:val="28"/>
          <w:szCs w:val="28"/>
          <w:lang w:eastAsia="vi-VN"/>
        </w:rPr>
        <w:t>2.2.4.5</w:t>
      </w:r>
      <w:ins w:id="1328" w:author="admin" w:date="2022-12-12T09:28:00Z">
        <w:r w:rsidRPr="00081AF8">
          <w:rPr>
            <w:rFonts w:ascii="Times New Roman" w:eastAsia="Calibri" w:hAnsi="Times New Roman" w:cs="Times New Roman"/>
            <w:b/>
            <w:sz w:val="28"/>
            <w:szCs w:val="28"/>
            <w:lang w:eastAsia="vi-VN"/>
          </w:rPr>
          <w:t xml:space="preserve"> </w:t>
        </w:r>
        <w:r w:rsidRPr="00081AF8">
          <w:rPr>
            <w:rFonts w:ascii="Times New Roman" w:eastAsia="Calibri" w:hAnsi="Times New Roman" w:cs="Times New Roman"/>
            <w:b/>
            <w:sz w:val="28"/>
            <w:szCs w:val="28"/>
            <w:lang w:val="vi-VN" w:eastAsia="vi-VN"/>
          </w:rPr>
          <w:t xml:space="preserve">Bảng </w:t>
        </w:r>
        <w:r w:rsidRPr="00081AF8">
          <w:rPr>
            <w:rFonts w:ascii="Times New Roman" w:eastAsia="Calibri" w:hAnsi="Times New Roman" w:cs="Times New Roman"/>
            <w:b/>
            <w:sz w:val="28"/>
            <w:szCs w:val="28"/>
            <w:lang w:eastAsia="vi-VN"/>
          </w:rPr>
          <w:t xml:space="preserve">Đánh giá </w:t>
        </w:r>
        <w:r w:rsidRPr="00081AF8">
          <w:rPr>
            <w:rFonts w:ascii="Times New Roman" w:eastAsia="Calibri" w:hAnsi="Times New Roman" w:cs="Times New Roman"/>
            <w:b/>
            <w:sz w:val="28"/>
            <w:szCs w:val="28"/>
            <w:lang w:val="vi-VN" w:eastAsia="vi-VN"/>
          </w:rPr>
          <w:t>(</w:t>
        </w:r>
        <w:r w:rsidRPr="00081AF8">
          <w:rPr>
            <w:rFonts w:ascii="Times New Roman" w:eastAsia="Calibri" w:hAnsi="Times New Roman" w:cs="Times New Roman"/>
            <w:b/>
            <w:sz w:val="28"/>
            <w:szCs w:val="28"/>
            <w:lang w:eastAsia="vi-VN"/>
          </w:rPr>
          <w:t>Review</w:t>
        </w:r>
        <w:r w:rsidRPr="00081AF8">
          <w:rPr>
            <w:rFonts w:ascii="Times New Roman" w:eastAsia="Calibri" w:hAnsi="Times New Roman" w:cs="Times New Roman"/>
            <w:b/>
            <w:sz w:val="28"/>
            <w:szCs w:val="28"/>
            <w:lang w:val="vi-VN" w:eastAsia="vi-VN"/>
          </w:rPr>
          <w:t>)</w:t>
        </w:r>
      </w:ins>
    </w:p>
    <w:p w14:paraId="6D695B2F" w14:textId="77777777" w:rsidR="00161E4B" w:rsidRPr="00081AF8" w:rsidRDefault="00161E4B" w:rsidP="00081AF8">
      <w:pPr>
        <w:spacing w:line="360" w:lineRule="auto"/>
        <w:rPr>
          <w:ins w:id="1329" w:author="admin" w:date="2022-12-12T09:28:00Z"/>
          <w:rFonts w:ascii="Times New Roman" w:hAnsi="Times New Roman" w:cs="Times New Roman"/>
          <w:sz w:val="28"/>
          <w:szCs w:val="28"/>
          <w:lang w:val="vi-VN" w:eastAsia="vi-VN"/>
        </w:rPr>
      </w:pPr>
    </w:p>
    <w:tbl>
      <w:tblPr>
        <w:tblW w:w="88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803"/>
        <w:gridCol w:w="1648"/>
        <w:gridCol w:w="1049"/>
        <w:gridCol w:w="1689"/>
        <w:gridCol w:w="1931"/>
      </w:tblGrid>
      <w:tr w:rsidR="00161E4B" w:rsidRPr="00081AF8" w14:paraId="1E3031BC" w14:textId="77777777" w:rsidTr="00E305A5">
        <w:trPr>
          <w:jc w:val="center"/>
          <w:ins w:id="1330" w:author="admin" w:date="2022-12-12T09:28:00Z"/>
        </w:trPr>
        <w:tc>
          <w:tcPr>
            <w:tcW w:w="736" w:type="dxa"/>
          </w:tcPr>
          <w:p w14:paraId="7DDC1BEC" w14:textId="77777777" w:rsidR="00161E4B" w:rsidRPr="00081AF8" w:rsidRDefault="00161E4B" w:rsidP="00081AF8">
            <w:pPr>
              <w:spacing w:line="360" w:lineRule="auto"/>
              <w:jc w:val="both"/>
              <w:rPr>
                <w:ins w:id="1331" w:author="admin" w:date="2022-12-12T09:28:00Z"/>
                <w:rFonts w:ascii="Times New Roman" w:eastAsia="Calibri" w:hAnsi="Times New Roman" w:cs="Times New Roman"/>
                <w:sz w:val="28"/>
                <w:szCs w:val="28"/>
                <w:lang w:val="vi-VN" w:eastAsia="vi-VN"/>
              </w:rPr>
            </w:pPr>
            <w:ins w:id="1332" w:author="admin" w:date="2022-12-12T09:28:00Z">
              <w:r w:rsidRPr="00081AF8">
                <w:rPr>
                  <w:rFonts w:ascii="Times New Roman" w:eastAsia="Calibri" w:hAnsi="Times New Roman" w:cs="Times New Roman"/>
                  <w:sz w:val="28"/>
                  <w:szCs w:val="28"/>
                  <w:lang w:val="vi-VN" w:eastAsia="vi-VN"/>
                </w:rPr>
                <w:t>STT</w:t>
              </w:r>
            </w:ins>
          </w:p>
        </w:tc>
        <w:tc>
          <w:tcPr>
            <w:tcW w:w="1803" w:type="dxa"/>
          </w:tcPr>
          <w:p w14:paraId="002824B3" w14:textId="77777777" w:rsidR="00161E4B" w:rsidRPr="00081AF8" w:rsidRDefault="00161E4B" w:rsidP="00081AF8">
            <w:pPr>
              <w:spacing w:line="360" w:lineRule="auto"/>
              <w:jc w:val="both"/>
              <w:rPr>
                <w:ins w:id="1333" w:author="admin" w:date="2022-12-12T09:28:00Z"/>
                <w:rFonts w:ascii="Times New Roman" w:eastAsia="Calibri" w:hAnsi="Times New Roman" w:cs="Times New Roman"/>
                <w:sz w:val="28"/>
                <w:szCs w:val="28"/>
                <w:lang w:val="vi-VN" w:eastAsia="vi-VN"/>
              </w:rPr>
            </w:pPr>
            <w:ins w:id="1334" w:author="admin" w:date="2022-12-12T09:28:00Z">
              <w:r w:rsidRPr="00081AF8">
                <w:rPr>
                  <w:rFonts w:ascii="Times New Roman" w:eastAsia="Calibri" w:hAnsi="Times New Roman" w:cs="Times New Roman"/>
                  <w:sz w:val="28"/>
                  <w:szCs w:val="28"/>
                  <w:lang w:val="vi-VN" w:eastAsia="vi-VN"/>
                </w:rPr>
                <w:t>Thuộc tính</w:t>
              </w:r>
            </w:ins>
          </w:p>
        </w:tc>
        <w:tc>
          <w:tcPr>
            <w:tcW w:w="1648" w:type="dxa"/>
          </w:tcPr>
          <w:p w14:paraId="1F14932A" w14:textId="77777777" w:rsidR="00161E4B" w:rsidRPr="00081AF8" w:rsidRDefault="00161E4B" w:rsidP="00081AF8">
            <w:pPr>
              <w:spacing w:line="360" w:lineRule="auto"/>
              <w:jc w:val="both"/>
              <w:rPr>
                <w:ins w:id="1335" w:author="admin" w:date="2022-12-12T09:28:00Z"/>
                <w:rFonts w:ascii="Times New Roman" w:eastAsia="Calibri" w:hAnsi="Times New Roman" w:cs="Times New Roman"/>
                <w:sz w:val="28"/>
                <w:szCs w:val="28"/>
                <w:lang w:val="vi-VN" w:eastAsia="vi-VN"/>
              </w:rPr>
            </w:pPr>
            <w:ins w:id="1336" w:author="admin" w:date="2022-12-12T09:28:00Z">
              <w:r w:rsidRPr="00081AF8">
                <w:rPr>
                  <w:rFonts w:ascii="Times New Roman" w:eastAsia="Calibri" w:hAnsi="Times New Roman" w:cs="Times New Roman"/>
                  <w:sz w:val="28"/>
                  <w:szCs w:val="28"/>
                  <w:lang w:val="vi-VN" w:eastAsia="vi-VN"/>
                </w:rPr>
                <w:t>Kiểu dữ liệu</w:t>
              </w:r>
            </w:ins>
          </w:p>
        </w:tc>
        <w:tc>
          <w:tcPr>
            <w:tcW w:w="1049" w:type="dxa"/>
          </w:tcPr>
          <w:p w14:paraId="735E6535" w14:textId="77777777" w:rsidR="00161E4B" w:rsidRPr="00081AF8" w:rsidRDefault="00161E4B" w:rsidP="00081AF8">
            <w:pPr>
              <w:spacing w:line="360" w:lineRule="auto"/>
              <w:jc w:val="both"/>
              <w:rPr>
                <w:ins w:id="1337" w:author="admin" w:date="2022-12-12T09:28:00Z"/>
                <w:rFonts w:ascii="Times New Roman" w:eastAsia="Calibri" w:hAnsi="Times New Roman" w:cs="Times New Roman"/>
                <w:sz w:val="28"/>
                <w:szCs w:val="28"/>
                <w:lang w:eastAsia="vi-VN"/>
              </w:rPr>
            </w:pPr>
            <w:ins w:id="1338" w:author="admin" w:date="2022-12-12T09:28:00Z">
              <w:r w:rsidRPr="00081AF8">
                <w:rPr>
                  <w:rFonts w:ascii="Times New Roman" w:eastAsia="Calibri" w:hAnsi="Times New Roman" w:cs="Times New Roman"/>
                  <w:sz w:val="28"/>
                  <w:szCs w:val="28"/>
                  <w:lang w:eastAsia="vi-VN"/>
                </w:rPr>
                <w:t>Null</w:t>
              </w:r>
            </w:ins>
          </w:p>
        </w:tc>
        <w:tc>
          <w:tcPr>
            <w:tcW w:w="1689" w:type="dxa"/>
          </w:tcPr>
          <w:p w14:paraId="075D9E44" w14:textId="77777777" w:rsidR="00161E4B" w:rsidRPr="00081AF8" w:rsidRDefault="00161E4B" w:rsidP="00081AF8">
            <w:pPr>
              <w:spacing w:line="360" w:lineRule="auto"/>
              <w:jc w:val="both"/>
              <w:rPr>
                <w:ins w:id="1339" w:author="admin" w:date="2022-12-12T09:28:00Z"/>
                <w:rFonts w:ascii="Times New Roman" w:eastAsia="Calibri" w:hAnsi="Times New Roman" w:cs="Times New Roman"/>
                <w:sz w:val="28"/>
                <w:szCs w:val="28"/>
                <w:lang w:val="vi-VN" w:eastAsia="vi-VN"/>
              </w:rPr>
            </w:pPr>
            <w:ins w:id="1340" w:author="admin" w:date="2022-12-12T09:28:00Z">
              <w:r w:rsidRPr="00081AF8">
                <w:rPr>
                  <w:rFonts w:ascii="Times New Roman" w:eastAsia="Calibri" w:hAnsi="Times New Roman" w:cs="Times New Roman"/>
                  <w:sz w:val="28"/>
                  <w:szCs w:val="28"/>
                  <w:lang w:val="vi-VN" w:eastAsia="vi-VN"/>
                </w:rPr>
                <w:t>Rằng buộc</w:t>
              </w:r>
            </w:ins>
          </w:p>
        </w:tc>
        <w:tc>
          <w:tcPr>
            <w:tcW w:w="1931" w:type="dxa"/>
          </w:tcPr>
          <w:p w14:paraId="2D8D3B7F" w14:textId="77777777" w:rsidR="00161E4B" w:rsidRPr="00081AF8" w:rsidRDefault="00161E4B" w:rsidP="00081AF8">
            <w:pPr>
              <w:spacing w:line="360" w:lineRule="auto"/>
              <w:jc w:val="both"/>
              <w:rPr>
                <w:ins w:id="1341" w:author="admin" w:date="2022-12-12T09:28:00Z"/>
                <w:rFonts w:ascii="Times New Roman" w:eastAsia="Calibri" w:hAnsi="Times New Roman" w:cs="Times New Roman"/>
                <w:sz w:val="28"/>
                <w:szCs w:val="28"/>
                <w:lang w:val="vi-VN" w:eastAsia="vi-VN"/>
              </w:rPr>
            </w:pPr>
            <w:ins w:id="1342" w:author="admin" w:date="2022-12-12T09:28:00Z">
              <w:r w:rsidRPr="00081AF8">
                <w:rPr>
                  <w:rFonts w:ascii="Times New Roman" w:eastAsia="Calibri" w:hAnsi="Times New Roman" w:cs="Times New Roman"/>
                  <w:sz w:val="28"/>
                  <w:szCs w:val="28"/>
                  <w:lang w:val="vi-VN" w:eastAsia="vi-VN"/>
                </w:rPr>
                <w:t>Diễn giải</w:t>
              </w:r>
            </w:ins>
          </w:p>
        </w:tc>
      </w:tr>
      <w:tr w:rsidR="00161E4B" w:rsidRPr="00081AF8" w14:paraId="7F5E2AD9" w14:textId="77777777" w:rsidTr="00E305A5">
        <w:trPr>
          <w:jc w:val="center"/>
          <w:ins w:id="1343" w:author="admin" w:date="2022-12-12T09:28:00Z"/>
        </w:trPr>
        <w:tc>
          <w:tcPr>
            <w:tcW w:w="736" w:type="dxa"/>
          </w:tcPr>
          <w:p w14:paraId="39F0AE6C" w14:textId="77777777" w:rsidR="00161E4B" w:rsidRPr="00081AF8" w:rsidRDefault="00161E4B" w:rsidP="00081AF8">
            <w:pPr>
              <w:spacing w:line="360" w:lineRule="auto"/>
              <w:jc w:val="both"/>
              <w:rPr>
                <w:ins w:id="1344" w:author="admin" w:date="2022-12-12T09:28:00Z"/>
                <w:rFonts w:ascii="Times New Roman" w:eastAsia="Calibri" w:hAnsi="Times New Roman" w:cs="Times New Roman"/>
                <w:sz w:val="28"/>
                <w:szCs w:val="28"/>
                <w:lang w:val="vi-VN" w:eastAsia="vi-VN"/>
              </w:rPr>
            </w:pPr>
            <w:ins w:id="1345" w:author="admin" w:date="2022-12-12T09:28:00Z">
              <w:r w:rsidRPr="00081AF8">
                <w:rPr>
                  <w:rFonts w:ascii="Times New Roman" w:eastAsia="Calibri" w:hAnsi="Times New Roman" w:cs="Times New Roman"/>
                  <w:sz w:val="28"/>
                  <w:szCs w:val="28"/>
                  <w:lang w:val="vi-VN" w:eastAsia="vi-VN"/>
                </w:rPr>
                <w:t>1</w:t>
              </w:r>
            </w:ins>
          </w:p>
        </w:tc>
        <w:tc>
          <w:tcPr>
            <w:tcW w:w="1803" w:type="dxa"/>
          </w:tcPr>
          <w:p w14:paraId="616036C1" w14:textId="77777777" w:rsidR="00161E4B" w:rsidRPr="00081AF8" w:rsidRDefault="00161E4B" w:rsidP="00081AF8">
            <w:pPr>
              <w:spacing w:line="360" w:lineRule="auto"/>
              <w:jc w:val="both"/>
              <w:rPr>
                <w:ins w:id="1346" w:author="admin" w:date="2022-12-12T09:28:00Z"/>
                <w:rFonts w:ascii="Times New Roman" w:eastAsia="Calibri" w:hAnsi="Times New Roman" w:cs="Times New Roman"/>
                <w:sz w:val="28"/>
                <w:szCs w:val="28"/>
                <w:lang w:eastAsia="vi-VN"/>
              </w:rPr>
            </w:pPr>
            <w:ins w:id="1347" w:author="admin" w:date="2022-12-12T09:28:00Z">
              <w:r w:rsidRPr="00081AF8">
                <w:rPr>
                  <w:rFonts w:ascii="Times New Roman" w:eastAsia="Calibri" w:hAnsi="Times New Roman" w:cs="Times New Roman"/>
                  <w:sz w:val="28"/>
                  <w:szCs w:val="28"/>
                  <w:lang w:eastAsia="vi-VN"/>
                </w:rPr>
                <w:t>ReviewID</w:t>
              </w:r>
            </w:ins>
          </w:p>
        </w:tc>
        <w:tc>
          <w:tcPr>
            <w:tcW w:w="1648" w:type="dxa"/>
          </w:tcPr>
          <w:p w14:paraId="43217BEE" w14:textId="77777777" w:rsidR="00161E4B" w:rsidRPr="00081AF8" w:rsidRDefault="00161E4B" w:rsidP="00081AF8">
            <w:pPr>
              <w:spacing w:line="360" w:lineRule="auto"/>
              <w:jc w:val="both"/>
              <w:rPr>
                <w:ins w:id="1348" w:author="admin" w:date="2022-12-12T09:28:00Z"/>
                <w:rFonts w:ascii="Times New Roman" w:eastAsia="Calibri" w:hAnsi="Times New Roman" w:cs="Times New Roman"/>
                <w:sz w:val="28"/>
                <w:szCs w:val="28"/>
                <w:lang w:val="vi-VN" w:eastAsia="vi-VN"/>
              </w:rPr>
            </w:pPr>
            <w:ins w:id="1349" w:author="admin" w:date="2022-12-12T09:28:00Z">
              <w:r w:rsidRPr="00081AF8">
                <w:rPr>
                  <w:rFonts w:ascii="Times New Roman" w:eastAsia="Calibri" w:hAnsi="Times New Roman" w:cs="Times New Roman"/>
                  <w:sz w:val="28"/>
                  <w:szCs w:val="28"/>
                  <w:lang w:eastAsia="vi-VN"/>
                </w:rPr>
                <w:t>I</w:t>
              </w:r>
              <w:r w:rsidRPr="00081AF8">
                <w:rPr>
                  <w:rFonts w:ascii="Times New Roman" w:eastAsia="Calibri" w:hAnsi="Times New Roman" w:cs="Times New Roman"/>
                  <w:sz w:val="28"/>
                  <w:szCs w:val="28"/>
                  <w:lang w:val="vi-VN" w:eastAsia="vi-VN"/>
                </w:rPr>
                <w:t>nt</w:t>
              </w:r>
            </w:ins>
          </w:p>
        </w:tc>
        <w:tc>
          <w:tcPr>
            <w:tcW w:w="1049" w:type="dxa"/>
          </w:tcPr>
          <w:p w14:paraId="769C2FED" w14:textId="77777777" w:rsidR="00161E4B" w:rsidRPr="00081AF8" w:rsidRDefault="00161E4B" w:rsidP="00081AF8">
            <w:pPr>
              <w:spacing w:line="360" w:lineRule="auto"/>
              <w:jc w:val="both"/>
              <w:rPr>
                <w:ins w:id="1350" w:author="admin" w:date="2022-12-12T09:28:00Z"/>
                <w:rFonts w:ascii="Times New Roman" w:eastAsia="Calibri" w:hAnsi="Times New Roman" w:cs="Times New Roman"/>
                <w:sz w:val="28"/>
                <w:szCs w:val="28"/>
                <w:lang w:val="vi-VN" w:eastAsia="vi-VN"/>
              </w:rPr>
            </w:pPr>
          </w:p>
        </w:tc>
        <w:tc>
          <w:tcPr>
            <w:tcW w:w="1689" w:type="dxa"/>
          </w:tcPr>
          <w:p w14:paraId="60E78876" w14:textId="77777777" w:rsidR="00161E4B" w:rsidRPr="00081AF8" w:rsidRDefault="00161E4B" w:rsidP="00081AF8">
            <w:pPr>
              <w:spacing w:line="360" w:lineRule="auto"/>
              <w:jc w:val="both"/>
              <w:rPr>
                <w:ins w:id="1351" w:author="admin" w:date="2022-12-12T09:28:00Z"/>
                <w:rFonts w:ascii="Times New Roman" w:eastAsia="Calibri" w:hAnsi="Times New Roman" w:cs="Times New Roman"/>
                <w:sz w:val="28"/>
                <w:szCs w:val="28"/>
                <w:lang w:val="vi-VN" w:eastAsia="vi-VN"/>
              </w:rPr>
            </w:pPr>
            <w:ins w:id="1352" w:author="admin" w:date="2022-12-12T09:28:00Z">
              <w:r w:rsidRPr="00081AF8">
                <w:rPr>
                  <w:rFonts w:ascii="Times New Roman" w:eastAsia="Calibri" w:hAnsi="Times New Roman" w:cs="Times New Roman"/>
                  <w:sz w:val="28"/>
                  <w:szCs w:val="28"/>
                  <w:lang w:val="vi-VN" w:eastAsia="vi-VN"/>
                </w:rPr>
                <w:t>Khóa chính</w:t>
              </w:r>
            </w:ins>
          </w:p>
        </w:tc>
        <w:tc>
          <w:tcPr>
            <w:tcW w:w="1931" w:type="dxa"/>
          </w:tcPr>
          <w:p w14:paraId="2D6B1054" w14:textId="77777777" w:rsidR="00161E4B" w:rsidRPr="00081AF8" w:rsidRDefault="00161E4B" w:rsidP="00081AF8">
            <w:pPr>
              <w:spacing w:line="360" w:lineRule="auto"/>
              <w:jc w:val="both"/>
              <w:rPr>
                <w:ins w:id="1353" w:author="admin" w:date="2022-12-12T09:28:00Z"/>
                <w:rFonts w:ascii="Times New Roman" w:eastAsia="Calibri" w:hAnsi="Times New Roman" w:cs="Times New Roman"/>
                <w:sz w:val="28"/>
                <w:szCs w:val="28"/>
                <w:lang w:eastAsia="vi-VN"/>
              </w:rPr>
            </w:pPr>
            <w:ins w:id="1354" w:author="admin" w:date="2022-12-12T09:28:00Z">
              <w:r w:rsidRPr="00081AF8">
                <w:rPr>
                  <w:rFonts w:ascii="Times New Roman" w:eastAsia="Calibri" w:hAnsi="Times New Roman" w:cs="Times New Roman"/>
                  <w:sz w:val="28"/>
                  <w:szCs w:val="28"/>
                  <w:lang w:eastAsia="vi-VN"/>
                </w:rPr>
                <w:t>Mã đánh giá</w:t>
              </w:r>
            </w:ins>
          </w:p>
        </w:tc>
      </w:tr>
      <w:tr w:rsidR="00161E4B" w:rsidRPr="00081AF8" w14:paraId="44DAEFD9" w14:textId="77777777" w:rsidTr="00E305A5">
        <w:trPr>
          <w:jc w:val="center"/>
          <w:ins w:id="1355" w:author="admin" w:date="2022-12-12T09:28:00Z"/>
        </w:trPr>
        <w:tc>
          <w:tcPr>
            <w:tcW w:w="736" w:type="dxa"/>
          </w:tcPr>
          <w:p w14:paraId="5A9EB9D8" w14:textId="77777777" w:rsidR="00161E4B" w:rsidRPr="00081AF8" w:rsidRDefault="00161E4B" w:rsidP="00081AF8">
            <w:pPr>
              <w:spacing w:line="360" w:lineRule="auto"/>
              <w:jc w:val="both"/>
              <w:rPr>
                <w:ins w:id="1356" w:author="admin" w:date="2022-12-12T09:28:00Z"/>
                <w:rFonts w:ascii="Times New Roman" w:eastAsia="Calibri" w:hAnsi="Times New Roman" w:cs="Times New Roman"/>
                <w:sz w:val="28"/>
                <w:szCs w:val="28"/>
                <w:lang w:val="vi-VN" w:eastAsia="vi-VN"/>
              </w:rPr>
            </w:pPr>
            <w:ins w:id="1357" w:author="admin" w:date="2022-12-12T09:28:00Z">
              <w:r w:rsidRPr="00081AF8">
                <w:rPr>
                  <w:rFonts w:ascii="Times New Roman" w:eastAsia="Calibri" w:hAnsi="Times New Roman" w:cs="Times New Roman"/>
                  <w:sz w:val="28"/>
                  <w:szCs w:val="28"/>
                  <w:lang w:val="vi-VN" w:eastAsia="vi-VN"/>
                </w:rPr>
                <w:t>2</w:t>
              </w:r>
            </w:ins>
          </w:p>
        </w:tc>
        <w:tc>
          <w:tcPr>
            <w:tcW w:w="1803" w:type="dxa"/>
          </w:tcPr>
          <w:p w14:paraId="164C8CC8" w14:textId="77777777" w:rsidR="00161E4B" w:rsidRPr="00081AF8" w:rsidRDefault="00161E4B" w:rsidP="00081AF8">
            <w:pPr>
              <w:spacing w:line="360" w:lineRule="auto"/>
              <w:jc w:val="both"/>
              <w:rPr>
                <w:ins w:id="1358" w:author="admin" w:date="2022-12-12T09:28:00Z"/>
                <w:rFonts w:ascii="Times New Roman" w:eastAsia="Calibri" w:hAnsi="Times New Roman" w:cs="Times New Roman"/>
                <w:sz w:val="28"/>
                <w:szCs w:val="28"/>
                <w:lang w:eastAsia="vi-VN"/>
              </w:rPr>
            </w:pPr>
            <w:ins w:id="1359" w:author="admin" w:date="2022-12-12T09:28:00Z">
              <w:r w:rsidRPr="00081AF8">
                <w:rPr>
                  <w:rFonts w:ascii="Times New Roman" w:eastAsia="Calibri" w:hAnsi="Times New Roman" w:cs="Times New Roman"/>
                  <w:sz w:val="28"/>
                  <w:szCs w:val="28"/>
                  <w:lang w:eastAsia="vi-VN"/>
                </w:rPr>
                <w:t>ProductID</w:t>
              </w:r>
            </w:ins>
          </w:p>
        </w:tc>
        <w:tc>
          <w:tcPr>
            <w:tcW w:w="1648" w:type="dxa"/>
          </w:tcPr>
          <w:p w14:paraId="11C18B0F" w14:textId="77777777" w:rsidR="00161E4B" w:rsidRPr="00081AF8" w:rsidRDefault="00161E4B" w:rsidP="00081AF8">
            <w:pPr>
              <w:spacing w:line="360" w:lineRule="auto"/>
              <w:jc w:val="both"/>
              <w:rPr>
                <w:ins w:id="1360" w:author="admin" w:date="2022-12-12T09:28:00Z"/>
                <w:rFonts w:ascii="Times New Roman" w:eastAsia="Calibri" w:hAnsi="Times New Roman" w:cs="Times New Roman"/>
                <w:sz w:val="28"/>
                <w:szCs w:val="28"/>
                <w:lang w:val="vi-VN" w:eastAsia="vi-VN"/>
              </w:rPr>
            </w:pPr>
            <w:ins w:id="1361" w:author="admin" w:date="2022-12-12T09:28:00Z">
              <w:r w:rsidRPr="00081AF8">
                <w:rPr>
                  <w:rFonts w:ascii="Times New Roman" w:eastAsia="Calibri" w:hAnsi="Times New Roman" w:cs="Times New Roman"/>
                  <w:sz w:val="28"/>
                  <w:szCs w:val="28"/>
                  <w:lang w:eastAsia="vi-VN"/>
                </w:rPr>
                <w:t>Int</w:t>
              </w:r>
            </w:ins>
          </w:p>
        </w:tc>
        <w:tc>
          <w:tcPr>
            <w:tcW w:w="1049" w:type="dxa"/>
          </w:tcPr>
          <w:p w14:paraId="49006CFB" w14:textId="77777777" w:rsidR="00161E4B" w:rsidRPr="00081AF8" w:rsidRDefault="00161E4B" w:rsidP="00081AF8">
            <w:pPr>
              <w:spacing w:line="360" w:lineRule="auto"/>
              <w:jc w:val="both"/>
              <w:rPr>
                <w:ins w:id="1362" w:author="admin" w:date="2022-12-12T09:28:00Z"/>
                <w:rFonts w:ascii="Times New Roman" w:eastAsia="Calibri" w:hAnsi="Times New Roman" w:cs="Times New Roman"/>
                <w:sz w:val="28"/>
                <w:szCs w:val="28"/>
                <w:lang w:eastAsia="vi-VN"/>
              </w:rPr>
            </w:pPr>
          </w:p>
        </w:tc>
        <w:tc>
          <w:tcPr>
            <w:tcW w:w="1689" w:type="dxa"/>
          </w:tcPr>
          <w:p w14:paraId="3061AB4E" w14:textId="77777777" w:rsidR="00161E4B" w:rsidRPr="00081AF8" w:rsidRDefault="00161E4B" w:rsidP="00081AF8">
            <w:pPr>
              <w:spacing w:line="360" w:lineRule="auto"/>
              <w:jc w:val="both"/>
              <w:rPr>
                <w:ins w:id="1363" w:author="admin" w:date="2022-12-12T09:28:00Z"/>
                <w:rFonts w:ascii="Times New Roman" w:eastAsia="Calibri" w:hAnsi="Times New Roman" w:cs="Times New Roman"/>
                <w:sz w:val="28"/>
                <w:szCs w:val="28"/>
                <w:lang w:eastAsia="vi-VN"/>
              </w:rPr>
            </w:pPr>
            <w:ins w:id="1364" w:author="admin" w:date="2022-12-12T09:28:00Z">
              <w:r w:rsidRPr="00081AF8">
                <w:rPr>
                  <w:rFonts w:ascii="Times New Roman" w:eastAsia="Calibri" w:hAnsi="Times New Roman" w:cs="Times New Roman"/>
                  <w:sz w:val="28"/>
                  <w:szCs w:val="28"/>
                  <w:lang w:eastAsia="vi-VN"/>
                </w:rPr>
                <w:t>Khóa ngoại</w:t>
              </w:r>
            </w:ins>
          </w:p>
        </w:tc>
        <w:tc>
          <w:tcPr>
            <w:tcW w:w="1931" w:type="dxa"/>
          </w:tcPr>
          <w:p w14:paraId="2DF5AC2C" w14:textId="77777777" w:rsidR="00161E4B" w:rsidRPr="00081AF8" w:rsidRDefault="00161E4B" w:rsidP="00081AF8">
            <w:pPr>
              <w:spacing w:line="360" w:lineRule="auto"/>
              <w:jc w:val="both"/>
              <w:rPr>
                <w:ins w:id="1365" w:author="admin" w:date="2022-12-12T09:28:00Z"/>
                <w:rFonts w:ascii="Times New Roman" w:eastAsia="Calibri" w:hAnsi="Times New Roman" w:cs="Times New Roman"/>
                <w:sz w:val="28"/>
                <w:szCs w:val="28"/>
                <w:lang w:eastAsia="vi-VN"/>
              </w:rPr>
            </w:pPr>
            <w:ins w:id="1366" w:author="admin" w:date="2022-12-12T09:28:00Z">
              <w:r w:rsidRPr="00081AF8">
                <w:rPr>
                  <w:rFonts w:ascii="Times New Roman" w:eastAsia="Calibri" w:hAnsi="Times New Roman" w:cs="Times New Roman"/>
                  <w:sz w:val="28"/>
                  <w:szCs w:val="28"/>
                  <w:lang w:eastAsia="vi-VN"/>
                </w:rPr>
                <w:t>Mã sản phẩm</w:t>
              </w:r>
            </w:ins>
          </w:p>
        </w:tc>
      </w:tr>
      <w:tr w:rsidR="00161E4B" w:rsidRPr="00081AF8" w14:paraId="0AFDDD6C" w14:textId="77777777" w:rsidTr="00E305A5">
        <w:trPr>
          <w:jc w:val="center"/>
          <w:ins w:id="1367" w:author="admin" w:date="2022-12-12T09:28:00Z"/>
        </w:trPr>
        <w:tc>
          <w:tcPr>
            <w:tcW w:w="736" w:type="dxa"/>
          </w:tcPr>
          <w:p w14:paraId="1E3025D6" w14:textId="77777777" w:rsidR="00161E4B" w:rsidRPr="00081AF8" w:rsidRDefault="00161E4B" w:rsidP="00081AF8">
            <w:pPr>
              <w:spacing w:line="360" w:lineRule="auto"/>
              <w:jc w:val="both"/>
              <w:rPr>
                <w:ins w:id="1368" w:author="admin" w:date="2022-12-12T09:28:00Z"/>
                <w:rFonts w:ascii="Times New Roman" w:eastAsia="Calibri" w:hAnsi="Times New Roman" w:cs="Times New Roman"/>
                <w:sz w:val="28"/>
                <w:szCs w:val="28"/>
                <w:lang w:eastAsia="vi-VN"/>
              </w:rPr>
            </w:pPr>
            <w:ins w:id="1369" w:author="admin" w:date="2022-12-12T09:28:00Z">
              <w:r w:rsidRPr="00081AF8">
                <w:rPr>
                  <w:rFonts w:ascii="Times New Roman" w:eastAsia="Calibri" w:hAnsi="Times New Roman" w:cs="Times New Roman"/>
                  <w:sz w:val="28"/>
                  <w:szCs w:val="28"/>
                  <w:lang w:eastAsia="vi-VN"/>
                </w:rPr>
                <w:t>3</w:t>
              </w:r>
            </w:ins>
          </w:p>
        </w:tc>
        <w:tc>
          <w:tcPr>
            <w:tcW w:w="1803" w:type="dxa"/>
          </w:tcPr>
          <w:p w14:paraId="38283997" w14:textId="77777777" w:rsidR="00161E4B" w:rsidRPr="00081AF8" w:rsidRDefault="00161E4B" w:rsidP="00081AF8">
            <w:pPr>
              <w:spacing w:line="360" w:lineRule="auto"/>
              <w:jc w:val="both"/>
              <w:rPr>
                <w:ins w:id="1370" w:author="admin" w:date="2022-12-12T09:28:00Z"/>
                <w:rFonts w:ascii="Times New Roman" w:eastAsia="Calibri" w:hAnsi="Times New Roman" w:cs="Times New Roman"/>
                <w:sz w:val="28"/>
                <w:szCs w:val="28"/>
                <w:lang w:eastAsia="vi-VN"/>
              </w:rPr>
            </w:pPr>
            <w:ins w:id="1371" w:author="admin" w:date="2022-12-12T09:28:00Z">
              <w:r w:rsidRPr="00081AF8">
                <w:rPr>
                  <w:rFonts w:ascii="Times New Roman" w:eastAsia="Calibri" w:hAnsi="Times New Roman" w:cs="Times New Roman"/>
                  <w:sz w:val="28"/>
                  <w:szCs w:val="28"/>
                  <w:lang w:eastAsia="vi-VN"/>
                </w:rPr>
                <w:t>UserID</w:t>
              </w:r>
            </w:ins>
          </w:p>
        </w:tc>
        <w:tc>
          <w:tcPr>
            <w:tcW w:w="1648" w:type="dxa"/>
          </w:tcPr>
          <w:p w14:paraId="7A362E31" w14:textId="77777777" w:rsidR="00161E4B" w:rsidRPr="00081AF8" w:rsidRDefault="00161E4B" w:rsidP="00081AF8">
            <w:pPr>
              <w:spacing w:line="360" w:lineRule="auto"/>
              <w:jc w:val="both"/>
              <w:rPr>
                <w:ins w:id="1372" w:author="admin" w:date="2022-12-12T09:28:00Z"/>
                <w:rFonts w:ascii="Times New Roman" w:eastAsia="Calibri" w:hAnsi="Times New Roman" w:cs="Times New Roman"/>
                <w:sz w:val="28"/>
                <w:szCs w:val="28"/>
                <w:lang w:val="vi-VN" w:eastAsia="vi-VN"/>
              </w:rPr>
            </w:pPr>
            <w:ins w:id="1373" w:author="admin" w:date="2022-12-12T09:28:00Z">
              <w:r w:rsidRPr="00081AF8">
                <w:rPr>
                  <w:rFonts w:ascii="Times New Roman" w:eastAsia="Calibri" w:hAnsi="Times New Roman" w:cs="Times New Roman"/>
                  <w:sz w:val="28"/>
                  <w:szCs w:val="28"/>
                  <w:lang w:eastAsia="vi-VN"/>
                </w:rPr>
                <w:t>Int</w:t>
              </w:r>
            </w:ins>
          </w:p>
        </w:tc>
        <w:tc>
          <w:tcPr>
            <w:tcW w:w="1049" w:type="dxa"/>
          </w:tcPr>
          <w:p w14:paraId="0B9713ED" w14:textId="77777777" w:rsidR="00161E4B" w:rsidRPr="00081AF8" w:rsidRDefault="00161E4B" w:rsidP="00081AF8">
            <w:pPr>
              <w:spacing w:line="360" w:lineRule="auto"/>
              <w:jc w:val="both"/>
              <w:rPr>
                <w:ins w:id="1374" w:author="admin" w:date="2022-12-12T09:28:00Z"/>
                <w:rFonts w:ascii="Times New Roman" w:eastAsia="Calibri" w:hAnsi="Times New Roman" w:cs="Times New Roman"/>
                <w:sz w:val="28"/>
                <w:szCs w:val="28"/>
                <w:lang w:eastAsia="vi-VN"/>
              </w:rPr>
            </w:pPr>
          </w:p>
        </w:tc>
        <w:tc>
          <w:tcPr>
            <w:tcW w:w="1689" w:type="dxa"/>
          </w:tcPr>
          <w:p w14:paraId="3DE423F8" w14:textId="77777777" w:rsidR="00161E4B" w:rsidRPr="00081AF8" w:rsidRDefault="00161E4B" w:rsidP="00081AF8">
            <w:pPr>
              <w:spacing w:line="360" w:lineRule="auto"/>
              <w:jc w:val="both"/>
              <w:rPr>
                <w:ins w:id="1375" w:author="admin" w:date="2022-12-12T09:28:00Z"/>
                <w:rFonts w:ascii="Times New Roman" w:eastAsia="Calibri" w:hAnsi="Times New Roman" w:cs="Times New Roman"/>
                <w:sz w:val="28"/>
                <w:szCs w:val="28"/>
                <w:lang w:eastAsia="vi-VN"/>
              </w:rPr>
            </w:pPr>
            <w:ins w:id="1376" w:author="admin" w:date="2022-12-12T09:28:00Z">
              <w:r w:rsidRPr="00081AF8">
                <w:rPr>
                  <w:rFonts w:ascii="Times New Roman" w:eastAsia="Calibri" w:hAnsi="Times New Roman" w:cs="Times New Roman"/>
                  <w:sz w:val="28"/>
                  <w:szCs w:val="28"/>
                  <w:lang w:eastAsia="vi-VN"/>
                </w:rPr>
                <w:t>Khóa ngoại</w:t>
              </w:r>
            </w:ins>
          </w:p>
        </w:tc>
        <w:tc>
          <w:tcPr>
            <w:tcW w:w="1931" w:type="dxa"/>
          </w:tcPr>
          <w:p w14:paraId="7444B5C3" w14:textId="77777777" w:rsidR="00161E4B" w:rsidRPr="00081AF8" w:rsidRDefault="00161E4B" w:rsidP="00081AF8">
            <w:pPr>
              <w:spacing w:line="360" w:lineRule="auto"/>
              <w:jc w:val="both"/>
              <w:rPr>
                <w:ins w:id="1377" w:author="admin" w:date="2022-12-12T09:28:00Z"/>
                <w:rFonts w:ascii="Times New Roman" w:eastAsia="Calibri" w:hAnsi="Times New Roman" w:cs="Times New Roman"/>
                <w:sz w:val="28"/>
                <w:szCs w:val="28"/>
                <w:lang w:eastAsia="vi-VN"/>
              </w:rPr>
            </w:pPr>
            <w:ins w:id="1378" w:author="admin" w:date="2022-12-12T09:28:00Z">
              <w:r w:rsidRPr="00081AF8">
                <w:rPr>
                  <w:rFonts w:ascii="Times New Roman" w:eastAsia="Calibri" w:hAnsi="Times New Roman" w:cs="Times New Roman"/>
                  <w:sz w:val="28"/>
                  <w:szCs w:val="28"/>
                  <w:lang w:eastAsia="vi-VN"/>
                </w:rPr>
                <w:t>Mã khách hàng</w:t>
              </w:r>
            </w:ins>
          </w:p>
        </w:tc>
      </w:tr>
      <w:tr w:rsidR="00161E4B" w:rsidRPr="00081AF8" w14:paraId="631FCCD6" w14:textId="77777777" w:rsidTr="00E305A5">
        <w:trPr>
          <w:jc w:val="center"/>
          <w:ins w:id="1379" w:author="admin" w:date="2022-12-12T09:28:00Z"/>
        </w:trPr>
        <w:tc>
          <w:tcPr>
            <w:tcW w:w="736" w:type="dxa"/>
          </w:tcPr>
          <w:p w14:paraId="48243B25" w14:textId="77777777" w:rsidR="00161E4B" w:rsidRPr="00081AF8" w:rsidRDefault="00161E4B" w:rsidP="00081AF8">
            <w:pPr>
              <w:spacing w:line="360" w:lineRule="auto"/>
              <w:jc w:val="both"/>
              <w:rPr>
                <w:ins w:id="1380" w:author="admin" w:date="2022-12-12T09:28:00Z"/>
                <w:rFonts w:ascii="Times New Roman" w:eastAsia="Calibri" w:hAnsi="Times New Roman" w:cs="Times New Roman"/>
                <w:sz w:val="28"/>
                <w:szCs w:val="28"/>
                <w:lang w:eastAsia="vi-VN"/>
              </w:rPr>
            </w:pPr>
            <w:ins w:id="1381" w:author="admin" w:date="2022-12-12T09:28:00Z">
              <w:r w:rsidRPr="00081AF8">
                <w:rPr>
                  <w:rFonts w:ascii="Times New Roman" w:eastAsia="Calibri" w:hAnsi="Times New Roman" w:cs="Times New Roman"/>
                  <w:sz w:val="28"/>
                  <w:szCs w:val="28"/>
                  <w:lang w:eastAsia="vi-VN"/>
                </w:rPr>
                <w:t>4</w:t>
              </w:r>
            </w:ins>
          </w:p>
        </w:tc>
        <w:tc>
          <w:tcPr>
            <w:tcW w:w="1803" w:type="dxa"/>
          </w:tcPr>
          <w:p w14:paraId="30FDDC26" w14:textId="77777777" w:rsidR="00161E4B" w:rsidRPr="00081AF8" w:rsidRDefault="00161E4B" w:rsidP="00081AF8">
            <w:pPr>
              <w:spacing w:line="360" w:lineRule="auto"/>
              <w:jc w:val="both"/>
              <w:rPr>
                <w:ins w:id="1382" w:author="admin" w:date="2022-12-12T09:28:00Z"/>
                <w:rFonts w:ascii="Times New Roman" w:eastAsia="Calibri" w:hAnsi="Times New Roman" w:cs="Times New Roman"/>
                <w:sz w:val="28"/>
                <w:szCs w:val="28"/>
                <w:lang w:eastAsia="vi-VN"/>
              </w:rPr>
            </w:pPr>
            <w:ins w:id="1383" w:author="admin" w:date="2022-12-12T09:28:00Z">
              <w:r w:rsidRPr="00081AF8">
                <w:rPr>
                  <w:rFonts w:ascii="Times New Roman" w:eastAsia="Calibri" w:hAnsi="Times New Roman" w:cs="Times New Roman"/>
                  <w:sz w:val="28"/>
                  <w:szCs w:val="28"/>
                  <w:lang w:eastAsia="vi-VN"/>
                </w:rPr>
                <w:t>StarRating</w:t>
              </w:r>
            </w:ins>
          </w:p>
        </w:tc>
        <w:tc>
          <w:tcPr>
            <w:tcW w:w="1648" w:type="dxa"/>
          </w:tcPr>
          <w:p w14:paraId="15F37240" w14:textId="77777777" w:rsidR="00161E4B" w:rsidRPr="00081AF8" w:rsidRDefault="00161E4B" w:rsidP="00081AF8">
            <w:pPr>
              <w:spacing w:line="360" w:lineRule="auto"/>
              <w:jc w:val="both"/>
              <w:rPr>
                <w:ins w:id="1384" w:author="admin" w:date="2022-12-12T09:28:00Z"/>
                <w:rFonts w:ascii="Times New Roman" w:eastAsia="Calibri" w:hAnsi="Times New Roman" w:cs="Times New Roman"/>
                <w:sz w:val="28"/>
                <w:szCs w:val="28"/>
                <w:lang w:eastAsia="vi-VN"/>
              </w:rPr>
            </w:pPr>
            <w:ins w:id="1385" w:author="admin" w:date="2022-12-12T09:28:00Z">
              <w:r w:rsidRPr="00081AF8">
                <w:rPr>
                  <w:rFonts w:ascii="Times New Roman" w:eastAsia="Calibri" w:hAnsi="Times New Roman" w:cs="Times New Roman"/>
                  <w:sz w:val="28"/>
                  <w:szCs w:val="28"/>
                  <w:lang w:eastAsia="vi-VN"/>
                </w:rPr>
                <w:t>Int</w:t>
              </w:r>
            </w:ins>
          </w:p>
        </w:tc>
        <w:tc>
          <w:tcPr>
            <w:tcW w:w="1049" w:type="dxa"/>
          </w:tcPr>
          <w:p w14:paraId="3772CFED" w14:textId="77777777" w:rsidR="00161E4B" w:rsidRPr="00081AF8" w:rsidRDefault="00161E4B" w:rsidP="00081AF8">
            <w:pPr>
              <w:spacing w:line="360" w:lineRule="auto"/>
              <w:jc w:val="both"/>
              <w:rPr>
                <w:ins w:id="1386" w:author="admin" w:date="2022-12-12T09:28:00Z"/>
                <w:rFonts w:ascii="Times New Roman" w:eastAsia="Calibri" w:hAnsi="Times New Roman" w:cs="Times New Roman"/>
                <w:sz w:val="28"/>
                <w:szCs w:val="28"/>
                <w:lang w:eastAsia="vi-VN"/>
              </w:rPr>
            </w:pPr>
            <w:ins w:id="1387" w:author="admin" w:date="2022-12-12T09:28:00Z">
              <w:r w:rsidRPr="00081AF8">
                <w:rPr>
                  <w:rFonts w:ascii="Times New Roman" w:eastAsia="Calibri" w:hAnsi="Times New Roman" w:cs="Times New Roman"/>
                  <w:sz w:val="28"/>
                  <w:szCs w:val="28"/>
                  <w:lang w:eastAsia="vi-VN"/>
                </w:rPr>
                <w:t>x</w:t>
              </w:r>
            </w:ins>
          </w:p>
        </w:tc>
        <w:tc>
          <w:tcPr>
            <w:tcW w:w="1689" w:type="dxa"/>
          </w:tcPr>
          <w:p w14:paraId="4A9F864C" w14:textId="77777777" w:rsidR="00161E4B" w:rsidRPr="00081AF8" w:rsidRDefault="00161E4B" w:rsidP="00081AF8">
            <w:pPr>
              <w:spacing w:line="360" w:lineRule="auto"/>
              <w:jc w:val="both"/>
              <w:rPr>
                <w:ins w:id="1388" w:author="admin" w:date="2022-12-12T09:28:00Z"/>
                <w:rFonts w:ascii="Times New Roman" w:eastAsia="Calibri" w:hAnsi="Times New Roman" w:cs="Times New Roman"/>
                <w:sz w:val="28"/>
                <w:szCs w:val="28"/>
                <w:lang w:val="vi-VN" w:eastAsia="vi-VN"/>
              </w:rPr>
            </w:pPr>
          </w:p>
        </w:tc>
        <w:tc>
          <w:tcPr>
            <w:tcW w:w="1931" w:type="dxa"/>
          </w:tcPr>
          <w:p w14:paraId="64EFEB39" w14:textId="77777777" w:rsidR="00161E4B" w:rsidRPr="00081AF8" w:rsidRDefault="00161E4B" w:rsidP="00081AF8">
            <w:pPr>
              <w:spacing w:line="360" w:lineRule="auto"/>
              <w:jc w:val="both"/>
              <w:rPr>
                <w:ins w:id="1389" w:author="admin" w:date="2022-12-12T09:28:00Z"/>
                <w:rFonts w:ascii="Times New Roman" w:eastAsia="Calibri" w:hAnsi="Times New Roman" w:cs="Times New Roman"/>
                <w:sz w:val="28"/>
                <w:szCs w:val="28"/>
                <w:lang w:eastAsia="vi-VN"/>
              </w:rPr>
            </w:pPr>
            <w:ins w:id="1390" w:author="admin" w:date="2022-12-12T09:28:00Z">
              <w:r w:rsidRPr="00081AF8">
                <w:rPr>
                  <w:rFonts w:ascii="Times New Roman" w:eastAsia="Calibri" w:hAnsi="Times New Roman" w:cs="Times New Roman"/>
                  <w:sz w:val="28"/>
                  <w:szCs w:val="28"/>
                  <w:lang w:eastAsia="vi-VN"/>
                </w:rPr>
                <w:t>Số sao</w:t>
              </w:r>
            </w:ins>
          </w:p>
        </w:tc>
      </w:tr>
      <w:tr w:rsidR="00161E4B" w:rsidRPr="00081AF8" w14:paraId="44C19865" w14:textId="77777777" w:rsidTr="00E305A5">
        <w:trPr>
          <w:jc w:val="center"/>
          <w:ins w:id="1391" w:author="admin" w:date="2022-12-12T09:28:00Z"/>
        </w:trPr>
        <w:tc>
          <w:tcPr>
            <w:tcW w:w="736" w:type="dxa"/>
          </w:tcPr>
          <w:p w14:paraId="5602137E" w14:textId="77777777" w:rsidR="00161E4B" w:rsidRPr="00081AF8" w:rsidRDefault="00161E4B" w:rsidP="00081AF8">
            <w:pPr>
              <w:spacing w:line="360" w:lineRule="auto"/>
              <w:jc w:val="both"/>
              <w:rPr>
                <w:ins w:id="1392" w:author="admin" w:date="2022-12-12T09:28:00Z"/>
                <w:rFonts w:ascii="Times New Roman" w:eastAsia="Calibri" w:hAnsi="Times New Roman" w:cs="Times New Roman"/>
                <w:sz w:val="28"/>
                <w:szCs w:val="28"/>
                <w:lang w:eastAsia="vi-VN"/>
              </w:rPr>
            </w:pPr>
            <w:ins w:id="1393" w:author="admin" w:date="2022-12-12T09:28:00Z">
              <w:r w:rsidRPr="00081AF8">
                <w:rPr>
                  <w:rFonts w:ascii="Times New Roman" w:eastAsia="Calibri" w:hAnsi="Times New Roman" w:cs="Times New Roman"/>
                  <w:sz w:val="28"/>
                  <w:szCs w:val="28"/>
                  <w:lang w:eastAsia="vi-VN"/>
                </w:rPr>
                <w:t>5</w:t>
              </w:r>
            </w:ins>
          </w:p>
        </w:tc>
        <w:tc>
          <w:tcPr>
            <w:tcW w:w="1803" w:type="dxa"/>
          </w:tcPr>
          <w:p w14:paraId="28B2BC3D" w14:textId="77777777" w:rsidR="00161E4B" w:rsidRPr="00081AF8" w:rsidRDefault="00161E4B" w:rsidP="00081AF8">
            <w:pPr>
              <w:spacing w:line="360" w:lineRule="auto"/>
              <w:jc w:val="both"/>
              <w:rPr>
                <w:ins w:id="1394" w:author="admin" w:date="2022-12-12T09:28:00Z"/>
                <w:rFonts w:ascii="Times New Roman" w:eastAsia="Calibri" w:hAnsi="Times New Roman" w:cs="Times New Roman"/>
                <w:sz w:val="28"/>
                <w:szCs w:val="28"/>
                <w:lang w:eastAsia="vi-VN"/>
              </w:rPr>
            </w:pPr>
            <w:ins w:id="1395" w:author="admin" w:date="2022-12-12T09:28:00Z">
              <w:r w:rsidRPr="00081AF8">
                <w:rPr>
                  <w:rFonts w:ascii="Times New Roman" w:eastAsia="Calibri" w:hAnsi="Times New Roman" w:cs="Times New Roman"/>
                  <w:sz w:val="28"/>
                  <w:szCs w:val="28"/>
                  <w:lang w:eastAsia="vi-VN"/>
                </w:rPr>
                <w:t>Comment</w:t>
              </w:r>
            </w:ins>
          </w:p>
        </w:tc>
        <w:tc>
          <w:tcPr>
            <w:tcW w:w="1648" w:type="dxa"/>
          </w:tcPr>
          <w:p w14:paraId="6BEC467A" w14:textId="77777777" w:rsidR="00161E4B" w:rsidRPr="00081AF8" w:rsidRDefault="00161E4B" w:rsidP="00081AF8">
            <w:pPr>
              <w:spacing w:line="360" w:lineRule="auto"/>
              <w:jc w:val="both"/>
              <w:rPr>
                <w:ins w:id="1396" w:author="admin" w:date="2022-12-12T09:28:00Z"/>
                <w:rFonts w:ascii="Times New Roman" w:eastAsia="Calibri" w:hAnsi="Times New Roman" w:cs="Times New Roman"/>
                <w:sz w:val="28"/>
                <w:szCs w:val="28"/>
                <w:lang w:eastAsia="vi-VN"/>
              </w:rPr>
            </w:pPr>
            <w:ins w:id="1397" w:author="admin" w:date="2022-12-12T09:28:00Z">
              <w:r w:rsidRPr="00081AF8">
                <w:rPr>
                  <w:rFonts w:ascii="Times New Roman" w:eastAsia="Calibri" w:hAnsi="Times New Roman" w:cs="Times New Roman"/>
                  <w:sz w:val="28"/>
                  <w:szCs w:val="28"/>
                  <w:lang w:eastAsia="vi-VN"/>
                </w:rPr>
                <w:t>Varchar(50)</w:t>
              </w:r>
            </w:ins>
          </w:p>
        </w:tc>
        <w:tc>
          <w:tcPr>
            <w:tcW w:w="1049" w:type="dxa"/>
          </w:tcPr>
          <w:p w14:paraId="625899C0" w14:textId="77777777" w:rsidR="00161E4B" w:rsidRPr="00081AF8" w:rsidRDefault="00161E4B" w:rsidP="00081AF8">
            <w:pPr>
              <w:spacing w:line="360" w:lineRule="auto"/>
              <w:jc w:val="both"/>
              <w:rPr>
                <w:ins w:id="1398" w:author="admin" w:date="2022-12-12T09:28:00Z"/>
                <w:rFonts w:ascii="Times New Roman" w:eastAsia="Calibri" w:hAnsi="Times New Roman" w:cs="Times New Roman"/>
                <w:sz w:val="28"/>
                <w:szCs w:val="28"/>
                <w:lang w:eastAsia="vi-VN"/>
              </w:rPr>
            </w:pPr>
            <w:ins w:id="1399" w:author="admin" w:date="2022-12-12T09:28:00Z">
              <w:r w:rsidRPr="00081AF8">
                <w:rPr>
                  <w:rFonts w:ascii="Times New Roman" w:eastAsia="Calibri" w:hAnsi="Times New Roman" w:cs="Times New Roman"/>
                  <w:sz w:val="28"/>
                  <w:szCs w:val="28"/>
                  <w:lang w:eastAsia="vi-VN"/>
                </w:rPr>
                <w:t>x</w:t>
              </w:r>
            </w:ins>
          </w:p>
        </w:tc>
        <w:tc>
          <w:tcPr>
            <w:tcW w:w="1689" w:type="dxa"/>
          </w:tcPr>
          <w:p w14:paraId="7C0F3616" w14:textId="77777777" w:rsidR="00161E4B" w:rsidRPr="00081AF8" w:rsidRDefault="00161E4B" w:rsidP="00081AF8">
            <w:pPr>
              <w:spacing w:line="360" w:lineRule="auto"/>
              <w:jc w:val="both"/>
              <w:rPr>
                <w:ins w:id="1400" w:author="admin" w:date="2022-12-12T09:28:00Z"/>
                <w:rFonts w:ascii="Times New Roman" w:eastAsia="Calibri" w:hAnsi="Times New Roman" w:cs="Times New Roman"/>
                <w:sz w:val="28"/>
                <w:szCs w:val="28"/>
                <w:lang w:val="vi-VN" w:eastAsia="vi-VN"/>
              </w:rPr>
            </w:pPr>
          </w:p>
        </w:tc>
        <w:tc>
          <w:tcPr>
            <w:tcW w:w="1931" w:type="dxa"/>
          </w:tcPr>
          <w:p w14:paraId="6E9AD3F0" w14:textId="77777777" w:rsidR="00161E4B" w:rsidRPr="00081AF8" w:rsidRDefault="00161E4B" w:rsidP="00081AF8">
            <w:pPr>
              <w:spacing w:line="360" w:lineRule="auto"/>
              <w:jc w:val="both"/>
              <w:rPr>
                <w:ins w:id="1401" w:author="admin" w:date="2022-12-12T09:28:00Z"/>
                <w:rFonts w:ascii="Times New Roman" w:eastAsia="Calibri" w:hAnsi="Times New Roman" w:cs="Times New Roman"/>
                <w:sz w:val="28"/>
                <w:szCs w:val="28"/>
                <w:lang w:eastAsia="vi-VN"/>
              </w:rPr>
            </w:pPr>
            <w:ins w:id="1402" w:author="admin" w:date="2022-12-12T09:28:00Z">
              <w:r w:rsidRPr="00081AF8">
                <w:rPr>
                  <w:rFonts w:ascii="Times New Roman" w:eastAsia="Calibri" w:hAnsi="Times New Roman" w:cs="Times New Roman"/>
                  <w:sz w:val="28"/>
                  <w:szCs w:val="28"/>
                  <w:lang w:eastAsia="vi-VN"/>
                </w:rPr>
                <w:t>Bình luận</w:t>
              </w:r>
            </w:ins>
          </w:p>
        </w:tc>
      </w:tr>
      <w:tr w:rsidR="00161E4B" w:rsidRPr="00081AF8" w14:paraId="7D2E0E1D" w14:textId="77777777" w:rsidTr="00E305A5">
        <w:trPr>
          <w:jc w:val="center"/>
          <w:ins w:id="1403" w:author="admin" w:date="2022-12-12T09:28:00Z"/>
        </w:trPr>
        <w:tc>
          <w:tcPr>
            <w:tcW w:w="736" w:type="dxa"/>
          </w:tcPr>
          <w:p w14:paraId="52003E6C" w14:textId="77777777" w:rsidR="00161E4B" w:rsidRPr="00081AF8" w:rsidRDefault="00161E4B" w:rsidP="00081AF8">
            <w:pPr>
              <w:spacing w:line="360" w:lineRule="auto"/>
              <w:jc w:val="both"/>
              <w:rPr>
                <w:ins w:id="1404" w:author="admin" w:date="2022-12-12T09:28:00Z"/>
                <w:rFonts w:ascii="Times New Roman" w:eastAsia="Calibri" w:hAnsi="Times New Roman" w:cs="Times New Roman"/>
                <w:sz w:val="28"/>
                <w:szCs w:val="28"/>
                <w:lang w:eastAsia="vi-VN"/>
              </w:rPr>
            </w:pPr>
            <w:ins w:id="1405" w:author="admin" w:date="2022-12-12T09:28:00Z">
              <w:r w:rsidRPr="00081AF8">
                <w:rPr>
                  <w:rFonts w:ascii="Times New Roman" w:eastAsia="Calibri" w:hAnsi="Times New Roman" w:cs="Times New Roman"/>
                  <w:sz w:val="28"/>
                  <w:szCs w:val="28"/>
                  <w:lang w:eastAsia="vi-VN"/>
                </w:rPr>
                <w:t>6</w:t>
              </w:r>
            </w:ins>
          </w:p>
        </w:tc>
        <w:tc>
          <w:tcPr>
            <w:tcW w:w="1803" w:type="dxa"/>
          </w:tcPr>
          <w:p w14:paraId="6E678601" w14:textId="77777777" w:rsidR="00161E4B" w:rsidRPr="00081AF8" w:rsidRDefault="00161E4B" w:rsidP="00081AF8">
            <w:pPr>
              <w:spacing w:line="360" w:lineRule="auto"/>
              <w:jc w:val="both"/>
              <w:rPr>
                <w:ins w:id="1406" w:author="admin" w:date="2022-12-12T09:28:00Z"/>
                <w:rFonts w:ascii="Times New Roman" w:eastAsia="Calibri" w:hAnsi="Times New Roman" w:cs="Times New Roman"/>
                <w:sz w:val="28"/>
                <w:szCs w:val="28"/>
                <w:lang w:eastAsia="vi-VN"/>
              </w:rPr>
            </w:pPr>
            <w:ins w:id="1407" w:author="admin" w:date="2022-12-12T09:28:00Z">
              <w:r w:rsidRPr="00081AF8">
                <w:rPr>
                  <w:rFonts w:ascii="Times New Roman" w:eastAsia="Calibri" w:hAnsi="Times New Roman" w:cs="Times New Roman"/>
                  <w:sz w:val="28"/>
                  <w:szCs w:val="28"/>
                  <w:lang w:eastAsia="vi-VN"/>
                </w:rPr>
                <w:t>Date</w:t>
              </w:r>
            </w:ins>
          </w:p>
        </w:tc>
        <w:tc>
          <w:tcPr>
            <w:tcW w:w="1648" w:type="dxa"/>
          </w:tcPr>
          <w:p w14:paraId="148CCD3A" w14:textId="77777777" w:rsidR="00161E4B" w:rsidRPr="00081AF8" w:rsidRDefault="00161E4B" w:rsidP="00081AF8">
            <w:pPr>
              <w:spacing w:line="360" w:lineRule="auto"/>
              <w:jc w:val="both"/>
              <w:rPr>
                <w:ins w:id="1408" w:author="admin" w:date="2022-12-12T09:28:00Z"/>
                <w:rFonts w:ascii="Times New Roman" w:eastAsia="Calibri" w:hAnsi="Times New Roman" w:cs="Times New Roman"/>
                <w:sz w:val="28"/>
                <w:szCs w:val="28"/>
                <w:lang w:eastAsia="vi-VN"/>
              </w:rPr>
            </w:pPr>
            <w:ins w:id="1409" w:author="admin" w:date="2022-12-12T09:28:00Z">
              <w:r w:rsidRPr="00081AF8">
                <w:rPr>
                  <w:rFonts w:ascii="Times New Roman" w:eastAsia="Calibri" w:hAnsi="Times New Roman" w:cs="Times New Roman"/>
                  <w:sz w:val="28"/>
                  <w:szCs w:val="28"/>
                  <w:lang w:eastAsia="vi-VN"/>
                </w:rPr>
                <w:t>datetime</w:t>
              </w:r>
            </w:ins>
          </w:p>
        </w:tc>
        <w:tc>
          <w:tcPr>
            <w:tcW w:w="1049" w:type="dxa"/>
          </w:tcPr>
          <w:p w14:paraId="78A9DD18" w14:textId="77777777" w:rsidR="00161E4B" w:rsidRPr="00081AF8" w:rsidRDefault="00161E4B" w:rsidP="00081AF8">
            <w:pPr>
              <w:spacing w:line="360" w:lineRule="auto"/>
              <w:jc w:val="both"/>
              <w:rPr>
                <w:ins w:id="1410" w:author="admin" w:date="2022-12-12T09:28:00Z"/>
                <w:rFonts w:ascii="Times New Roman" w:eastAsia="Calibri" w:hAnsi="Times New Roman" w:cs="Times New Roman"/>
                <w:sz w:val="28"/>
                <w:szCs w:val="28"/>
                <w:lang w:eastAsia="vi-VN"/>
              </w:rPr>
            </w:pPr>
            <w:ins w:id="1411" w:author="admin" w:date="2022-12-12T09:28:00Z">
              <w:r w:rsidRPr="00081AF8">
                <w:rPr>
                  <w:rFonts w:ascii="Times New Roman" w:eastAsia="Calibri" w:hAnsi="Times New Roman" w:cs="Times New Roman"/>
                  <w:sz w:val="28"/>
                  <w:szCs w:val="28"/>
                  <w:lang w:eastAsia="vi-VN"/>
                </w:rPr>
                <w:t>x</w:t>
              </w:r>
            </w:ins>
          </w:p>
        </w:tc>
        <w:tc>
          <w:tcPr>
            <w:tcW w:w="1689" w:type="dxa"/>
          </w:tcPr>
          <w:p w14:paraId="2793D64F" w14:textId="77777777" w:rsidR="00161E4B" w:rsidRPr="00081AF8" w:rsidRDefault="00161E4B" w:rsidP="00081AF8">
            <w:pPr>
              <w:spacing w:line="360" w:lineRule="auto"/>
              <w:jc w:val="both"/>
              <w:rPr>
                <w:ins w:id="1412" w:author="admin" w:date="2022-12-12T09:28:00Z"/>
                <w:rFonts w:ascii="Times New Roman" w:eastAsia="Calibri" w:hAnsi="Times New Roman" w:cs="Times New Roman"/>
                <w:sz w:val="28"/>
                <w:szCs w:val="28"/>
                <w:lang w:val="vi-VN" w:eastAsia="vi-VN"/>
              </w:rPr>
            </w:pPr>
          </w:p>
        </w:tc>
        <w:tc>
          <w:tcPr>
            <w:tcW w:w="1931" w:type="dxa"/>
          </w:tcPr>
          <w:p w14:paraId="6D916073" w14:textId="77777777" w:rsidR="00161E4B" w:rsidRPr="00081AF8" w:rsidRDefault="00161E4B" w:rsidP="00081AF8">
            <w:pPr>
              <w:spacing w:line="360" w:lineRule="auto"/>
              <w:jc w:val="both"/>
              <w:rPr>
                <w:ins w:id="1413" w:author="admin" w:date="2022-12-12T09:28:00Z"/>
                <w:rFonts w:ascii="Times New Roman" w:eastAsia="Calibri" w:hAnsi="Times New Roman" w:cs="Times New Roman"/>
                <w:sz w:val="28"/>
                <w:szCs w:val="28"/>
                <w:lang w:eastAsia="vi-VN"/>
              </w:rPr>
            </w:pPr>
            <w:ins w:id="1414" w:author="admin" w:date="2022-12-12T09:28:00Z">
              <w:r w:rsidRPr="00081AF8">
                <w:rPr>
                  <w:rFonts w:ascii="Times New Roman" w:eastAsia="Calibri" w:hAnsi="Times New Roman" w:cs="Times New Roman"/>
                  <w:sz w:val="28"/>
                  <w:szCs w:val="28"/>
                  <w:lang w:eastAsia="vi-VN"/>
                </w:rPr>
                <w:t>Ngày tạo</w:t>
              </w:r>
            </w:ins>
          </w:p>
        </w:tc>
      </w:tr>
    </w:tbl>
    <w:p w14:paraId="0825BD90" w14:textId="77777777" w:rsidR="00D55F98" w:rsidRDefault="00D55F98" w:rsidP="00081AF8">
      <w:pPr>
        <w:spacing w:line="360" w:lineRule="auto"/>
        <w:rPr>
          <w:rFonts w:ascii="Times New Roman" w:eastAsia="Calibri" w:hAnsi="Times New Roman" w:cs="Times New Roman"/>
          <w:b/>
          <w:sz w:val="28"/>
          <w:szCs w:val="28"/>
          <w:lang w:eastAsia="vi-VN"/>
        </w:rPr>
      </w:pPr>
    </w:p>
    <w:p w14:paraId="6AE075EE" w14:textId="1050D5C6" w:rsidR="00161E4B" w:rsidRPr="00081AF8" w:rsidRDefault="00161E4B" w:rsidP="00081AF8">
      <w:pPr>
        <w:spacing w:line="360" w:lineRule="auto"/>
        <w:rPr>
          <w:ins w:id="1415" w:author="admin" w:date="2022-12-12T09:28:00Z"/>
          <w:rFonts w:ascii="Times New Roman" w:eastAsia="Calibri" w:hAnsi="Times New Roman" w:cs="Times New Roman"/>
          <w:b/>
          <w:sz w:val="28"/>
          <w:szCs w:val="28"/>
          <w:lang w:val="vi-VN" w:eastAsia="vi-VN"/>
        </w:rPr>
      </w:pPr>
      <w:r w:rsidRPr="00081AF8">
        <w:rPr>
          <w:rFonts w:ascii="Times New Roman" w:eastAsia="Calibri" w:hAnsi="Times New Roman" w:cs="Times New Roman"/>
          <w:b/>
          <w:sz w:val="28"/>
          <w:szCs w:val="28"/>
          <w:lang w:eastAsia="vi-VN"/>
        </w:rPr>
        <w:t>2.2.4.6</w:t>
      </w:r>
      <w:ins w:id="1416" w:author="admin" w:date="2022-12-12T09:28:00Z">
        <w:r w:rsidRPr="00081AF8">
          <w:rPr>
            <w:rFonts w:ascii="Times New Roman" w:eastAsia="Calibri" w:hAnsi="Times New Roman" w:cs="Times New Roman"/>
            <w:b/>
            <w:sz w:val="28"/>
            <w:szCs w:val="28"/>
            <w:lang w:eastAsia="vi-VN"/>
          </w:rPr>
          <w:t xml:space="preserve"> </w:t>
        </w:r>
        <w:r w:rsidRPr="00081AF8">
          <w:rPr>
            <w:rFonts w:ascii="Times New Roman" w:eastAsia="Calibri" w:hAnsi="Times New Roman" w:cs="Times New Roman"/>
            <w:b/>
            <w:sz w:val="28"/>
            <w:szCs w:val="28"/>
            <w:lang w:val="vi-VN" w:eastAsia="vi-VN"/>
          </w:rPr>
          <w:t xml:space="preserve">Bảng </w:t>
        </w:r>
        <w:r w:rsidRPr="00081AF8">
          <w:rPr>
            <w:rFonts w:ascii="Times New Roman" w:eastAsia="Calibri" w:hAnsi="Times New Roman" w:cs="Times New Roman"/>
            <w:b/>
            <w:sz w:val="28"/>
            <w:szCs w:val="28"/>
            <w:lang w:eastAsia="vi-VN"/>
          </w:rPr>
          <w:t>Đơn hàng(Orders)</w:t>
        </w:r>
      </w:ins>
    </w:p>
    <w:p w14:paraId="40190DFE" w14:textId="77777777" w:rsidR="00161E4B" w:rsidRPr="00081AF8" w:rsidRDefault="00161E4B" w:rsidP="00081AF8">
      <w:pPr>
        <w:spacing w:line="360" w:lineRule="auto"/>
        <w:rPr>
          <w:ins w:id="1417" w:author="admin" w:date="2022-12-12T09:28:00Z"/>
          <w:rFonts w:ascii="Times New Roman" w:hAnsi="Times New Roman" w:cs="Times New Roman"/>
          <w:sz w:val="28"/>
          <w:szCs w:val="28"/>
          <w:lang w:val="vi-VN" w:eastAsia="vi-VN"/>
        </w:rPr>
      </w:pP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6"/>
        <w:gridCol w:w="2658"/>
        <w:gridCol w:w="1893"/>
        <w:gridCol w:w="714"/>
        <w:gridCol w:w="1358"/>
        <w:gridCol w:w="1916"/>
      </w:tblGrid>
      <w:tr w:rsidR="00161E4B" w:rsidRPr="00081AF8" w14:paraId="4E4F7AF5" w14:textId="77777777" w:rsidTr="00E305A5">
        <w:trPr>
          <w:jc w:val="center"/>
          <w:ins w:id="1418" w:author="admin" w:date="2022-12-12T09:28:00Z"/>
        </w:trPr>
        <w:tc>
          <w:tcPr>
            <w:tcW w:w="726" w:type="dxa"/>
          </w:tcPr>
          <w:p w14:paraId="1C3A9DB8" w14:textId="77777777" w:rsidR="00161E4B" w:rsidRPr="00081AF8" w:rsidRDefault="00161E4B" w:rsidP="00081AF8">
            <w:pPr>
              <w:spacing w:line="360" w:lineRule="auto"/>
              <w:jc w:val="both"/>
              <w:rPr>
                <w:ins w:id="1419" w:author="admin" w:date="2022-12-12T09:28:00Z"/>
                <w:rFonts w:ascii="Times New Roman" w:eastAsia="Calibri" w:hAnsi="Times New Roman" w:cs="Times New Roman"/>
                <w:sz w:val="28"/>
                <w:szCs w:val="28"/>
                <w:lang w:val="vi-VN" w:eastAsia="vi-VN"/>
              </w:rPr>
            </w:pPr>
            <w:ins w:id="1420" w:author="admin" w:date="2022-12-12T09:28:00Z">
              <w:r w:rsidRPr="00081AF8">
                <w:rPr>
                  <w:rFonts w:ascii="Times New Roman" w:eastAsia="Calibri" w:hAnsi="Times New Roman" w:cs="Times New Roman"/>
                  <w:sz w:val="28"/>
                  <w:szCs w:val="28"/>
                  <w:lang w:val="vi-VN" w:eastAsia="vi-VN"/>
                </w:rPr>
                <w:t>STT</w:t>
              </w:r>
            </w:ins>
          </w:p>
        </w:tc>
        <w:tc>
          <w:tcPr>
            <w:tcW w:w="2658" w:type="dxa"/>
          </w:tcPr>
          <w:p w14:paraId="0FC16A86" w14:textId="77777777" w:rsidR="00161E4B" w:rsidRPr="00081AF8" w:rsidRDefault="00161E4B" w:rsidP="00081AF8">
            <w:pPr>
              <w:spacing w:line="360" w:lineRule="auto"/>
              <w:jc w:val="both"/>
              <w:rPr>
                <w:ins w:id="1421" w:author="admin" w:date="2022-12-12T09:28:00Z"/>
                <w:rFonts w:ascii="Times New Roman" w:eastAsia="Calibri" w:hAnsi="Times New Roman" w:cs="Times New Roman"/>
                <w:sz w:val="28"/>
                <w:szCs w:val="28"/>
                <w:lang w:val="vi-VN" w:eastAsia="vi-VN"/>
              </w:rPr>
            </w:pPr>
            <w:ins w:id="1422" w:author="admin" w:date="2022-12-12T09:28:00Z">
              <w:r w:rsidRPr="00081AF8">
                <w:rPr>
                  <w:rFonts w:ascii="Times New Roman" w:eastAsia="Calibri" w:hAnsi="Times New Roman" w:cs="Times New Roman"/>
                  <w:sz w:val="28"/>
                  <w:szCs w:val="28"/>
                  <w:lang w:val="vi-VN" w:eastAsia="vi-VN"/>
                </w:rPr>
                <w:t>Thuộc tính</w:t>
              </w:r>
            </w:ins>
          </w:p>
        </w:tc>
        <w:tc>
          <w:tcPr>
            <w:tcW w:w="1893" w:type="dxa"/>
          </w:tcPr>
          <w:p w14:paraId="0A203F85" w14:textId="77777777" w:rsidR="00161E4B" w:rsidRPr="00081AF8" w:rsidRDefault="00161E4B" w:rsidP="00081AF8">
            <w:pPr>
              <w:spacing w:line="360" w:lineRule="auto"/>
              <w:jc w:val="both"/>
              <w:rPr>
                <w:ins w:id="1423" w:author="admin" w:date="2022-12-12T09:28:00Z"/>
                <w:rFonts w:ascii="Times New Roman" w:eastAsia="Calibri" w:hAnsi="Times New Roman" w:cs="Times New Roman"/>
                <w:sz w:val="28"/>
                <w:szCs w:val="28"/>
                <w:lang w:val="vi-VN" w:eastAsia="vi-VN"/>
              </w:rPr>
            </w:pPr>
            <w:ins w:id="1424" w:author="admin" w:date="2022-12-12T09:28:00Z">
              <w:r w:rsidRPr="00081AF8">
                <w:rPr>
                  <w:rFonts w:ascii="Times New Roman" w:eastAsia="Calibri" w:hAnsi="Times New Roman" w:cs="Times New Roman"/>
                  <w:sz w:val="28"/>
                  <w:szCs w:val="28"/>
                  <w:lang w:val="vi-VN" w:eastAsia="vi-VN"/>
                </w:rPr>
                <w:t>Kiểu dữ liệu</w:t>
              </w:r>
            </w:ins>
          </w:p>
        </w:tc>
        <w:tc>
          <w:tcPr>
            <w:tcW w:w="714" w:type="dxa"/>
          </w:tcPr>
          <w:p w14:paraId="12318492" w14:textId="77777777" w:rsidR="00161E4B" w:rsidRPr="00081AF8" w:rsidRDefault="00161E4B" w:rsidP="00081AF8">
            <w:pPr>
              <w:spacing w:line="360" w:lineRule="auto"/>
              <w:jc w:val="both"/>
              <w:rPr>
                <w:ins w:id="1425" w:author="admin" w:date="2022-12-12T09:28:00Z"/>
                <w:rFonts w:ascii="Times New Roman" w:eastAsia="Calibri" w:hAnsi="Times New Roman" w:cs="Times New Roman"/>
                <w:sz w:val="28"/>
                <w:szCs w:val="28"/>
                <w:lang w:eastAsia="vi-VN"/>
              </w:rPr>
            </w:pPr>
            <w:ins w:id="1426" w:author="admin" w:date="2022-12-12T09:28:00Z">
              <w:r w:rsidRPr="00081AF8">
                <w:rPr>
                  <w:rFonts w:ascii="Times New Roman" w:eastAsia="Calibri" w:hAnsi="Times New Roman" w:cs="Times New Roman"/>
                  <w:sz w:val="28"/>
                  <w:szCs w:val="28"/>
                  <w:lang w:eastAsia="vi-VN"/>
                </w:rPr>
                <w:t>Null</w:t>
              </w:r>
            </w:ins>
          </w:p>
        </w:tc>
        <w:tc>
          <w:tcPr>
            <w:tcW w:w="1358" w:type="dxa"/>
          </w:tcPr>
          <w:p w14:paraId="10B791CF" w14:textId="77777777" w:rsidR="00161E4B" w:rsidRPr="00081AF8" w:rsidRDefault="00161E4B" w:rsidP="00081AF8">
            <w:pPr>
              <w:spacing w:line="360" w:lineRule="auto"/>
              <w:jc w:val="both"/>
              <w:rPr>
                <w:ins w:id="1427" w:author="admin" w:date="2022-12-12T09:28:00Z"/>
                <w:rFonts w:ascii="Times New Roman" w:eastAsia="Calibri" w:hAnsi="Times New Roman" w:cs="Times New Roman"/>
                <w:sz w:val="28"/>
                <w:szCs w:val="28"/>
                <w:lang w:val="vi-VN" w:eastAsia="vi-VN"/>
              </w:rPr>
            </w:pPr>
            <w:ins w:id="1428" w:author="admin" w:date="2022-12-12T09:28:00Z">
              <w:r w:rsidRPr="00081AF8">
                <w:rPr>
                  <w:rFonts w:ascii="Times New Roman" w:eastAsia="Calibri" w:hAnsi="Times New Roman" w:cs="Times New Roman"/>
                  <w:sz w:val="28"/>
                  <w:szCs w:val="28"/>
                  <w:lang w:val="vi-VN" w:eastAsia="vi-VN"/>
                </w:rPr>
                <w:t>Rằng buộc</w:t>
              </w:r>
            </w:ins>
          </w:p>
        </w:tc>
        <w:tc>
          <w:tcPr>
            <w:tcW w:w="1916" w:type="dxa"/>
          </w:tcPr>
          <w:p w14:paraId="6D617196" w14:textId="77777777" w:rsidR="00161E4B" w:rsidRPr="00081AF8" w:rsidRDefault="00161E4B" w:rsidP="00081AF8">
            <w:pPr>
              <w:spacing w:line="360" w:lineRule="auto"/>
              <w:jc w:val="both"/>
              <w:rPr>
                <w:ins w:id="1429" w:author="admin" w:date="2022-12-12T09:28:00Z"/>
                <w:rFonts w:ascii="Times New Roman" w:eastAsia="Calibri" w:hAnsi="Times New Roman" w:cs="Times New Roman"/>
                <w:sz w:val="28"/>
                <w:szCs w:val="28"/>
                <w:lang w:val="vi-VN" w:eastAsia="vi-VN"/>
              </w:rPr>
            </w:pPr>
            <w:ins w:id="1430" w:author="admin" w:date="2022-12-12T09:28:00Z">
              <w:r w:rsidRPr="00081AF8">
                <w:rPr>
                  <w:rFonts w:ascii="Times New Roman" w:eastAsia="Calibri" w:hAnsi="Times New Roman" w:cs="Times New Roman"/>
                  <w:sz w:val="28"/>
                  <w:szCs w:val="28"/>
                  <w:lang w:val="vi-VN" w:eastAsia="vi-VN"/>
                </w:rPr>
                <w:t>Diễn giải</w:t>
              </w:r>
            </w:ins>
          </w:p>
        </w:tc>
      </w:tr>
      <w:tr w:rsidR="00161E4B" w:rsidRPr="00081AF8" w14:paraId="2B8EFC04" w14:textId="77777777" w:rsidTr="00E305A5">
        <w:trPr>
          <w:jc w:val="center"/>
          <w:ins w:id="1431" w:author="admin" w:date="2022-12-12T09:28:00Z"/>
        </w:trPr>
        <w:tc>
          <w:tcPr>
            <w:tcW w:w="726" w:type="dxa"/>
          </w:tcPr>
          <w:p w14:paraId="5A2CDF65" w14:textId="77777777" w:rsidR="00161E4B" w:rsidRPr="00081AF8" w:rsidRDefault="00161E4B" w:rsidP="00081AF8">
            <w:pPr>
              <w:spacing w:line="360" w:lineRule="auto"/>
              <w:jc w:val="both"/>
              <w:rPr>
                <w:ins w:id="1432" w:author="admin" w:date="2022-12-12T09:28:00Z"/>
                <w:rFonts w:ascii="Times New Roman" w:eastAsia="Calibri" w:hAnsi="Times New Roman" w:cs="Times New Roman"/>
                <w:sz w:val="28"/>
                <w:szCs w:val="28"/>
                <w:lang w:val="vi-VN" w:eastAsia="vi-VN"/>
              </w:rPr>
            </w:pPr>
            <w:ins w:id="1433" w:author="admin" w:date="2022-12-12T09:28:00Z">
              <w:r w:rsidRPr="00081AF8">
                <w:rPr>
                  <w:rFonts w:ascii="Times New Roman" w:eastAsia="Calibri" w:hAnsi="Times New Roman" w:cs="Times New Roman"/>
                  <w:sz w:val="28"/>
                  <w:szCs w:val="28"/>
                  <w:lang w:val="vi-VN" w:eastAsia="vi-VN"/>
                </w:rPr>
                <w:lastRenderedPageBreak/>
                <w:t>1</w:t>
              </w:r>
            </w:ins>
          </w:p>
        </w:tc>
        <w:tc>
          <w:tcPr>
            <w:tcW w:w="2658" w:type="dxa"/>
          </w:tcPr>
          <w:p w14:paraId="06831018" w14:textId="77777777" w:rsidR="00161E4B" w:rsidRPr="00081AF8" w:rsidRDefault="00161E4B" w:rsidP="00081AF8">
            <w:pPr>
              <w:spacing w:line="360" w:lineRule="auto"/>
              <w:jc w:val="both"/>
              <w:rPr>
                <w:ins w:id="1434" w:author="admin" w:date="2022-12-12T09:28:00Z"/>
                <w:rFonts w:ascii="Times New Roman" w:eastAsia="Calibri" w:hAnsi="Times New Roman" w:cs="Times New Roman"/>
                <w:sz w:val="28"/>
                <w:szCs w:val="28"/>
                <w:lang w:eastAsia="vi-VN"/>
              </w:rPr>
            </w:pPr>
            <w:ins w:id="1435" w:author="admin" w:date="2022-12-12T09:28:00Z">
              <w:r w:rsidRPr="00081AF8">
                <w:rPr>
                  <w:rFonts w:ascii="Times New Roman" w:eastAsia="Calibri" w:hAnsi="Times New Roman" w:cs="Times New Roman"/>
                  <w:sz w:val="28"/>
                  <w:szCs w:val="28"/>
                  <w:lang w:eastAsia="vi-VN"/>
                </w:rPr>
                <w:t>OrderID</w:t>
              </w:r>
            </w:ins>
          </w:p>
        </w:tc>
        <w:tc>
          <w:tcPr>
            <w:tcW w:w="1893" w:type="dxa"/>
          </w:tcPr>
          <w:p w14:paraId="6D0D197F" w14:textId="77777777" w:rsidR="00161E4B" w:rsidRPr="00081AF8" w:rsidRDefault="00161E4B" w:rsidP="00081AF8">
            <w:pPr>
              <w:spacing w:line="360" w:lineRule="auto"/>
              <w:jc w:val="both"/>
              <w:rPr>
                <w:ins w:id="1436" w:author="admin" w:date="2022-12-12T09:28:00Z"/>
                <w:rFonts w:ascii="Times New Roman" w:eastAsia="Calibri" w:hAnsi="Times New Roman" w:cs="Times New Roman"/>
                <w:sz w:val="28"/>
                <w:szCs w:val="28"/>
                <w:lang w:eastAsia="vi-VN"/>
              </w:rPr>
            </w:pPr>
            <w:ins w:id="1437" w:author="admin" w:date="2022-12-12T09:28:00Z">
              <w:r w:rsidRPr="00081AF8">
                <w:rPr>
                  <w:rFonts w:ascii="Times New Roman" w:eastAsia="Calibri" w:hAnsi="Times New Roman" w:cs="Times New Roman"/>
                  <w:sz w:val="28"/>
                  <w:szCs w:val="28"/>
                  <w:lang w:eastAsia="vi-VN"/>
                </w:rPr>
                <w:t>Int</w:t>
              </w:r>
            </w:ins>
          </w:p>
        </w:tc>
        <w:tc>
          <w:tcPr>
            <w:tcW w:w="714" w:type="dxa"/>
          </w:tcPr>
          <w:p w14:paraId="2A98007E" w14:textId="77777777" w:rsidR="00161E4B" w:rsidRPr="00081AF8" w:rsidRDefault="00161E4B" w:rsidP="00081AF8">
            <w:pPr>
              <w:spacing w:line="360" w:lineRule="auto"/>
              <w:jc w:val="both"/>
              <w:rPr>
                <w:ins w:id="1438" w:author="admin" w:date="2022-12-12T09:28:00Z"/>
                <w:rFonts w:ascii="Times New Roman" w:eastAsia="Calibri" w:hAnsi="Times New Roman" w:cs="Times New Roman"/>
                <w:sz w:val="28"/>
                <w:szCs w:val="28"/>
                <w:lang w:eastAsia="vi-VN"/>
              </w:rPr>
            </w:pPr>
          </w:p>
        </w:tc>
        <w:tc>
          <w:tcPr>
            <w:tcW w:w="1358" w:type="dxa"/>
          </w:tcPr>
          <w:p w14:paraId="2457B638" w14:textId="77777777" w:rsidR="00161E4B" w:rsidRPr="00081AF8" w:rsidRDefault="00161E4B" w:rsidP="00081AF8">
            <w:pPr>
              <w:spacing w:line="360" w:lineRule="auto"/>
              <w:jc w:val="both"/>
              <w:rPr>
                <w:ins w:id="1439" w:author="admin" w:date="2022-12-12T09:28:00Z"/>
                <w:rFonts w:ascii="Times New Roman" w:eastAsia="Calibri" w:hAnsi="Times New Roman" w:cs="Times New Roman"/>
                <w:sz w:val="28"/>
                <w:szCs w:val="28"/>
                <w:lang w:val="vi-VN" w:eastAsia="vi-VN"/>
              </w:rPr>
            </w:pPr>
            <w:ins w:id="1440" w:author="admin" w:date="2022-12-12T09:28:00Z">
              <w:r w:rsidRPr="00081AF8">
                <w:rPr>
                  <w:rFonts w:ascii="Times New Roman" w:eastAsia="Calibri" w:hAnsi="Times New Roman" w:cs="Times New Roman"/>
                  <w:sz w:val="28"/>
                  <w:szCs w:val="28"/>
                  <w:lang w:val="vi-VN" w:eastAsia="vi-VN"/>
                </w:rPr>
                <w:t>Khóa chính</w:t>
              </w:r>
            </w:ins>
          </w:p>
        </w:tc>
        <w:tc>
          <w:tcPr>
            <w:tcW w:w="1916" w:type="dxa"/>
          </w:tcPr>
          <w:p w14:paraId="53F65104" w14:textId="77777777" w:rsidR="00161E4B" w:rsidRPr="00081AF8" w:rsidRDefault="00161E4B" w:rsidP="00081AF8">
            <w:pPr>
              <w:spacing w:line="360" w:lineRule="auto"/>
              <w:jc w:val="both"/>
              <w:rPr>
                <w:ins w:id="1441" w:author="admin" w:date="2022-12-12T09:28:00Z"/>
                <w:rFonts w:ascii="Times New Roman" w:eastAsia="Calibri" w:hAnsi="Times New Roman" w:cs="Times New Roman"/>
                <w:vanish/>
                <w:sz w:val="28"/>
                <w:szCs w:val="28"/>
                <w:lang w:eastAsia="vi-VN"/>
              </w:rPr>
            </w:pPr>
            <w:ins w:id="1442" w:author="admin" w:date="2022-12-12T09:28:00Z">
              <w:r w:rsidRPr="00081AF8">
                <w:rPr>
                  <w:rFonts w:ascii="Times New Roman" w:eastAsia="Calibri" w:hAnsi="Times New Roman" w:cs="Times New Roman"/>
                  <w:sz w:val="28"/>
                  <w:szCs w:val="28"/>
                  <w:lang w:eastAsia="vi-VN"/>
                </w:rPr>
                <w:t>Mã đơn hàng</w:t>
              </w:r>
              <w:r w:rsidRPr="00081AF8">
                <w:rPr>
                  <w:rFonts w:ascii="Times New Roman" w:eastAsia="Calibri" w:hAnsi="Times New Roman" w:cs="Times New Roman"/>
                  <w:vanish/>
                  <w:sz w:val="28"/>
                  <w:szCs w:val="28"/>
                  <w:lang w:eastAsia="vi-VN"/>
                </w:rPr>
                <w:t xml:space="preserve"> NHang</w:t>
              </w:r>
            </w:ins>
          </w:p>
        </w:tc>
      </w:tr>
      <w:tr w:rsidR="00161E4B" w:rsidRPr="00081AF8" w14:paraId="1750EFDF" w14:textId="77777777" w:rsidTr="00E305A5">
        <w:trPr>
          <w:jc w:val="center"/>
          <w:ins w:id="1443" w:author="admin" w:date="2022-12-12T09:28:00Z"/>
        </w:trPr>
        <w:tc>
          <w:tcPr>
            <w:tcW w:w="726" w:type="dxa"/>
          </w:tcPr>
          <w:p w14:paraId="2766FF12" w14:textId="77777777" w:rsidR="00161E4B" w:rsidRPr="00081AF8" w:rsidRDefault="00161E4B" w:rsidP="00081AF8">
            <w:pPr>
              <w:spacing w:line="360" w:lineRule="auto"/>
              <w:jc w:val="both"/>
              <w:rPr>
                <w:ins w:id="1444" w:author="admin" w:date="2022-12-12T09:28:00Z"/>
                <w:rFonts w:ascii="Times New Roman" w:eastAsia="Calibri" w:hAnsi="Times New Roman" w:cs="Times New Roman"/>
                <w:sz w:val="28"/>
                <w:szCs w:val="28"/>
                <w:lang w:val="vi-VN" w:eastAsia="vi-VN"/>
              </w:rPr>
            </w:pPr>
            <w:ins w:id="1445" w:author="admin" w:date="2022-12-12T09:28:00Z">
              <w:r w:rsidRPr="00081AF8">
                <w:rPr>
                  <w:rFonts w:ascii="Times New Roman" w:eastAsia="Calibri" w:hAnsi="Times New Roman" w:cs="Times New Roman"/>
                  <w:sz w:val="28"/>
                  <w:szCs w:val="28"/>
                  <w:lang w:val="vi-VN" w:eastAsia="vi-VN"/>
                </w:rPr>
                <w:t>2</w:t>
              </w:r>
            </w:ins>
          </w:p>
        </w:tc>
        <w:tc>
          <w:tcPr>
            <w:tcW w:w="2658" w:type="dxa"/>
          </w:tcPr>
          <w:p w14:paraId="3554124F" w14:textId="77777777" w:rsidR="00161E4B" w:rsidRPr="00081AF8" w:rsidRDefault="00161E4B" w:rsidP="00081AF8">
            <w:pPr>
              <w:spacing w:line="360" w:lineRule="auto"/>
              <w:jc w:val="both"/>
              <w:rPr>
                <w:ins w:id="1446" w:author="admin" w:date="2022-12-12T09:28:00Z"/>
                <w:rFonts w:ascii="Times New Roman" w:eastAsia="Calibri" w:hAnsi="Times New Roman" w:cs="Times New Roman"/>
                <w:sz w:val="28"/>
                <w:szCs w:val="28"/>
                <w:lang w:eastAsia="vi-VN"/>
              </w:rPr>
            </w:pPr>
            <w:ins w:id="1447" w:author="admin" w:date="2022-12-12T09:28:00Z">
              <w:r w:rsidRPr="00081AF8">
                <w:rPr>
                  <w:rFonts w:ascii="Times New Roman" w:eastAsia="Calibri" w:hAnsi="Times New Roman" w:cs="Times New Roman"/>
                  <w:sz w:val="28"/>
                  <w:szCs w:val="28"/>
                  <w:lang w:eastAsia="vi-VN"/>
                </w:rPr>
                <w:t>UserID</w:t>
              </w:r>
            </w:ins>
          </w:p>
        </w:tc>
        <w:tc>
          <w:tcPr>
            <w:tcW w:w="1893" w:type="dxa"/>
          </w:tcPr>
          <w:p w14:paraId="754F2016" w14:textId="77777777" w:rsidR="00161E4B" w:rsidRPr="00081AF8" w:rsidRDefault="00161E4B" w:rsidP="00081AF8">
            <w:pPr>
              <w:spacing w:line="360" w:lineRule="auto"/>
              <w:jc w:val="both"/>
              <w:rPr>
                <w:ins w:id="1448" w:author="admin" w:date="2022-12-12T09:28:00Z"/>
                <w:rFonts w:ascii="Times New Roman" w:eastAsia="Calibri" w:hAnsi="Times New Roman" w:cs="Times New Roman"/>
                <w:sz w:val="28"/>
                <w:szCs w:val="28"/>
                <w:lang w:eastAsia="vi-VN"/>
              </w:rPr>
            </w:pPr>
            <w:ins w:id="1449" w:author="admin" w:date="2022-12-12T09:28:00Z">
              <w:r w:rsidRPr="00081AF8">
                <w:rPr>
                  <w:rFonts w:ascii="Times New Roman" w:eastAsia="Calibri" w:hAnsi="Times New Roman" w:cs="Times New Roman"/>
                  <w:sz w:val="28"/>
                  <w:szCs w:val="28"/>
                  <w:lang w:eastAsia="vi-VN"/>
                </w:rPr>
                <w:t>Int</w:t>
              </w:r>
            </w:ins>
          </w:p>
        </w:tc>
        <w:tc>
          <w:tcPr>
            <w:tcW w:w="714" w:type="dxa"/>
          </w:tcPr>
          <w:p w14:paraId="778EDF74" w14:textId="77777777" w:rsidR="00161E4B" w:rsidRPr="00081AF8" w:rsidRDefault="00161E4B" w:rsidP="00081AF8">
            <w:pPr>
              <w:spacing w:line="360" w:lineRule="auto"/>
              <w:jc w:val="both"/>
              <w:rPr>
                <w:ins w:id="1450" w:author="admin" w:date="2022-12-12T09:28:00Z"/>
                <w:rFonts w:ascii="Times New Roman" w:eastAsia="Calibri" w:hAnsi="Times New Roman" w:cs="Times New Roman"/>
                <w:sz w:val="28"/>
                <w:szCs w:val="28"/>
                <w:lang w:eastAsia="vi-VN"/>
              </w:rPr>
            </w:pPr>
          </w:p>
        </w:tc>
        <w:tc>
          <w:tcPr>
            <w:tcW w:w="1358" w:type="dxa"/>
          </w:tcPr>
          <w:p w14:paraId="3F1F61E6" w14:textId="77777777" w:rsidR="00161E4B" w:rsidRPr="00081AF8" w:rsidRDefault="00161E4B" w:rsidP="00081AF8">
            <w:pPr>
              <w:spacing w:line="360" w:lineRule="auto"/>
              <w:jc w:val="both"/>
              <w:rPr>
                <w:ins w:id="1451" w:author="admin" w:date="2022-12-12T09:28:00Z"/>
                <w:rFonts w:ascii="Times New Roman" w:eastAsia="Calibri" w:hAnsi="Times New Roman" w:cs="Times New Roman"/>
                <w:sz w:val="28"/>
                <w:szCs w:val="28"/>
                <w:lang w:eastAsia="vi-VN"/>
              </w:rPr>
            </w:pPr>
            <w:ins w:id="1452" w:author="admin" w:date="2022-12-12T09:28:00Z">
              <w:r w:rsidRPr="00081AF8">
                <w:rPr>
                  <w:rFonts w:ascii="Times New Roman" w:eastAsia="Calibri" w:hAnsi="Times New Roman" w:cs="Times New Roman"/>
                  <w:sz w:val="28"/>
                  <w:szCs w:val="28"/>
                  <w:lang w:eastAsia="vi-VN"/>
                </w:rPr>
                <w:t>Khóa Phụ</w:t>
              </w:r>
            </w:ins>
          </w:p>
        </w:tc>
        <w:tc>
          <w:tcPr>
            <w:tcW w:w="1916" w:type="dxa"/>
          </w:tcPr>
          <w:p w14:paraId="31FB78AA" w14:textId="77777777" w:rsidR="00161E4B" w:rsidRPr="00081AF8" w:rsidRDefault="00161E4B" w:rsidP="00081AF8">
            <w:pPr>
              <w:spacing w:line="360" w:lineRule="auto"/>
              <w:jc w:val="both"/>
              <w:rPr>
                <w:ins w:id="1453" w:author="admin" w:date="2022-12-12T09:28:00Z"/>
                <w:rFonts w:ascii="Times New Roman" w:eastAsia="Calibri" w:hAnsi="Times New Roman" w:cs="Times New Roman"/>
                <w:sz w:val="28"/>
                <w:szCs w:val="28"/>
                <w:lang w:eastAsia="vi-VN"/>
              </w:rPr>
            </w:pPr>
            <w:ins w:id="1454" w:author="admin" w:date="2022-12-12T09:28:00Z">
              <w:r w:rsidRPr="00081AF8">
                <w:rPr>
                  <w:rFonts w:ascii="Times New Roman" w:eastAsia="Calibri" w:hAnsi="Times New Roman" w:cs="Times New Roman"/>
                  <w:sz w:val="28"/>
                  <w:szCs w:val="28"/>
                  <w:lang w:eastAsia="vi-VN"/>
                </w:rPr>
                <w:t>Mã khách hàng</w:t>
              </w:r>
            </w:ins>
          </w:p>
        </w:tc>
      </w:tr>
      <w:tr w:rsidR="00161E4B" w:rsidRPr="00081AF8" w14:paraId="404538B9" w14:textId="77777777" w:rsidTr="00E305A5">
        <w:trPr>
          <w:jc w:val="center"/>
          <w:ins w:id="1455" w:author="admin" w:date="2022-12-12T09:28:00Z"/>
        </w:trPr>
        <w:tc>
          <w:tcPr>
            <w:tcW w:w="726" w:type="dxa"/>
          </w:tcPr>
          <w:p w14:paraId="170EF6E3" w14:textId="77777777" w:rsidR="00161E4B" w:rsidRPr="00081AF8" w:rsidRDefault="00161E4B" w:rsidP="00081AF8">
            <w:pPr>
              <w:spacing w:line="360" w:lineRule="auto"/>
              <w:jc w:val="both"/>
              <w:rPr>
                <w:ins w:id="1456" w:author="admin" w:date="2022-12-12T09:28:00Z"/>
                <w:rFonts w:ascii="Times New Roman" w:eastAsia="Calibri" w:hAnsi="Times New Roman" w:cs="Times New Roman"/>
                <w:sz w:val="28"/>
                <w:szCs w:val="28"/>
                <w:lang w:eastAsia="vi-VN"/>
              </w:rPr>
            </w:pPr>
            <w:ins w:id="1457" w:author="admin" w:date="2022-12-12T09:28:00Z">
              <w:r w:rsidRPr="00081AF8">
                <w:rPr>
                  <w:rFonts w:ascii="Times New Roman" w:eastAsia="Calibri" w:hAnsi="Times New Roman" w:cs="Times New Roman"/>
                  <w:sz w:val="28"/>
                  <w:szCs w:val="28"/>
                  <w:lang w:eastAsia="vi-VN"/>
                </w:rPr>
                <w:t>3</w:t>
              </w:r>
            </w:ins>
          </w:p>
        </w:tc>
        <w:tc>
          <w:tcPr>
            <w:tcW w:w="2658" w:type="dxa"/>
          </w:tcPr>
          <w:p w14:paraId="342210C6" w14:textId="77777777" w:rsidR="00161E4B" w:rsidRPr="00081AF8" w:rsidRDefault="00161E4B" w:rsidP="00081AF8">
            <w:pPr>
              <w:spacing w:line="360" w:lineRule="auto"/>
              <w:jc w:val="both"/>
              <w:rPr>
                <w:ins w:id="1458" w:author="admin" w:date="2022-12-12T09:28:00Z"/>
                <w:rFonts w:ascii="Times New Roman" w:eastAsia="Calibri" w:hAnsi="Times New Roman" w:cs="Times New Roman"/>
                <w:sz w:val="28"/>
                <w:szCs w:val="28"/>
                <w:lang w:eastAsia="vi-VN"/>
              </w:rPr>
            </w:pPr>
            <w:ins w:id="1459" w:author="admin" w:date="2022-12-12T09:28:00Z">
              <w:r w:rsidRPr="00081AF8">
                <w:rPr>
                  <w:rFonts w:ascii="Times New Roman" w:eastAsia="Calibri" w:hAnsi="Times New Roman" w:cs="Times New Roman"/>
                  <w:sz w:val="28"/>
                  <w:szCs w:val="28"/>
                  <w:lang w:eastAsia="vi-VN"/>
                </w:rPr>
                <w:t>Total</w:t>
              </w:r>
            </w:ins>
          </w:p>
        </w:tc>
        <w:tc>
          <w:tcPr>
            <w:tcW w:w="1893" w:type="dxa"/>
          </w:tcPr>
          <w:p w14:paraId="19EA3926" w14:textId="77777777" w:rsidR="00161E4B" w:rsidRPr="00081AF8" w:rsidRDefault="00161E4B" w:rsidP="00081AF8">
            <w:pPr>
              <w:spacing w:line="360" w:lineRule="auto"/>
              <w:jc w:val="both"/>
              <w:rPr>
                <w:ins w:id="1460" w:author="admin" w:date="2022-12-12T09:28:00Z"/>
                <w:rFonts w:ascii="Times New Roman" w:eastAsia="Calibri" w:hAnsi="Times New Roman" w:cs="Times New Roman"/>
                <w:sz w:val="28"/>
                <w:szCs w:val="28"/>
                <w:lang w:eastAsia="vi-VN"/>
              </w:rPr>
            </w:pPr>
            <w:ins w:id="1461" w:author="admin" w:date="2022-12-12T09:28:00Z">
              <w:r w:rsidRPr="00081AF8">
                <w:rPr>
                  <w:rFonts w:ascii="Times New Roman" w:eastAsia="Calibri" w:hAnsi="Times New Roman" w:cs="Times New Roman"/>
                  <w:sz w:val="28"/>
                  <w:szCs w:val="28"/>
                  <w:lang w:eastAsia="vi-VN"/>
                </w:rPr>
                <w:t>Int</w:t>
              </w:r>
            </w:ins>
          </w:p>
        </w:tc>
        <w:tc>
          <w:tcPr>
            <w:tcW w:w="714" w:type="dxa"/>
          </w:tcPr>
          <w:p w14:paraId="499F29A4" w14:textId="77777777" w:rsidR="00161E4B" w:rsidRPr="00081AF8" w:rsidRDefault="00161E4B" w:rsidP="00081AF8">
            <w:pPr>
              <w:spacing w:line="360" w:lineRule="auto"/>
              <w:jc w:val="both"/>
              <w:rPr>
                <w:ins w:id="1462" w:author="admin" w:date="2022-12-12T09:28:00Z"/>
                <w:rFonts w:ascii="Times New Roman" w:eastAsia="Calibri" w:hAnsi="Times New Roman" w:cs="Times New Roman"/>
                <w:sz w:val="28"/>
                <w:szCs w:val="28"/>
                <w:lang w:eastAsia="vi-VN"/>
              </w:rPr>
            </w:pPr>
            <w:ins w:id="1463" w:author="admin" w:date="2022-12-12T09:28:00Z">
              <w:r w:rsidRPr="00081AF8">
                <w:rPr>
                  <w:rFonts w:ascii="Times New Roman" w:eastAsia="Calibri" w:hAnsi="Times New Roman" w:cs="Times New Roman"/>
                  <w:sz w:val="28"/>
                  <w:szCs w:val="28"/>
                  <w:lang w:eastAsia="vi-VN"/>
                </w:rPr>
                <w:t>x</w:t>
              </w:r>
            </w:ins>
          </w:p>
        </w:tc>
        <w:tc>
          <w:tcPr>
            <w:tcW w:w="1358" w:type="dxa"/>
          </w:tcPr>
          <w:p w14:paraId="7A0D5350" w14:textId="77777777" w:rsidR="00161E4B" w:rsidRPr="00081AF8" w:rsidRDefault="00161E4B" w:rsidP="00081AF8">
            <w:pPr>
              <w:spacing w:line="360" w:lineRule="auto"/>
              <w:jc w:val="both"/>
              <w:rPr>
                <w:ins w:id="1464" w:author="admin" w:date="2022-12-12T09:28:00Z"/>
                <w:rFonts w:ascii="Times New Roman" w:eastAsia="Calibri" w:hAnsi="Times New Roman" w:cs="Times New Roman"/>
                <w:sz w:val="28"/>
                <w:szCs w:val="28"/>
                <w:lang w:val="vi-VN" w:eastAsia="vi-VN"/>
              </w:rPr>
            </w:pPr>
          </w:p>
        </w:tc>
        <w:tc>
          <w:tcPr>
            <w:tcW w:w="1916" w:type="dxa"/>
          </w:tcPr>
          <w:p w14:paraId="6C4222FD" w14:textId="77777777" w:rsidR="00161E4B" w:rsidRPr="00081AF8" w:rsidRDefault="00161E4B" w:rsidP="00081AF8">
            <w:pPr>
              <w:spacing w:line="360" w:lineRule="auto"/>
              <w:jc w:val="both"/>
              <w:rPr>
                <w:ins w:id="1465" w:author="admin" w:date="2022-12-12T09:28:00Z"/>
                <w:rFonts w:ascii="Times New Roman" w:eastAsia="Calibri" w:hAnsi="Times New Roman" w:cs="Times New Roman"/>
                <w:sz w:val="28"/>
                <w:szCs w:val="28"/>
                <w:lang w:eastAsia="vi-VN"/>
              </w:rPr>
            </w:pPr>
            <w:ins w:id="1466" w:author="admin" w:date="2022-12-12T09:28:00Z">
              <w:r w:rsidRPr="00081AF8">
                <w:rPr>
                  <w:rFonts w:ascii="Times New Roman" w:eastAsia="Calibri" w:hAnsi="Times New Roman" w:cs="Times New Roman"/>
                  <w:sz w:val="28"/>
                  <w:szCs w:val="28"/>
                  <w:lang w:eastAsia="vi-VN"/>
                </w:rPr>
                <w:t>Tổng tiền</w:t>
              </w:r>
            </w:ins>
          </w:p>
        </w:tc>
      </w:tr>
      <w:tr w:rsidR="00161E4B" w:rsidRPr="00081AF8" w14:paraId="1CE9CAC8" w14:textId="77777777" w:rsidTr="00E305A5">
        <w:trPr>
          <w:jc w:val="center"/>
          <w:ins w:id="1467" w:author="admin" w:date="2022-12-12T09:28:00Z"/>
        </w:trPr>
        <w:tc>
          <w:tcPr>
            <w:tcW w:w="726" w:type="dxa"/>
          </w:tcPr>
          <w:p w14:paraId="3A9DF1F1" w14:textId="77777777" w:rsidR="00161E4B" w:rsidRPr="00081AF8" w:rsidRDefault="00161E4B" w:rsidP="00081AF8">
            <w:pPr>
              <w:spacing w:line="360" w:lineRule="auto"/>
              <w:jc w:val="both"/>
              <w:rPr>
                <w:ins w:id="1468" w:author="admin" w:date="2022-12-12T09:28:00Z"/>
                <w:rFonts w:ascii="Times New Roman" w:eastAsia="Calibri" w:hAnsi="Times New Roman" w:cs="Times New Roman"/>
                <w:sz w:val="28"/>
                <w:szCs w:val="28"/>
                <w:lang w:eastAsia="vi-VN"/>
              </w:rPr>
            </w:pPr>
            <w:ins w:id="1469" w:author="admin" w:date="2022-12-12T09:28:00Z">
              <w:r w:rsidRPr="00081AF8">
                <w:rPr>
                  <w:rFonts w:ascii="Times New Roman" w:eastAsia="Calibri" w:hAnsi="Times New Roman" w:cs="Times New Roman"/>
                  <w:sz w:val="28"/>
                  <w:szCs w:val="28"/>
                  <w:lang w:eastAsia="vi-VN"/>
                </w:rPr>
                <w:t>4</w:t>
              </w:r>
            </w:ins>
          </w:p>
        </w:tc>
        <w:tc>
          <w:tcPr>
            <w:tcW w:w="2658" w:type="dxa"/>
          </w:tcPr>
          <w:p w14:paraId="58577122" w14:textId="77777777" w:rsidR="00161E4B" w:rsidRPr="00081AF8" w:rsidRDefault="00161E4B" w:rsidP="00081AF8">
            <w:pPr>
              <w:spacing w:line="360" w:lineRule="auto"/>
              <w:jc w:val="both"/>
              <w:rPr>
                <w:ins w:id="1470" w:author="admin" w:date="2022-12-12T09:28:00Z"/>
                <w:rFonts w:ascii="Times New Roman" w:eastAsia="Calibri" w:hAnsi="Times New Roman" w:cs="Times New Roman"/>
                <w:sz w:val="28"/>
                <w:szCs w:val="28"/>
                <w:lang w:eastAsia="vi-VN"/>
              </w:rPr>
            </w:pPr>
            <w:ins w:id="1471" w:author="admin" w:date="2022-12-12T09:28:00Z">
              <w:r w:rsidRPr="00081AF8">
                <w:rPr>
                  <w:rFonts w:ascii="Times New Roman" w:eastAsia="Calibri" w:hAnsi="Times New Roman" w:cs="Times New Roman"/>
                  <w:sz w:val="28"/>
                  <w:szCs w:val="28"/>
                  <w:lang w:eastAsia="vi-VN"/>
                </w:rPr>
                <w:t>Address</w:t>
              </w:r>
            </w:ins>
          </w:p>
        </w:tc>
        <w:tc>
          <w:tcPr>
            <w:tcW w:w="1893" w:type="dxa"/>
          </w:tcPr>
          <w:p w14:paraId="2D9C033D" w14:textId="77777777" w:rsidR="00161E4B" w:rsidRPr="00081AF8" w:rsidRDefault="00161E4B" w:rsidP="00081AF8">
            <w:pPr>
              <w:spacing w:line="360" w:lineRule="auto"/>
              <w:jc w:val="both"/>
              <w:rPr>
                <w:ins w:id="1472" w:author="admin" w:date="2022-12-12T09:28:00Z"/>
                <w:rFonts w:ascii="Times New Roman" w:eastAsia="Calibri" w:hAnsi="Times New Roman" w:cs="Times New Roman"/>
                <w:sz w:val="28"/>
                <w:szCs w:val="28"/>
                <w:lang w:eastAsia="vi-VN"/>
              </w:rPr>
            </w:pPr>
            <w:ins w:id="1473" w:author="admin" w:date="2022-12-12T09:28:00Z">
              <w:r w:rsidRPr="00081AF8">
                <w:rPr>
                  <w:rFonts w:ascii="Times New Roman" w:eastAsia="Calibri" w:hAnsi="Times New Roman" w:cs="Times New Roman"/>
                  <w:sz w:val="28"/>
                  <w:szCs w:val="28"/>
                  <w:lang w:eastAsia="vi-VN"/>
                </w:rPr>
                <w:t>Varchar(255)</w:t>
              </w:r>
            </w:ins>
          </w:p>
        </w:tc>
        <w:tc>
          <w:tcPr>
            <w:tcW w:w="714" w:type="dxa"/>
          </w:tcPr>
          <w:p w14:paraId="5535057D" w14:textId="77777777" w:rsidR="00161E4B" w:rsidRPr="00081AF8" w:rsidRDefault="00161E4B" w:rsidP="00081AF8">
            <w:pPr>
              <w:spacing w:line="360" w:lineRule="auto"/>
              <w:jc w:val="both"/>
              <w:rPr>
                <w:ins w:id="1474" w:author="admin" w:date="2022-12-12T09:28:00Z"/>
                <w:rFonts w:ascii="Times New Roman" w:eastAsia="Calibri" w:hAnsi="Times New Roman" w:cs="Times New Roman"/>
                <w:sz w:val="28"/>
                <w:szCs w:val="28"/>
                <w:lang w:eastAsia="vi-VN"/>
              </w:rPr>
            </w:pPr>
            <w:ins w:id="1475" w:author="admin" w:date="2022-12-12T09:28:00Z">
              <w:r w:rsidRPr="00081AF8">
                <w:rPr>
                  <w:rFonts w:ascii="Times New Roman" w:eastAsia="Calibri" w:hAnsi="Times New Roman" w:cs="Times New Roman"/>
                  <w:sz w:val="28"/>
                  <w:szCs w:val="28"/>
                  <w:lang w:eastAsia="vi-VN"/>
                </w:rPr>
                <w:t>x</w:t>
              </w:r>
            </w:ins>
          </w:p>
        </w:tc>
        <w:tc>
          <w:tcPr>
            <w:tcW w:w="1358" w:type="dxa"/>
          </w:tcPr>
          <w:p w14:paraId="6E206D71" w14:textId="77777777" w:rsidR="00161E4B" w:rsidRPr="00081AF8" w:rsidRDefault="00161E4B" w:rsidP="00081AF8">
            <w:pPr>
              <w:spacing w:line="360" w:lineRule="auto"/>
              <w:jc w:val="both"/>
              <w:rPr>
                <w:ins w:id="1476" w:author="admin" w:date="2022-12-12T09:28:00Z"/>
                <w:rFonts w:ascii="Times New Roman" w:eastAsia="Calibri" w:hAnsi="Times New Roman" w:cs="Times New Roman"/>
                <w:sz w:val="28"/>
                <w:szCs w:val="28"/>
                <w:lang w:val="vi-VN" w:eastAsia="vi-VN"/>
              </w:rPr>
            </w:pPr>
          </w:p>
        </w:tc>
        <w:tc>
          <w:tcPr>
            <w:tcW w:w="1916" w:type="dxa"/>
          </w:tcPr>
          <w:p w14:paraId="6D136A81" w14:textId="77777777" w:rsidR="00161E4B" w:rsidRPr="00081AF8" w:rsidRDefault="00161E4B" w:rsidP="00081AF8">
            <w:pPr>
              <w:spacing w:line="360" w:lineRule="auto"/>
              <w:jc w:val="both"/>
              <w:rPr>
                <w:ins w:id="1477" w:author="admin" w:date="2022-12-12T09:28:00Z"/>
                <w:rFonts w:ascii="Times New Roman" w:eastAsia="Calibri" w:hAnsi="Times New Roman" w:cs="Times New Roman"/>
                <w:sz w:val="28"/>
                <w:szCs w:val="28"/>
                <w:lang w:eastAsia="vi-VN"/>
              </w:rPr>
            </w:pPr>
            <w:ins w:id="1478" w:author="admin" w:date="2022-12-12T09:28:00Z">
              <w:r w:rsidRPr="00081AF8">
                <w:rPr>
                  <w:rFonts w:ascii="Times New Roman" w:eastAsia="Calibri" w:hAnsi="Times New Roman" w:cs="Times New Roman"/>
                  <w:sz w:val="28"/>
                  <w:szCs w:val="28"/>
                  <w:lang w:eastAsia="vi-VN"/>
                </w:rPr>
                <w:t>Địa chỉ</w:t>
              </w:r>
            </w:ins>
          </w:p>
        </w:tc>
      </w:tr>
      <w:tr w:rsidR="00161E4B" w:rsidRPr="00081AF8" w14:paraId="090709B8" w14:textId="77777777" w:rsidTr="00E305A5">
        <w:trPr>
          <w:jc w:val="center"/>
          <w:ins w:id="1479" w:author="admin" w:date="2022-12-12T09:28:00Z"/>
        </w:trPr>
        <w:tc>
          <w:tcPr>
            <w:tcW w:w="726" w:type="dxa"/>
          </w:tcPr>
          <w:p w14:paraId="50150E22" w14:textId="77777777" w:rsidR="00161E4B" w:rsidRPr="00081AF8" w:rsidRDefault="00161E4B" w:rsidP="00081AF8">
            <w:pPr>
              <w:spacing w:line="360" w:lineRule="auto"/>
              <w:jc w:val="both"/>
              <w:rPr>
                <w:ins w:id="1480" w:author="admin" w:date="2022-12-12T09:28:00Z"/>
                <w:rFonts w:ascii="Times New Roman" w:eastAsia="Calibri" w:hAnsi="Times New Roman" w:cs="Times New Roman"/>
                <w:sz w:val="28"/>
                <w:szCs w:val="28"/>
                <w:lang w:eastAsia="vi-VN"/>
              </w:rPr>
            </w:pPr>
            <w:ins w:id="1481" w:author="admin" w:date="2022-12-12T09:28:00Z">
              <w:r w:rsidRPr="00081AF8">
                <w:rPr>
                  <w:rFonts w:ascii="Times New Roman" w:eastAsia="Calibri" w:hAnsi="Times New Roman" w:cs="Times New Roman"/>
                  <w:sz w:val="28"/>
                  <w:szCs w:val="28"/>
                  <w:lang w:eastAsia="vi-VN"/>
                </w:rPr>
                <w:t>5</w:t>
              </w:r>
            </w:ins>
          </w:p>
        </w:tc>
        <w:tc>
          <w:tcPr>
            <w:tcW w:w="2658" w:type="dxa"/>
          </w:tcPr>
          <w:p w14:paraId="52CC0006" w14:textId="77777777" w:rsidR="00161E4B" w:rsidRPr="00081AF8" w:rsidRDefault="00161E4B" w:rsidP="00081AF8">
            <w:pPr>
              <w:spacing w:line="360" w:lineRule="auto"/>
              <w:jc w:val="both"/>
              <w:rPr>
                <w:ins w:id="1482" w:author="admin" w:date="2022-12-12T09:28:00Z"/>
                <w:rFonts w:ascii="Times New Roman" w:eastAsia="Calibri" w:hAnsi="Times New Roman" w:cs="Times New Roman"/>
                <w:sz w:val="28"/>
                <w:szCs w:val="28"/>
                <w:lang w:eastAsia="vi-VN"/>
              </w:rPr>
            </w:pPr>
            <w:ins w:id="1483" w:author="admin" w:date="2022-12-12T09:28:00Z">
              <w:r w:rsidRPr="00081AF8">
                <w:rPr>
                  <w:rFonts w:ascii="Times New Roman" w:eastAsia="Calibri" w:hAnsi="Times New Roman" w:cs="Times New Roman"/>
                  <w:sz w:val="28"/>
                  <w:szCs w:val="28"/>
                  <w:lang w:eastAsia="vi-VN"/>
                </w:rPr>
                <w:t>OrderDate</w:t>
              </w:r>
            </w:ins>
          </w:p>
        </w:tc>
        <w:tc>
          <w:tcPr>
            <w:tcW w:w="1893" w:type="dxa"/>
          </w:tcPr>
          <w:p w14:paraId="7729BF91" w14:textId="77777777" w:rsidR="00161E4B" w:rsidRPr="00081AF8" w:rsidRDefault="00161E4B" w:rsidP="00081AF8">
            <w:pPr>
              <w:spacing w:line="360" w:lineRule="auto"/>
              <w:jc w:val="both"/>
              <w:rPr>
                <w:ins w:id="1484" w:author="admin" w:date="2022-12-12T09:28:00Z"/>
                <w:rFonts w:ascii="Times New Roman" w:eastAsia="Calibri" w:hAnsi="Times New Roman" w:cs="Times New Roman"/>
                <w:sz w:val="28"/>
                <w:szCs w:val="28"/>
                <w:lang w:eastAsia="vi-VN"/>
              </w:rPr>
            </w:pPr>
            <w:ins w:id="1485" w:author="admin" w:date="2022-12-12T09:28:00Z">
              <w:r w:rsidRPr="00081AF8">
                <w:rPr>
                  <w:rFonts w:ascii="Times New Roman" w:eastAsia="Calibri" w:hAnsi="Times New Roman" w:cs="Times New Roman"/>
                  <w:sz w:val="28"/>
                  <w:szCs w:val="28"/>
                  <w:lang w:eastAsia="vi-VN"/>
                </w:rPr>
                <w:t>Timestamp</w:t>
              </w:r>
            </w:ins>
          </w:p>
        </w:tc>
        <w:tc>
          <w:tcPr>
            <w:tcW w:w="714" w:type="dxa"/>
          </w:tcPr>
          <w:p w14:paraId="17A71244" w14:textId="77777777" w:rsidR="00161E4B" w:rsidRPr="00081AF8" w:rsidRDefault="00161E4B" w:rsidP="00081AF8">
            <w:pPr>
              <w:spacing w:line="360" w:lineRule="auto"/>
              <w:jc w:val="both"/>
              <w:rPr>
                <w:ins w:id="1486" w:author="admin" w:date="2022-12-12T09:28:00Z"/>
                <w:rFonts w:ascii="Times New Roman" w:eastAsia="Calibri" w:hAnsi="Times New Roman" w:cs="Times New Roman"/>
                <w:sz w:val="28"/>
                <w:szCs w:val="28"/>
                <w:lang w:eastAsia="vi-VN"/>
              </w:rPr>
            </w:pPr>
            <w:ins w:id="1487" w:author="admin" w:date="2022-12-12T09:28:00Z">
              <w:r w:rsidRPr="00081AF8">
                <w:rPr>
                  <w:rFonts w:ascii="Times New Roman" w:eastAsia="Calibri" w:hAnsi="Times New Roman" w:cs="Times New Roman"/>
                  <w:sz w:val="28"/>
                  <w:szCs w:val="28"/>
                  <w:lang w:eastAsia="vi-VN"/>
                </w:rPr>
                <w:t>x</w:t>
              </w:r>
            </w:ins>
          </w:p>
        </w:tc>
        <w:tc>
          <w:tcPr>
            <w:tcW w:w="1358" w:type="dxa"/>
          </w:tcPr>
          <w:p w14:paraId="7F748674" w14:textId="77777777" w:rsidR="00161E4B" w:rsidRPr="00081AF8" w:rsidRDefault="00161E4B" w:rsidP="00081AF8">
            <w:pPr>
              <w:spacing w:line="360" w:lineRule="auto"/>
              <w:jc w:val="both"/>
              <w:rPr>
                <w:ins w:id="1488" w:author="admin" w:date="2022-12-12T09:28:00Z"/>
                <w:rFonts w:ascii="Times New Roman" w:eastAsia="Calibri" w:hAnsi="Times New Roman" w:cs="Times New Roman"/>
                <w:sz w:val="28"/>
                <w:szCs w:val="28"/>
                <w:lang w:val="vi-VN" w:eastAsia="vi-VN"/>
              </w:rPr>
            </w:pPr>
          </w:p>
        </w:tc>
        <w:tc>
          <w:tcPr>
            <w:tcW w:w="1916" w:type="dxa"/>
          </w:tcPr>
          <w:p w14:paraId="3457027B" w14:textId="77777777" w:rsidR="00161E4B" w:rsidRPr="00081AF8" w:rsidRDefault="00161E4B" w:rsidP="00081AF8">
            <w:pPr>
              <w:spacing w:line="360" w:lineRule="auto"/>
              <w:jc w:val="both"/>
              <w:rPr>
                <w:ins w:id="1489" w:author="admin" w:date="2022-12-12T09:28:00Z"/>
                <w:rFonts w:ascii="Times New Roman" w:eastAsia="Calibri" w:hAnsi="Times New Roman" w:cs="Times New Roman"/>
                <w:sz w:val="28"/>
                <w:szCs w:val="28"/>
                <w:lang w:eastAsia="vi-VN"/>
              </w:rPr>
            </w:pPr>
            <w:ins w:id="1490" w:author="admin" w:date="2022-12-12T09:28:00Z">
              <w:r w:rsidRPr="00081AF8">
                <w:rPr>
                  <w:rFonts w:ascii="Times New Roman" w:eastAsia="Calibri" w:hAnsi="Times New Roman" w:cs="Times New Roman"/>
                  <w:sz w:val="28"/>
                  <w:szCs w:val="28"/>
                  <w:lang w:eastAsia="vi-VN"/>
                </w:rPr>
                <w:t>Ngày đặt hàng</w:t>
              </w:r>
            </w:ins>
          </w:p>
        </w:tc>
      </w:tr>
      <w:tr w:rsidR="00161E4B" w:rsidRPr="00081AF8" w14:paraId="2A18BC97" w14:textId="77777777" w:rsidTr="00E305A5">
        <w:trPr>
          <w:jc w:val="center"/>
          <w:ins w:id="1491" w:author="admin" w:date="2022-12-12T09:28:00Z"/>
        </w:trPr>
        <w:tc>
          <w:tcPr>
            <w:tcW w:w="726" w:type="dxa"/>
          </w:tcPr>
          <w:p w14:paraId="6E0C93EF" w14:textId="77777777" w:rsidR="00161E4B" w:rsidRPr="00081AF8" w:rsidRDefault="00161E4B" w:rsidP="00081AF8">
            <w:pPr>
              <w:spacing w:line="360" w:lineRule="auto"/>
              <w:jc w:val="both"/>
              <w:rPr>
                <w:ins w:id="1492" w:author="admin" w:date="2022-12-12T09:28:00Z"/>
                <w:rFonts w:ascii="Times New Roman" w:eastAsia="Calibri" w:hAnsi="Times New Roman" w:cs="Times New Roman"/>
                <w:sz w:val="28"/>
                <w:szCs w:val="28"/>
                <w:lang w:eastAsia="vi-VN"/>
              </w:rPr>
            </w:pPr>
            <w:ins w:id="1493" w:author="admin" w:date="2022-12-12T09:28:00Z">
              <w:r w:rsidRPr="00081AF8">
                <w:rPr>
                  <w:rFonts w:ascii="Times New Roman" w:eastAsia="Calibri" w:hAnsi="Times New Roman" w:cs="Times New Roman"/>
                  <w:sz w:val="28"/>
                  <w:szCs w:val="28"/>
                  <w:lang w:eastAsia="vi-VN"/>
                </w:rPr>
                <w:t>6</w:t>
              </w:r>
            </w:ins>
          </w:p>
        </w:tc>
        <w:tc>
          <w:tcPr>
            <w:tcW w:w="2658" w:type="dxa"/>
          </w:tcPr>
          <w:p w14:paraId="73942B96" w14:textId="77777777" w:rsidR="00161E4B" w:rsidRPr="00081AF8" w:rsidRDefault="00161E4B" w:rsidP="00081AF8">
            <w:pPr>
              <w:spacing w:line="360" w:lineRule="auto"/>
              <w:jc w:val="both"/>
              <w:rPr>
                <w:ins w:id="1494" w:author="admin" w:date="2022-12-12T09:28:00Z"/>
                <w:rFonts w:ascii="Times New Roman" w:eastAsia="Calibri" w:hAnsi="Times New Roman" w:cs="Times New Roman"/>
                <w:sz w:val="28"/>
                <w:szCs w:val="28"/>
                <w:lang w:eastAsia="vi-VN"/>
              </w:rPr>
            </w:pPr>
            <w:ins w:id="1495" w:author="admin" w:date="2022-12-12T09:28:00Z">
              <w:r w:rsidRPr="00081AF8">
                <w:rPr>
                  <w:rFonts w:ascii="Times New Roman" w:eastAsia="Calibri" w:hAnsi="Times New Roman" w:cs="Times New Roman"/>
                  <w:sz w:val="28"/>
                  <w:szCs w:val="28"/>
                  <w:lang w:eastAsia="vi-VN"/>
                </w:rPr>
                <w:t>Receiver</w:t>
              </w:r>
            </w:ins>
          </w:p>
        </w:tc>
        <w:tc>
          <w:tcPr>
            <w:tcW w:w="1893" w:type="dxa"/>
          </w:tcPr>
          <w:p w14:paraId="16590BC3" w14:textId="77777777" w:rsidR="00161E4B" w:rsidRPr="00081AF8" w:rsidRDefault="00161E4B" w:rsidP="00081AF8">
            <w:pPr>
              <w:spacing w:line="360" w:lineRule="auto"/>
              <w:jc w:val="both"/>
              <w:rPr>
                <w:ins w:id="1496" w:author="admin" w:date="2022-12-12T09:28:00Z"/>
                <w:rFonts w:ascii="Times New Roman" w:eastAsia="Calibri" w:hAnsi="Times New Roman" w:cs="Times New Roman"/>
                <w:sz w:val="28"/>
                <w:szCs w:val="28"/>
                <w:lang w:eastAsia="vi-VN"/>
              </w:rPr>
            </w:pPr>
            <w:ins w:id="1497" w:author="admin" w:date="2022-12-12T09:28:00Z">
              <w:r w:rsidRPr="00081AF8">
                <w:rPr>
                  <w:rFonts w:ascii="Times New Roman" w:eastAsia="Calibri" w:hAnsi="Times New Roman" w:cs="Times New Roman"/>
                  <w:sz w:val="28"/>
                  <w:szCs w:val="28"/>
                  <w:lang w:eastAsia="vi-VN"/>
                </w:rPr>
                <w:t>Varchar(255)</w:t>
              </w:r>
            </w:ins>
          </w:p>
        </w:tc>
        <w:tc>
          <w:tcPr>
            <w:tcW w:w="714" w:type="dxa"/>
          </w:tcPr>
          <w:p w14:paraId="7124EB76" w14:textId="77777777" w:rsidR="00161E4B" w:rsidRPr="00081AF8" w:rsidRDefault="00161E4B" w:rsidP="00081AF8">
            <w:pPr>
              <w:spacing w:line="360" w:lineRule="auto"/>
              <w:jc w:val="both"/>
              <w:rPr>
                <w:ins w:id="1498" w:author="admin" w:date="2022-12-12T09:28:00Z"/>
                <w:rFonts w:ascii="Times New Roman" w:eastAsia="Calibri" w:hAnsi="Times New Roman" w:cs="Times New Roman"/>
                <w:sz w:val="28"/>
                <w:szCs w:val="28"/>
                <w:lang w:eastAsia="vi-VN"/>
              </w:rPr>
            </w:pPr>
            <w:ins w:id="1499" w:author="admin" w:date="2022-12-12T09:28:00Z">
              <w:r w:rsidRPr="00081AF8">
                <w:rPr>
                  <w:rFonts w:ascii="Times New Roman" w:eastAsia="Calibri" w:hAnsi="Times New Roman" w:cs="Times New Roman"/>
                  <w:sz w:val="28"/>
                  <w:szCs w:val="28"/>
                  <w:lang w:eastAsia="vi-VN"/>
                </w:rPr>
                <w:t>x</w:t>
              </w:r>
            </w:ins>
          </w:p>
        </w:tc>
        <w:tc>
          <w:tcPr>
            <w:tcW w:w="1358" w:type="dxa"/>
          </w:tcPr>
          <w:p w14:paraId="306A13D7" w14:textId="77777777" w:rsidR="00161E4B" w:rsidRPr="00081AF8" w:rsidRDefault="00161E4B" w:rsidP="00081AF8">
            <w:pPr>
              <w:spacing w:line="360" w:lineRule="auto"/>
              <w:jc w:val="both"/>
              <w:rPr>
                <w:ins w:id="1500" w:author="admin" w:date="2022-12-12T09:28:00Z"/>
                <w:rFonts w:ascii="Times New Roman" w:eastAsia="Calibri" w:hAnsi="Times New Roman" w:cs="Times New Roman"/>
                <w:sz w:val="28"/>
                <w:szCs w:val="28"/>
                <w:lang w:val="vi-VN" w:eastAsia="vi-VN"/>
              </w:rPr>
            </w:pPr>
          </w:p>
        </w:tc>
        <w:tc>
          <w:tcPr>
            <w:tcW w:w="1916" w:type="dxa"/>
          </w:tcPr>
          <w:p w14:paraId="7087F040" w14:textId="77777777" w:rsidR="00161E4B" w:rsidRPr="00081AF8" w:rsidRDefault="00161E4B" w:rsidP="00081AF8">
            <w:pPr>
              <w:spacing w:line="360" w:lineRule="auto"/>
              <w:jc w:val="both"/>
              <w:rPr>
                <w:ins w:id="1501" w:author="admin" w:date="2022-12-12T09:28:00Z"/>
                <w:rFonts w:ascii="Times New Roman" w:eastAsia="Calibri" w:hAnsi="Times New Roman" w:cs="Times New Roman"/>
                <w:sz w:val="28"/>
                <w:szCs w:val="28"/>
                <w:lang w:eastAsia="vi-VN"/>
              </w:rPr>
            </w:pPr>
            <w:ins w:id="1502" w:author="admin" w:date="2022-12-12T09:28:00Z">
              <w:r w:rsidRPr="00081AF8">
                <w:rPr>
                  <w:rFonts w:ascii="Times New Roman" w:eastAsia="Calibri" w:hAnsi="Times New Roman" w:cs="Times New Roman"/>
                  <w:sz w:val="28"/>
                  <w:szCs w:val="28"/>
                  <w:lang w:eastAsia="vi-VN"/>
                </w:rPr>
                <w:t>Người nhận</w:t>
              </w:r>
            </w:ins>
          </w:p>
        </w:tc>
      </w:tr>
      <w:tr w:rsidR="00161E4B" w:rsidRPr="00081AF8" w14:paraId="33CDE462" w14:textId="77777777" w:rsidTr="00E305A5">
        <w:trPr>
          <w:jc w:val="center"/>
          <w:ins w:id="1503" w:author="admin" w:date="2022-12-12T09:28:00Z"/>
        </w:trPr>
        <w:tc>
          <w:tcPr>
            <w:tcW w:w="726" w:type="dxa"/>
          </w:tcPr>
          <w:p w14:paraId="1207B1B8" w14:textId="77777777" w:rsidR="00161E4B" w:rsidRPr="00081AF8" w:rsidRDefault="00161E4B" w:rsidP="00081AF8">
            <w:pPr>
              <w:spacing w:line="360" w:lineRule="auto"/>
              <w:jc w:val="both"/>
              <w:rPr>
                <w:ins w:id="1504" w:author="admin" w:date="2022-12-12T09:28:00Z"/>
                <w:rFonts w:ascii="Times New Roman" w:eastAsia="Calibri" w:hAnsi="Times New Roman" w:cs="Times New Roman"/>
                <w:sz w:val="28"/>
                <w:szCs w:val="28"/>
                <w:lang w:eastAsia="vi-VN"/>
              </w:rPr>
            </w:pPr>
            <w:ins w:id="1505" w:author="admin" w:date="2022-12-12T09:28:00Z">
              <w:r w:rsidRPr="00081AF8">
                <w:rPr>
                  <w:rFonts w:ascii="Times New Roman" w:eastAsia="Calibri" w:hAnsi="Times New Roman" w:cs="Times New Roman"/>
                  <w:sz w:val="28"/>
                  <w:szCs w:val="28"/>
                  <w:lang w:eastAsia="vi-VN"/>
                </w:rPr>
                <w:t>7</w:t>
              </w:r>
            </w:ins>
          </w:p>
        </w:tc>
        <w:tc>
          <w:tcPr>
            <w:tcW w:w="2658" w:type="dxa"/>
          </w:tcPr>
          <w:p w14:paraId="4C39908C" w14:textId="77777777" w:rsidR="00161E4B" w:rsidRPr="00081AF8" w:rsidRDefault="00161E4B" w:rsidP="00081AF8">
            <w:pPr>
              <w:spacing w:line="360" w:lineRule="auto"/>
              <w:jc w:val="both"/>
              <w:rPr>
                <w:ins w:id="1506" w:author="admin" w:date="2022-12-12T09:28:00Z"/>
                <w:rFonts w:ascii="Times New Roman" w:eastAsia="Calibri" w:hAnsi="Times New Roman" w:cs="Times New Roman"/>
                <w:sz w:val="28"/>
                <w:szCs w:val="28"/>
                <w:lang w:eastAsia="vi-VN"/>
              </w:rPr>
            </w:pPr>
            <w:ins w:id="1507" w:author="admin" w:date="2022-12-12T09:28:00Z">
              <w:r w:rsidRPr="00081AF8">
                <w:rPr>
                  <w:rFonts w:ascii="Times New Roman" w:eastAsia="Calibri" w:hAnsi="Times New Roman" w:cs="Times New Roman"/>
                  <w:sz w:val="28"/>
                  <w:szCs w:val="28"/>
                  <w:lang w:eastAsia="vi-VN"/>
                </w:rPr>
                <w:t>Phone</w:t>
              </w:r>
            </w:ins>
          </w:p>
        </w:tc>
        <w:tc>
          <w:tcPr>
            <w:tcW w:w="1893" w:type="dxa"/>
          </w:tcPr>
          <w:p w14:paraId="576B273F" w14:textId="77777777" w:rsidR="00161E4B" w:rsidRPr="00081AF8" w:rsidRDefault="00161E4B" w:rsidP="00081AF8">
            <w:pPr>
              <w:spacing w:line="360" w:lineRule="auto"/>
              <w:jc w:val="both"/>
              <w:rPr>
                <w:ins w:id="1508" w:author="admin" w:date="2022-12-12T09:28:00Z"/>
                <w:rFonts w:ascii="Times New Roman" w:eastAsia="Calibri" w:hAnsi="Times New Roman" w:cs="Times New Roman"/>
                <w:sz w:val="28"/>
                <w:szCs w:val="28"/>
                <w:lang w:eastAsia="vi-VN"/>
              </w:rPr>
            </w:pPr>
            <w:ins w:id="1509" w:author="admin" w:date="2022-12-12T09:28:00Z">
              <w:r w:rsidRPr="00081AF8">
                <w:rPr>
                  <w:rFonts w:ascii="Times New Roman" w:eastAsia="Calibri" w:hAnsi="Times New Roman" w:cs="Times New Roman"/>
                  <w:sz w:val="28"/>
                  <w:szCs w:val="28"/>
                  <w:lang w:eastAsia="vi-VN"/>
                </w:rPr>
                <w:t>Varchar(255)</w:t>
              </w:r>
            </w:ins>
          </w:p>
        </w:tc>
        <w:tc>
          <w:tcPr>
            <w:tcW w:w="714" w:type="dxa"/>
          </w:tcPr>
          <w:p w14:paraId="44CD744D" w14:textId="77777777" w:rsidR="00161E4B" w:rsidRPr="00081AF8" w:rsidRDefault="00161E4B" w:rsidP="00081AF8">
            <w:pPr>
              <w:spacing w:line="360" w:lineRule="auto"/>
              <w:jc w:val="both"/>
              <w:rPr>
                <w:ins w:id="1510" w:author="admin" w:date="2022-12-12T09:28:00Z"/>
                <w:rFonts w:ascii="Times New Roman" w:eastAsia="Calibri" w:hAnsi="Times New Roman" w:cs="Times New Roman"/>
                <w:sz w:val="28"/>
                <w:szCs w:val="28"/>
                <w:lang w:eastAsia="vi-VN"/>
              </w:rPr>
            </w:pPr>
            <w:ins w:id="1511" w:author="admin" w:date="2022-12-12T09:28:00Z">
              <w:r w:rsidRPr="00081AF8">
                <w:rPr>
                  <w:rFonts w:ascii="Times New Roman" w:eastAsia="Calibri" w:hAnsi="Times New Roman" w:cs="Times New Roman"/>
                  <w:sz w:val="28"/>
                  <w:szCs w:val="28"/>
                  <w:lang w:eastAsia="vi-VN"/>
                </w:rPr>
                <w:t>x</w:t>
              </w:r>
            </w:ins>
          </w:p>
        </w:tc>
        <w:tc>
          <w:tcPr>
            <w:tcW w:w="1358" w:type="dxa"/>
          </w:tcPr>
          <w:p w14:paraId="18F394B4" w14:textId="77777777" w:rsidR="00161E4B" w:rsidRPr="00081AF8" w:rsidRDefault="00161E4B" w:rsidP="00081AF8">
            <w:pPr>
              <w:spacing w:line="360" w:lineRule="auto"/>
              <w:jc w:val="both"/>
              <w:rPr>
                <w:ins w:id="1512" w:author="admin" w:date="2022-12-12T09:28:00Z"/>
                <w:rFonts w:ascii="Times New Roman" w:eastAsia="Calibri" w:hAnsi="Times New Roman" w:cs="Times New Roman"/>
                <w:sz w:val="28"/>
                <w:szCs w:val="28"/>
                <w:lang w:val="vi-VN" w:eastAsia="vi-VN"/>
              </w:rPr>
            </w:pPr>
          </w:p>
        </w:tc>
        <w:tc>
          <w:tcPr>
            <w:tcW w:w="1916" w:type="dxa"/>
          </w:tcPr>
          <w:p w14:paraId="539C71FD" w14:textId="77777777" w:rsidR="00161E4B" w:rsidRPr="00081AF8" w:rsidRDefault="00161E4B" w:rsidP="00081AF8">
            <w:pPr>
              <w:spacing w:line="360" w:lineRule="auto"/>
              <w:jc w:val="both"/>
              <w:rPr>
                <w:ins w:id="1513" w:author="admin" w:date="2022-12-12T09:28:00Z"/>
                <w:rFonts w:ascii="Times New Roman" w:eastAsia="Calibri" w:hAnsi="Times New Roman" w:cs="Times New Roman"/>
                <w:sz w:val="28"/>
                <w:szCs w:val="28"/>
                <w:lang w:eastAsia="vi-VN"/>
              </w:rPr>
            </w:pPr>
            <w:ins w:id="1514" w:author="admin" w:date="2022-12-12T09:28:00Z">
              <w:r w:rsidRPr="00081AF8">
                <w:rPr>
                  <w:rFonts w:ascii="Times New Roman" w:eastAsia="Calibri" w:hAnsi="Times New Roman" w:cs="Times New Roman"/>
                  <w:sz w:val="28"/>
                  <w:szCs w:val="28"/>
                  <w:lang w:eastAsia="vi-VN"/>
                </w:rPr>
                <w:t>Số điện thoại</w:t>
              </w:r>
            </w:ins>
          </w:p>
        </w:tc>
      </w:tr>
      <w:tr w:rsidR="00161E4B" w:rsidRPr="00081AF8" w14:paraId="15EC3E40" w14:textId="77777777" w:rsidTr="00E305A5">
        <w:trPr>
          <w:jc w:val="center"/>
          <w:ins w:id="1515" w:author="admin" w:date="2022-12-12T09:28:00Z"/>
        </w:trPr>
        <w:tc>
          <w:tcPr>
            <w:tcW w:w="726" w:type="dxa"/>
          </w:tcPr>
          <w:p w14:paraId="7CBF4589" w14:textId="77777777" w:rsidR="00161E4B" w:rsidRPr="00081AF8" w:rsidRDefault="00161E4B" w:rsidP="00081AF8">
            <w:pPr>
              <w:spacing w:line="360" w:lineRule="auto"/>
              <w:jc w:val="both"/>
              <w:rPr>
                <w:ins w:id="1516" w:author="admin" w:date="2022-12-12T09:28:00Z"/>
                <w:rFonts w:ascii="Times New Roman" w:eastAsia="Calibri" w:hAnsi="Times New Roman" w:cs="Times New Roman"/>
                <w:sz w:val="28"/>
                <w:szCs w:val="28"/>
                <w:lang w:eastAsia="vi-VN"/>
              </w:rPr>
            </w:pPr>
            <w:ins w:id="1517" w:author="admin" w:date="2022-12-12T09:28:00Z">
              <w:r w:rsidRPr="00081AF8">
                <w:rPr>
                  <w:rFonts w:ascii="Times New Roman" w:eastAsia="Calibri" w:hAnsi="Times New Roman" w:cs="Times New Roman"/>
                  <w:sz w:val="28"/>
                  <w:szCs w:val="28"/>
                  <w:lang w:eastAsia="vi-VN"/>
                </w:rPr>
                <w:t>8</w:t>
              </w:r>
            </w:ins>
          </w:p>
        </w:tc>
        <w:tc>
          <w:tcPr>
            <w:tcW w:w="2658" w:type="dxa"/>
          </w:tcPr>
          <w:p w14:paraId="50DB92FA" w14:textId="77777777" w:rsidR="00161E4B" w:rsidRPr="00081AF8" w:rsidRDefault="00161E4B" w:rsidP="00081AF8">
            <w:pPr>
              <w:spacing w:line="360" w:lineRule="auto"/>
              <w:jc w:val="both"/>
              <w:rPr>
                <w:ins w:id="1518" w:author="admin" w:date="2022-12-12T09:28:00Z"/>
                <w:rFonts w:ascii="Times New Roman" w:eastAsia="Calibri" w:hAnsi="Times New Roman" w:cs="Times New Roman"/>
                <w:sz w:val="28"/>
                <w:szCs w:val="28"/>
                <w:lang w:eastAsia="vi-VN"/>
              </w:rPr>
            </w:pPr>
            <w:ins w:id="1519" w:author="admin" w:date="2022-12-12T09:28:00Z">
              <w:r w:rsidRPr="00081AF8">
                <w:rPr>
                  <w:rFonts w:ascii="Times New Roman" w:eastAsia="Calibri" w:hAnsi="Times New Roman" w:cs="Times New Roman"/>
                  <w:sz w:val="28"/>
                  <w:szCs w:val="28"/>
                  <w:lang w:eastAsia="vi-VN"/>
                </w:rPr>
                <w:t>Email</w:t>
              </w:r>
            </w:ins>
          </w:p>
        </w:tc>
        <w:tc>
          <w:tcPr>
            <w:tcW w:w="1893" w:type="dxa"/>
          </w:tcPr>
          <w:p w14:paraId="12A2648E" w14:textId="77777777" w:rsidR="00161E4B" w:rsidRPr="00081AF8" w:rsidRDefault="00161E4B" w:rsidP="00081AF8">
            <w:pPr>
              <w:spacing w:line="360" w:lineRule="auto"/>
              <w:jc w:val="both"/>
              <w:rPr>
                <w:ins w:id="1520" w:author="admin" w:date="2022-12-12T09:28:00Z"/>
                <w:rFonts w:ascii="Times New Roman" w:eastAsia="Calibri" w:hAnsi="Times New Roman" w:cs="Times New Roman"/>
                <w:sz w:val="28"/>
                <w:szCs w:val="28"/>
                <w:lang w:eastAsia="vi-VN"/>
              </w:rPr>
            </w:pPr>
            <w:ins w:id="1521" w:author="admin" w:date="2022-12-12T09:28:00Z">
              <w:r w:rsidRPr="00081AF8">
                <w:rPr>
                  <w:rFonts w:ascii="Times New Roman" w:eastAsia="Calibri" w:hAnsi="Times New Roman" w:cs="Times New Roman"/>
                  <w:sz w:val="28"/>
                  <w:szCs w:val="28"/>
                  <w:lang w:eastAsia="vi-VN"/>
                </w:rPr>
                <w:t>Varchar(255)</w:t>
              </w:r>
            </w:ins>
          </w:p>
        </w:tc>
        <w:tc>
          <w:tcPr>
            <w:tcW w:w="714" w:type="dxa"/>
          </w:tcPr>
          <w:p w14:paraId="7AF845FE" w14:textId="77777777" w:rsidR="00161E4B" w:rsidRPr="00081AF8" w:rsidRDefault="00161E4B" w:rsidP="00081AF8">
            <w:pPr>
              <w:spacing w:line="360" w:lineRule="auto"/>
              <w:jc w:val="both"/>
              <w:rPr>
                <w:ins w:id="1522" w:author="admin" w:date="2022-12-12T09:28:00Z"/>
                <w:rFonts w:ascii="Times New Roman" w:eastAsia="Calibri" w:hAnsi="Times New Roman" w:cs="Times New Roman"/>
                <w:sz w:val="28"/>
                <w:szCs w:val="28"/>
                <w:lang w:eastAsia="vi-VN"/>
              </w:rPr>
            </w:pPr>
            <w:ins w:id="1523" w:author="admin" w:date="2022-12-12T09:28:00Z">
              <w:r w:rsidRPr="00081AF8">
                <w:rPr>
                  <w:rFonts w:ascii="Times New Roman" w:eastAsia="Calibri" w:hAnsi="Times New Roman" w:cs="Times New Roman"/>
                  <w:sz w:val="28"/>
                  <w:szCs w:val="28"/>
                  <w:lang w:eastAsia="vi-VN"/>
                </w:rPr>
                <w:t>x</w:t>
              </w:r>
            </w:ins>
          </w:p>
        </w:tc>
        <w:tc>
          <w:tcPr>
            <w:tcW w:w="1358" w:type="dxa"/>
          </w:tcPr>
          <w:p w14:paraId="21A21A23" w14:textId="77777777" w:rsidR="00161E4B" w:rsidRPr="00081AF8" w:rsidRDefault="00161E4B" w:rsidP="00081AF8">
            <w:pPr>
              <w:spacing w:line="360" w:lineRule="auto"/>
              <w:jc w:val="both"/>
              <w:rPr>
                <w:ins w:id="1524" w:author="admin" w:date="2022-12-12T09:28:00Z"/>
                <w:rFonts w:ascii="Times New Roman" w:eastAsia="Calibri" w:hAnsi="Times New Roman" w:cs="Times New Roman"/>
                <w:sz w:val="28"/>
                <w:szCs w:val="28"/>
                <w:lang w:val="vi-VN" w:eastAsia="vi-VN"/>
              </w:rPr>
            </w:pPr>
          </w:p>
        </w:tc>
        <w:tc>
          <w:tcPr>
            <w:tcW w:w="1916" w:type="dxa"/>
          </w:tcPr>
          <w:p w14:paraId="62D163BD" w14:textId="77777777" w:rsidR="00161E4B" w:rsidRPr="00081AF8" w:rsidRDefault="00161E4B" w:rsidP="00081AF8">
            <w:pPr>
              <w:spacing w:line="360" w:lineRule="auto"/>
              <w:jc w:val="both"/>
              <w:rPr>
                <w:ins w:id="1525" w:author="admin" w:date="2022-12-12T09:28:00Z"/>
                <w:rFonts w:ascii="Times New Roman" w:eastAsia="Calibri" w:hAnsi="Times New Roman" w:cs="Times New Roman"/>
                <w:sz w:val="28"/>
                <w:szCs w:val="28"/>
                <w:lang w:eastAsia="vi-VN"/>
              </w:rPr>
            </w:pPr>
            <w:ins w:id="1526" w:author="admin" w:date="2022-12-12T09:28:00Z">
              <w:r w:rsidRPr="00081AF8">
                <w:rPr>
                  <w:rFonts w:ascii="Times New Roman" w:eastAsia="Calibri" w:hAnsi="Times New Roman" w:cs="Times New Roman"/>
                  <w:sz w:val="28"/>
                  <w:szCs w:val="28"/>
                  <w:lang w:eastAsia="vi-VN"/>
                </w:rPr>
                <w:t>Email</w:t>
              </w:r>
            </w:ins>
          </w:p>
        </w:tc>
      </w:tr>
      <w:tr w:rsidR="00161E4B" w:rsidRPr="00081AF8" w14:paraId="72229C52" w14:textId="77777777" w:rsidTr="00E305A5">
        <w:trPr>
          <w:jc w:val="center"/>
        </w:trPr>
        <w:tc>
          <w:tcPr>
            <w:tcW w:w="726" w:type="dxa"/>
          </w:tcPr>
          <w:p w14:paraId="231CE901" w14:textId="77777777" w:rsidR="00161E4B" w:rsidRPr="00081AF8" w:rsidRDefault="00161E4B" w:rsidP="00081AF8">
            <w:pPr>
              <w:spacing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9</w:t>
            </w:r>
          </w:p>
        </w:tc>
        <w:tc>
          <w:tcPr>
            <w:tcW w:w="2658" w:type="dxa"/>
          </w:tcPr>
          <w:p w14:paraId="27239758" w14:textId="77777777" w:rsidR="00161E4B" w:rsidRPr="00081AF8" w:rsidRDefault="00161E4B" w:rsidP="00081AF8">
            <w:pPr>
              <w:spacing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Payment_methods</w:t>
            </w:r>
          </w:p>
        </w:tc>
        <w:tc>
          <w:tcPr>
            <w:tcW w:w="1893" w:type="dxa"/>
          </w:tcPr>
          <w:p w14:paraId="1B71C57E" w14:textId="77777777" w:rsidR="00161E4B" w:rsidRPr="00081AF8" w:rsidRDefault="00161E4B" w:rsidP="00081AF8">
            <w:pPr>
              <w:spacing w:line="360" w:lineRule="auto"/>
              <w:jc w:val="both"/>
              <w:rPr>
                <w:rFonts w:ascii="Times New Roman" w:eastAsia="Calibri" w:hAnsi="Times New Roman" w:cs="Times New Roman"/>
                <w:sz w:val="28"/>
                <w:szCs w:val="28"/>
                <w:lang w:eastAsia="vi-VN"/>
              </w:rPr>
            </w:pPr>
            <w:ins w:id="1527" w:author="admin" w:date="2022-12-12T09:28:00Z">
              <w:r w:rsidRPr="00081AF8">
                <w:rPr>
                  <w:rFonts w:ascii="Times New Roman" w:eastAsia="Calibri" w:hAnsi="Times New Roman" w:cs="Times New Roman"/>
                  <w:sz w:val="28"/>
                  <w:szCs w:val="28"/>
                  <w:lang w:eastAsia="vi-VN"/>
                </w:rPr>
                <w:t>Varchar(255)</w:t>
              </w:r>
            </w:ins>
          </w:p>
        </w:tc>
        <w:tc>
          <w:tcPr>
            <w:tcW w:w="714" w:type="dxa"/>
          </w:tcPr>
          <w:p w14:paraId="76B220ED" w14:textId="77777777" w:rsidR="00161E4B" w:rsidRPr="00081AF8" w:rsidRDefault="00161E4B" w:rsidP="00081AF8">
            <w:pPr>
              <w:spacing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x</w:t>
            </w:r>
          </w:p>
        </w:tc>
        <w:tc>
          <w:tcPr>
            <w:tcW w:w="1358" w:type="dxa"/>
          </w:tcPr>
          <w:p w14:paraId="2AA6201B" w14:textId="77777777" w:rsidR="00161E4B" w:rsidRPr="00081AF8" w:rsidRDefault="00161E4B" w:rsidP="00081AF8">
            <w:pPr>
              <w:spacing w:line="360" w:lineRule="auto"/>
              <w:jc w:val="both"/>
              <w:rPr>
                <w:rFonts w:ascii="Times New Roman" w:eastAsia="Calibri" w:hAnsi="Times New Roman" w:cs="Times New Roman"/>
                <w:sz w:val="28"/>
                <w:szCs w:val="28"/>
                <w:lang w:val="vi-VN" w:eastAsia="vi-VN"/>
              </w:rPr>
            </w:pPr>
          </w:p>
        </w:tc>
        <w:tc>
          <w:tcPr>
            <w:tcW w:w="1916" w:type="dxa"/>
          </w:tcPr>
          <w:p w14:paraId="422A76F6" w14:textId="77777777" w:rsidR="00161E4B" w:rsidRPr="00081AF8" w:rsidRDefault="00161E4B" w:rsidP="00081AF8">
            <w:pPr>
              <w:spacing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Phương thức thanh toán</w:t>
            </w:r>
          </w:p>
        </w:tc>
      </w:tr>
      <w:tr w:rsidR="00161E4B" w:rsidRPr="00081AF8" w14:paraId="1D89345B" w14:textId="77777777" w:rsidTr="00E305A5">
        <w:trPr>
          <w:jc w:val="center"/>
          <w:ins w:id="1528" w:author="admin" w:date="2022-12-12T09:28:00Z"/>
        </w:trPr>
        <w:tc>
          <w:tcPr>
            <w:tcW w:w="726" w:type="dxa"/>
          </w:tcPr>
          <w:p w14:paraId="34D3F7A4" w14:textId="77777777" w:rsidR="00161E4B" w:rsidRPr="00081AF8" w:rsidRDefault="00161E4B" w:rsidP="00081AF8">
            <w:pPr>
              <w:spacing w:line="360" w:lineRule="auto"/>
              <w:jc w:val="both"/>
              <w:rPr>
                <w:ins w:id="1529" w:author="admin" w:date="2022-12-12T09:28:00Z"/>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10</w:t>
            </w:r>
          </w:p>
        </w:tc>
        <w:tc>
          <w:tcPr>
            <w:tcW w:w="2658" w:type="dxa"/>
          </w:tcPr>
          <w:p w14:paraId="42D0202D" w14:textId="77777777" w:rsidR="00161E4B" w:rsidRPr="00081AF8" w:rsidRDefault="00161E4B" w:rsidP="00081AF8">
            <w:pPr>
              <w:spacing w:line="360" w:lineRule="auto"/>
              <w:jc w:val="both"/>
              <w:rPr>
                <w:ins w:id="1530" w:author="admin" w:date="2022-12-12T09:28:00Z"/>
                <w:rFonts w:ascii="Times New Roman" w:eastAsia="Calibri" w:hAnsi="Times New Roman" w:cs="Times New Roman"/>
                <w:sz w:val="28"/>
                <w:szCs w:val="28"/>
                <w:lang w:eastAsia="vi-VN"/>
              </w:rPr>
            </w:pPr>
            <w:ins w:id="1531" w:author="admin" w:date="2022-12-12T09:28:00Z">
              <w:r w:rsidRPr="00081AF8">
                <w:rPr>
                  <w:rFonts w:ascii="Times New Roman" w:eastAsia="Calibri" w:hAnsi="Times New Roman" w:cs="Times New Roman"/>
                  <w:sz w:val="28"/>
                  <w:szCs w:val="28"/>
                  <w:lang w:eastAsia="vi-VN"/>
                </w:rPr>
                <w:t>Status</w:t>
              </w:r>
            </w:ins>
          </w:p>
        </w:tc>
        <w:tc>
          <w:tcPr>
            <w:tcW w:w="1893" w:type="dxa"/>
          </w:tcPr>
          <w:p w14:paraId="456F30C5" w14:textId="77777777" w:rsidR="00161E4B" w:rsidRPr="00081AF8" w:rsidRDefault="00161E4B" w:rsidP="00081AF8">
            <w:pPr>
              <w:spacing w:line="360" w:lineRule="auto"/>
              <w:jc w:val="both"/>
              <w:rPr>
                <w:ins w:id="1532" w:author="admin" w:date="2022-12-12T09:28:00Z"/>
                <w:rFonts w:ascii="Times New Roman" w:eastAsia="Calibri" w:hAnsi="Times New Roman" w:cs="Times New Roman"/>
                <w:sz w:val="28"/>
                <w:szCs w:val="28"/>
                <w:lang w:eastAsia="vi-VN"/>
              </w:rPr>
            </w:pPr>
            <w:ins w:id="1533" w:author="admin" w:date="2022-12-12T09:28:00Z">
              <w:r w:rsidRPr="00081AF8">
                <w:rPr>
                  <w:rFonts w:ascii="Times New Roman" w:eastAsia="Calibri" w:hAnsi="Times New Roman" w:cs="Times New Roman"/>
                  <w:sz w:val="28"/>
                  <w:szCs w:val="28"/>
                  <w:lang w:eastAsia="vi-VN"/>
                </w:rPr>
                <w:t>Int</w:t>
              </w:r>
            </w:ins>
          </w:p>
        </w:tc>
        <w:tc>
          <w:tcPr>
            <w:tcW w:w="714" w:type="dxa"/>
          </w:tcPr>
          <w:p w14:paraId="55AEC7E9" w14:textId="77777777" w:rsidR="00161E4B" w:rsidRPr="00081AF8" w:rsidRDefault="00161E4B" w:rsidP="00081AF8">
            <w:pPr>
              <w:spacing w:line="360" w:lineRule="auto"/>
              <w:jc w:val="both"/>
              <w:rPr>
                <w:ins w:id="1534" w:author="admin" w:date="2022-12-12T09:28:00Z"/>
                <w:rFonts w:ascii="Times New Roman" w:eastAsia="Calibri" w:hAnsi="Times New Roman" w:cs="Times New Roman"/>
                <w:sz w:val="28"/>
                <w:szCs w:val="28"/>
                <w:lang w:eastAsia="vi-VN"/>
              </w:rPr>
            </w:pPr>
            <w:ins w:id="1535" w:author="admin" w:date="2022-12-12T09:28:00Z">
              <w:r w:rsidRPr="00081AF8">
                <w:rPr>
                  <w:rFonts w:ascii="Times New Roman" w:eastAsia="Calibri" w:hAnsi="Times New Roman" w:cs="Times New Roman"/>
                  <w:sz w:val="28"/>
                  <w:szCs w:val="28"/>
                  <w:lang w:eastAsia="vi-VN"/>
                </w:rPr>
                <w:t>x</w:t>
              </w:r>
            </w:ins>
          </w:p>
        </w:tc>
        <w:tc>
          <w:tcPr>
            <w:tcW w:w="1358" w:type="dxa"/>
          </w:tcPr>
          <w:p w14:paraId="2D382763" w14:textId="77777777" w:rsidR="00161E4B" w:rsidRPr="00081AF8" w:rsidRDefault="00161E4B" w:rsidP="00081AF8">
            <w:pPr>
              <w:spacing w:line="360" w:lineRule="auto"/>
              <w:jc w:val="both"/>
              <w:rPr>
                <w:ins w:id="1536" w:author="admin" w:date="2022-12-12T09:28:00Z"/>
                <w:rFonts w:ascii="Times New Roman" w:eastAsia="Calibri" w:hAnsi="Times New Roman" w:cs="Times New Roman"/>
                <w:sz w:val="28"/>
                <w:szCs w:val="28"/>
                <w:lang w:val="vi-VN" w:eastAsia="vi-VN"/>
              </w:rPr>
            </w:pPr>
          </w:p>
        </w:tc>
        <w:tc>
          <w:tcPr>
            <w:tcW w:w="1916" w:type="dxa"/>
          </w:tcPr>
          <w:p w14:paraId="5E4BD076" w14:textId="77777777" w:rsidR="00161E4B" w:rsidRPr="00081AF8" w:rsidRDefault="00161E4B" w:rsidP="00081AF8">
            <w:pPr>
              <w:spacing w:line="360" w:lineRule="auto"/>
              <w:jc w:val="both"/>
              <w:rPr>
                <w:ins w:id="1537" w:author="admin" w:date="2022-12-12T09:28:00Z"/>
                <w:rFonts w:ascii="Times New Roman" w:eastAsia="Calibri" w:hAnsi="Times New Roman" w:cs="Times New Roman"/>
                <w:sz w:val="28"/>
                <w:szCs w:val="28"/>
                <w:lang w:eastAsia="vi-VN"/>
              </w:rPr>
            </w:pPr>
            <w:ins w:id="1538" w:author="admin" w:date="2022-12-12T09:28:00Z">
              <w:r w:rsidRPr="00081AF8">
                <w:rPr>
                  <w:rFonts w:ascii="Times New Roman" w:eastAsia="Calibri" w:hAnsi="Times New Roman" w:cs="Times New Roman"/>
                  <w:sz w:val="28"/>
                  <w:szCs w:val="28"/>
                  <w:lang w:eastAsia="vi-VN"/>
                </w:rPr>
                <w:t>Trạng thái</w:t>
              </w:r>
            </w:ins>
          </w:p>
        </w:tc>
      </w:tr>
    </w:tbl>
    <w:p w14:paraId="33AA59B5" w14:textId="77777777" w:rsidR="00161E4B" w:rsidRPr="00081AF8" w:rsidRDefault="00161E4B" w:rsidP="00081AF8">
      <w:pPr>
        <w:spacing w:line="360" w:lineRule="auto"/>
        <w:jc w:val="both"/>
        <w:rPr>
          <w:ins w:id="1539" w:author="admin" w:date="2022-12-12T09:28:00Z"/>
          <w:rFonts w:ascii="Times New Roman" w:eastAsia="Calibri" w:hAnsi="Times New Roman" w:cs="Times New Roman"/>
          <w:sz w:val="28"/>
          <w:szCs w:val="28"/>
          <w:lang w:eastAsia="vi-VN"/>
        </w:rPr>
      </w:pPr>
    </w:p>
    <w:p w14:paraId="04009B0B" w14:textId="77777777" w:rsidR="00D55F98" w:rsidRDefault="00D55F98" w:rsidP="00081AF8">
      <w:pPr>
        <w:spacing w:line="360" w:lineRule="auto"/>
        <w:rPr>
          <w:rFonts w:ascii="Times New Roman" w:eastAsia="Calibri" w:hAnsi="Times New Roman" w:cs="Times New Roman"/>
          <w:b/>
          <w:sz w:val="28"/>
          <w:szCs w:val="28"/>
          <w:lang w:eastAsia="vi-VN"/>
        </w:rPr>
      </w:pPr>
    </w:p>
    <w:p w14:paraId="4815A045" w14:textId="77777777" w:rsidR="00D55F98" w:rsidRDefault="00D55F98" w:rsidP="00081AF8">
      <w:pPr>
        <w:spacing w:line="360" w:lineRule="auto"/>
        <w:rPr>
          <w:rFonts w:ascii="Times New Roman" w:eastAsia="Calibri" w:hAnsi="Times New Roman" w:cs="Times New Roman"/>
          <w:b/>
          <w:sz w:val="28"/>
          <w:szCs w:val="28"/>
          <w:lang w:eastAsia="vi-VN"/>
        </w:rPr>
      </w:pPr>
    </w:p>
    <w:p w14:paraId="757E1EE4" w14:textId="77777777" w:rsidR="00D55F98" w:rsidRDefault="00D55F98" w:rsidP="00081AF8">
      <w:pPr>
        <w:spacing w:line="360" w:lineRule="auto"/>
        <w:rPr>
          <w:rFonts w:ascii="Times New Roman" w:eastAsia="Calibri" w:hAnsi="Times New Roman" w:cs="Times New Roman"/>
          <w:b/>
          <w:sz w:val="28"/>
          <w:szCs w:val="28"/>
          <w:lang w:eastAsia="vi-VN"/>
        </w:rPr>
      </w:pPr>
    </w:p>
    <w:p w14:paraId="3CE48D0D" w14:textId="77777777" w:rsidR="00D55F98" w:rsidRDefault="00D55F98" w:rsidP="00081AF8">
      <w:pPr>
        <w:spacing w:line="360" w:lineRule="auto"/>
        <w:rPr>
          <w:rFonts w:ascii="Times New Roman" w:eastAsia="Calibri" w:hAnsi="Times New Roman" w:cs="Times New Roman"/>
          <w:b/>
          <w:sz w:val="28"/>
          <w:szCs w:val="28"/>
          <w:lang w:eastAsia="vi-VN"/>
        </w:rPr>
      </w:pPr>
    </w:p>
    <w:p w14:paraId="294035A5" w14:textId="28CF89C2" w:rsidR="00161E4B" w:rsidRPr="00081AF8" w:rsidRDefault="00161E4B" w:rsidP="00081AF8">
      <w:pPr>
        <w:spacing w:line="360" w:lineRule="auto"/>
        <w:rPr>
          <w:ins w:id="1540" w:author="admin" w:date="2022-12-12T09:28:00Z"/>
          <w:rFonts w:ascii="Times New Roman" w:eastAsia="Calibri" w:hAnsi="Times New Roman" w:cs="Times New Roman"/>
          <w:b/>
          <w:sz w:val="28"/>
          <w:szCs w:val="28"/>
          <w:lang w:eastAsia="vi-VN"/>
        </w:rPr>
      </w:pPr>
      <w:r w:rsidRPr="00081AF8">
        <w:rPr>
          <w:rFonts w:ascii="Times New Roman" w:eastAsia="Calibri" w:hAnsi="Times New Roman" w:cs="Times New Roman"/>
          <w:b/>
          <w:sz w:val="28"/>
          <w:szCs w:val="28"/>
          <w:lang w:eastAsia="vi-VN"/>
        </w:rPr>
        <w:t>2.2.4.7</w:t>
      </w:r>
      <w:ins w:id="1541" w:author="admin" w:date="2022-12-12T09:28:00Z">
        <w:r w:rsidRPr="00081AF8">
          <w:rPr>
            <w:rFonts w:ascii="Times New Roman" w:eastAsia="Calibri" w:hAnsi="Times New Roman" w:cs="Times New Roman"/>
            <w:b/>
            <w:sz w:val="28"/>
            <w:szCs w:val="28"/>
            <w:lang w:eastAsia="vi-VN"/>
          </w:rPr>
          <w:t xml:space="preserve"> Giỏ hàng (Cart)</w:t>
        </w:r>
      </w:ins>
    </w:p>
    <w:p w14:paraId="1F56B9F5" w14:textId="77777777" w:rsidR="00161E4B" w:rsidRPr="00081AF8" w:rsidRDefault="00161E4B" w:rsidP="00081AF8">
      <w:pPr>
        <w:spacing w:line="360" w:lineRule="auto"/>
        <w:rPr>
          <w:ins w:id="1542" w:author="admin" w:date="2022-12-12T09:28:00Z"/>
          <w:rFonts w:ascii="Times New Roman" w:hAnsi="Times New Roman" w:cs="Times New Roman"/>
          <w:sz w:val="28"/>
          <w:szCs w:val="28"/>
          <w:lang w:eastAsia="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161E4B" w:rsidRPr="00081AF8" w14:paraId="20AC91A4" w14:textId="77777777" w:rsidTr="00E305A5">
        <w:trPr>
          <w:jc w:val="center"/>
          <w:ins w:id="1543" w:author="admin" w:date="2022-12-12T09:28:00Z"/>
        </w:trPr>
        <w:tc>
          <w:tcPr>
            <w:tcW w:w="728" w:type="dxa"/>
          </w:tcPr>
          <w:p w14:paraId="5D28BCA0" w14:textId="77777777" w:rsidR="00161E4B" w:rsidRPr="00081AF8" w:rsidRDefault="00161E4B" w:rsidP="00081AF8">
            <w:pPr>
              <w:spacing w:line="360" w:lineRule="auto"/>
              <w:jc w:val="both"/>
              <w:rPr>
                <w:ins w:id="1544" w:author="admin" w:date="2022-12-12T09:28:00Z"/>
                <w:rFonts w:ascii="Times New Roman" w:eastAsia="Calibri" w:hAnsi="Times New Roman" w:cs="Times New Roman"/>
                <w:sz w:val="28"/>
                <w:szCs w:val="28"/>
                <w:lang w:val="vi-VN" w:eastAsia="vi-VN"/>
              </w:rPr>
            </w:pPr>
            <w:ins w:id="1545" w:author="admin" w:date="2022-12-12T09:28:00Z">
              <w:r w:rsidRPr="00081AF8">
                <w:rPr>
                  <w:rFonts w:ascii="Times New Roman" w:eastAsia="Calibri" w:hAnsi="Times New Roman" w:cs="Times New Roman"/>
                  <w:sz w:val="28"/>
                  <w:szCs w:val="28"/>
                  <w:lang w:val="vi-VN" w:eastAsia="vi-VN"/>
                </w:rPr>
                <w:t>STT</w:t>
              </w:r>
            </w:ins>
          </w:p>
        </w:tc>
        <w:tc>
          <w:tcPr>
            <w:tcW w:w="2642" w:type="dxa"/>
          </w:tcPr>
          <w:p w14:paraId="7ED9310B" w14:textId="77777777" w:rsidR="00161E4B" w:rsidRPr="00081AF8" w:rsidRDefault="00161E4B" w:rsidP="00081AF8">
            <w:pPr>
              <w:spacing w:line="360" w:lineRule="auto"/>
              <w:jc w:val="both"/>
              <w:rPr>
                <w:ins w:id="1546" w:author="admin" w:date="2022-12-12T09:28:00Z"/>
                <w:rFonts w:ascii="Times New Roman" w:eastAsia="Calibri" w:hAnsi="Times New Roman" w:cs="Times New Roman"/>
                <w:sz w:val="28"/>
                <w:szCs w:val="28"/>
                <w:lang w:val="vi-VN" w:eastAsia="vi-VN"/>
              </w:rPr>
            </w:pPr>
            <w:ins w:id="1547" w:author="admin" w:date="2022-12-12T09:28:00Z">
              <w:r w:rsidRPr="00081AF8">
                <w:rPr>
                  <w:rFonts w:ascii="Times New Roman" w:eastAsia="Calibri" w:hAnsi="Times New Roman" w:cs="Times New Roman"/>
                  <w:sz w:val="28"/>
                  <w:szCs w:val="28"/>
                  <w:lang w:val="vi-VN" w:eastAsia="vi-VN"/>
                </w:rPr>
                <w:t>Thuộc tính</w:t>
              </w:r>
            </w:ins>
          </w:p>
        </w:tc>
        <w:tc>
          <w:tcPr>
            <w:tcW w:w="1725" w:type="dxa"/>
          </w:tcPr>
          <w:p w14:paraId="6D3B7AEA" w14:textId="77777777" w:rsidR="00161E4B" w:rsidRPr="00081AF8" w:rsidRDefault="00161E4B" w:rsidP="00081AF8">
            <w:pPr>
              <w:spacing w:line="360" w:lineRule="auto"/>
              <w:jc w:val="both"/>
              <w:rPr>
                <w:ins w:id="1548" w:author="admin" w:date="2022-12-12T09:28:00Z"/>
                <w:rFonts w:ascii="Times New Roman" w:eastAsia="Calibri" w:hAnsi="Times New Roman" w:cs="Times New Roman"/>
                <w:sz w:val="28"/>
                <w:szCs w:val="28"/>
                <w:lang w:val="vi-VN" w:eastAsia="vi-VN"/>
              </w:rPr>
            </w:pPr>
            <w:ins w:id="1549" w:author="admin" w:date="2022-12-12T09:28:00Z">
              <w:r w:rsidRPr="00081AF8">
                <w:rPr>
                  <w:rFonts w:ascii="Times New Roman" w:eastAsia="Calibri" w:hAnsi="Times New Roman" w:cs="Times New Roman"/>
                  <w:sz w:val="28"/>
                  <w:szCs w:val="28"/>
                  <w:lang w:val="vi-VN" w:eastAsia="vi-VN"/>
                </w:rPr>
                <w:t>Kiểu dữ liệu</w:t>
              </w:r>
            </w:ins>
          </w:p>
        </w:tc>
        <w:tc>
          <w:tcPr>
            <w:tcW w:w="933" w:type="dxa"/>
          </w:tcPr>
          <w:p w14:paraId="1DE75008" w14:textId="77777777" w:rsidR="00161E4B" w:rsidRPr="00081AF8" w:rsidRDefault="00161E4B" w:rsidP="00081AF8">
            <w:pPr>
              <w:spacing w:line="360" w:lineRule="auto"/>
              <w:jc w:val="both"/>
              <w:rPr>
                <w:ins w:id="1550" w:author="admin" w:date="2022-12-12T09:28:00Z"/>
                <w:rFonts w:ascii="Times New Roman" w:eastAsia="Calibri" w:hAnsi="Times New Roman" w:cs="Times New Roman"/>
                <w:sz w:val="28"/>
                <w:szCs w:val="28"/>
                <w:lang w:eastAsia="vi-VN"/>
              </w:rPr>
            </w:pPr>
            <w:ins w:id="1551" w:author="admin" w:date="2022-12-12T09:28:00Z">
              <w:r w:rsidRPr="00081AF8">
                <w:rPr>
                  <w:rFonts w:ascii="Times New Roman" w:eastAsia="Calibri" w:hAnsi="Times New Roman" w:cs="Times New Roman"/>
                  <w:sz w:val="28"/>
                  <w:szCs w:val="28"/>
                  <w:lang w:eastAsia="vi-VN"/>
                </w:rPr>
                <w:t>Null</w:t>
              </w:r>
            </w:ins>
          </w:p>
        </w:tc>
        <w:tc>
          <w:tcPr>
            <w:tcW w:w="1487" w:type="dxa"/>
          </w:tcPr>
          <w:p w14:paraId="4DF60179" w14:textId="77777777" w:rsidR="00161E4B" w:rsidRPr="00081AF8" w:rsidRDefault="00161E4B" w:rsidP="00081AF8">
            <w:pPr>
              <w:spacing w:line="360" w:lineRule="auto"/>
              <w:jc w:val="both"/>
              <w:rPr>
                <w:ins w:id="1552" w:author="admin" w:date="2022-12-12T09:28:00Z"/>
                <w:rFonts w:ascii="Times New Roman" w:eastAsia="Calibri" w:hAnsi="Times New Roman" w:cs="Times New Roman"/>
                <w:sz w:val="28"/>
                <w:szCs w:val="28"/>
                <w:lang w:val="vi-VN" w:eastAsia="vi-VN"/>
              </w:rPr>
            </w:pPr>
            <w:ins w:id="1553" w:author="admin" w:date="2022-12-12T09:28:00Z">
              <w:r w:rsidRPr="00081AF8">
                <w:rPr>
                  <w:rFonts w:ascii="Times New Roman" w:eastAsia="Calibri" w:hAnsi="Times New Roman" w:cs="Times New Roman"/>
                  <w:sz w:val="28"/>
                  <w:szCs w:val="28"/>
                  <w:lang w:val="vi-VN" w:eastAsia="vi-VN"/>
                </w:rPr>
                <w:t>Rằng buộc</w:t>
              </w:r>
            </w:ins>
          </w:p>
        </w:tc>
        <w:tc>
          <w:tcPr>
            <w:tcW w:w="1530" w:type="dxa"/>
          </w:tcPr>
          <w:p w14:paraId="71A34C21" w14:textId="77777777" w:rsidR="00161E4B" w:rsidRPr="00081AF8" w:rsidRDefault="00161E4B" w:rsidP="00081AF8">
            <w:pPr>
              <w:spacing w:line="360" w:lineRule="auto"/>
              <w:jc w:val="both"/>
              <w:rPr>
                <w:ins w:id="1554" w:author="admin" w:date="2022-12-12T09:28:00Z"/>
                <w:rFonts w:ascii="Times New Roman" w:eastAsia="Calibri" w:hAnsi="Times New Roman" w:cs="Times New Roman"/>
                <w:sz w:val="28"/>
                <w:szCs w:val="28"/>
                <w:lang w:val="vi-VN" w:eastAsia="vi-VN"/>
              </w:rPr>
            </w:pPr>
            <w:ins w:id="1555" w:author="admin" w:date="2022-12-12T09:28:00Z">
              <w:r w:rsidRPr="00081AF8">
                <w:rPr>
                  <w:rFonts w:ascii="Times New Roman" w:eastAsia="Calibri" w:hAnsi="Times New Roman" w:cs="Times New Roman"/>
                  <w:sz w:val="28"/>
                  <w:szCs w:val="28"/>
                  <w:lang w:val="vi-VN" w:eastAsia="vi-VN"/>
                </w:rPr>
                <w:t>Diễn giải</w:t>
              </w:r>
            </w:ins>
          </w:p>
        </w:tc>
      </w:tr>
      <w:tr w:rsidR="00161E4B" w:rsidRPr="00081AF8" w14:paraId="315EC90B" w14:textId="77777777" w:rsidTr="00E305A5">
        <w:trPr>
          <w:jc w:val="center"/>
          <w:ins w:id="1556" w:author="admin" w:date="2022-12-12T09:28:00Z"/>
        </w:trPr>
        <w:tc>
          <w:tcPr>
            <w:tcW w:w="728" w:type="dxa"/>
          </w:tcPr>
          <w:p w14:paraId="175BF99A" w14:textId="77777777" w:rsidR="00161E4B" w:rsidRPr="00081AF8" w:rsidRDefault="00161E4B" w:rsidP="00081AF8">
            <w:pPr>
              <w:spacing w:line="360" w:lineRule="auto"/>
              <w:jc w:val="both"/>
              <w:rPr>
                <w:ins w:id="1557" w:author="admin" w:date="2022-12-12T09:28:00Z"/>
                <w:rFonts w:ascii="Times New Roman" w:eastAsia="Calibri" w:hAnsi="Times New Roman" w:cs="Times New Roman"/>
                <w:sz w:val="28"/>
                <w:szCs w:val="28"/>
                <w:lang w:val="vi-VN" w:eastAsia="vi-VN"/>
              </w:rPr>
            </w:pPr>
            <w:ins w:id="1558" w:author="admin" w:date="2022-12-12T09:28:00Z">
              <w:r w:rsidRPr="00081AF8">
                <w:rPr>
                  <w:rFonts w:ascii="Times New Roman" w:eastAsia="Calibri" w:hAnsi="Times New Roman" w:cs="Times New Roman"/>
                  <w:sz w:val="28"/>
                  <w:szCs w:val="28"/>
                  <w:lang w:val="vi-VN" w:eastAsia="vi-VN"/>
                </w:rPr>
                <w:t>1</w:t>
              </w:r>
            </w:ins>
          </w:p>
        </w:tc>
        <w:tc>
          <w:tcPr>
            <w:tcW w:w="2642" w:type="dxa"/>
          </w:tcPr>
          <w:p w14:paraId="3E834530" w14:textId="77777777" w:rsidR="00161E4B" w:rsidRPr="00081AF8" w:rsidRDefault="00161E4B" w:rsidP="00081AF8">
            <w:pPr>
              <w:spacing w:line="360" w:lineRule="auto"/>
              <w:jc w:val="both"/>
              <w:rPr>
                <w:ins w:id="1559" w:author="admin" w:date="2022-12-12T09:28:00Z"/>
                <w:rFonts w:ascii="Times New Roman" w:eastAsia="Calibri" w:hAnsi="Times New Roman" w:cs="Times New Roman"/>
                <w:sz w:val="28"/>
                <w:szCs w:val="28"/>
                <w:lang w:eastAsia="vi-VN"/>
              </w:rPr>
            </w:pPr>
            <w:ins w:id="1560" w:author="admin" w:date="2022-12-12T09:28:00Z">
              <w:r w:rsidRPr="00081AF8">
                <w:rPr>
                  <w:rFonts w:ascii="Times New Roman" w:eastAsia="Calibri" w:hAnsi="Times New Roman" w:cs="Times New Roman"/>
                  <w:sz w:val="28"/>
                  <w:szCs w:val="28"/>
                  <w:lang w:eastAsia="vi-VN"/>
                </w:rPr>
                <w:t>CartID</w:t>
              </w:r>
            </w:ins>
          </w:p>
        </w:tc>
        <w:tc>
          <w:tcPr>
            <w:tcW w:w="1725" w:type="dxa"/>
          </w:tcPr>
          <w:p w14:paraId="4D021DC6" w14:textId="77777777" w:rsidR="00161E4B" w:rsidRPr="00081AF8" w:rsidRDefault="00161E4B" w:rsidP="00081AF8">
            <w:pPr>
              <w:spacing w:line="360" w:lineRule="auto"/>
              <w:jc w:val="both"/>
              <w:rPr>
                <w:ins w:id="1561" w:author="admin" w:date="2022-12-12T09:28:00Z"/>
                <w:rFonts w:ascii="Times New Roman" w:eastAsia="Calibri" w:hAnsi="Times New Roman" w:cs="Times New Roman"/>
                <w:sz w:val="28"/>
                <w:szCs w:val="28"/>
                <w:lang w:val="vi-VN" w:eastAsia="vi-VN"/>
              </w:rPr>
            </w:pPr>
            <w:ins w:id="1562" w:author="admin" w:date="2022-12-12T09:28:00Z">
              <w:r w:rsidRPr="00081AF8">
                <w:rPr>
                  <w:rFonts w:ascii="Times New Roman" w:eastAsia="Calibri" w:hAnsi="Times New Roman" w:cs="Times New Roman"/>
                  <w:sz w:val="28"/>
                  <w:szCs w:val="28"/>
                  <w:lang w:eastAsia="vi-VN"/>
                </w:rPr>
                <w:t>Int</w:t>
              </w:r>
            </w:ins>
          </w:p>
        </w:tc>
        <w:tc>
          <w:tcPr>
            <w:tcW w:w="933" w:type="dxa"/>
          </w:tcPr>
          <w:p w14:paraId="653D1EE0" w14:textId="77777777" w:rsidR="00161E4B" w:rsidRPr="00081AF8" w:rsidRDefault="00161E4B" w:rsidP="00081AF8">
            <w:pPr>
              <w:spacing w:line="360" w:lineRule="auto"/>
              <w:jc w:val="both"/>
              <w:rPr>
                <w:ins w:id="1563" w:author="admin" w:date="2022-12-12T09:28:00Z"/>
                <w:rFonts w:ascii="Times New Roman" w:eastAsia="Calibri" w:hAnsi="Times New Roman" w:cs="Times New Roman"/>
                <w:sz w:val="28"/>
                <w:szCs w:val="28"/>
                <w:lang w:eastAsia="vi-VN"/>
              </w:rPr>
            </w:pPr>
          </w:p>
        </w:tc>
        <w:tc>
          <w:tcPr>
            <w:tcW w:w="1487" w:type="dxa"/>
          </w:tcPr>
          <w:p w14:paraId="74D6716E" w14:textId="77777777" w:rsidR="00161E4B" w:rsidRPr="00081AF8" w:rsidRDefault="00161E4B" w:rsidP="00081AF8">
            <w:pPr>
              <w:spacing w:line="360" w:lineRule="auto"/>
              <w:jc w:val="both"/>
              <w:rPr>
                <w:ins w:id="1564" w:author="admin" w:date="2022-12-12T09:28:00Z"/>
                <w:rFonts w:ascii="Times New Roman" w:eastAsia="Calibri" w:hAnsi="Times New Roman" w:cs="Times New Roman"/>
                <w:sz w:val="28"/>
                <w:szCs w:val="28"/>
                <w:lang w:eastAsia="vi-VN"/>
              </w:rPr>
            </w:pPr>
            <w:ins w:id="1565" w:author="admin" w:date="2022-12-12T09:28:00Z">
              <w:r w:rsidRPr="00081AF8">
                <w:rPr>
                  <w:rFonts w:ascii="Times New Roman" w:eastAsia="Calibri" w:hAnsi="Times New Roman" w:cs="Times New Roman"/>
                  <w:sz w:val="28"/>
                  <w:szCs w:val="28"/>
                  <w:lang w:eastAsia="vi-VN"/>
                </w:rPr>
                <w:t>Khóa chính</w:t>
              </w:r>
            </w:ins>
          </w:p>
        </w:tc>
        <w:tc>
          <w:tcPr>
            <w:tcW w:w="1530" w:type="dxa"/>
          </w:tcPr>
          <w:p w14:paraId="61CA850A" w14:textId="77777777" w:rsidR="00161E4B" w:rsidRPr="00081AF8" w:rsidRDefault="00161E4B" w:rsidP="00081AF8">
            <w:pPr>
              <w:spacing w:line="360" w:lineRule="auto"/>
              <w:jc w:val="both"/>
              <w:rPr>
                <w:ins w:id="1566" w:author="admin" w:date="2022-12-12T09:28:00Z"/>
                <w:rFonts w:ascii="Times New Roman" w:eastAsia="Calibri" w:hAnsi="Times New Roman" w:cs="Times New Roman"/>
                <w:sz w:val="28"/>
                <w:szCs w:val="28"/>
                <w:lang w:eastAsia="vi-VN"/>
              </w:rPr>
            </w:pPr>
            <w:ins w:id="1567" w:author="admin" w:date="2022-12-12T09:28:00Z">
              <w:r w:rsidRPr="00081AF8">
                <w:rPr>
                  <w:rFonts w:ascii="Times New Roman" w:eastAsia="Calibri" w:hAnsi="Times New Roman" w:cs="Times New Roman"/>
                  <w:sz w:val="28"/>
                  <w:szCs w:val="28"/>
                  <w:lang w:eastAsia="vi-VN"/>
                </w:rPr>
                <w:t>Mã</w:t>
              </w:r>
            </w:ins>
            <w:r w:rsidRPr="00081AF8">
              <w:rPr>
                <w:rFonts w:ascii="Times New Roman" w:eastAsia="Calibri" w:hAnsi="Times New Roman" w:cs="Times New Roman"/>
                <w:sz w:val="28"/>
                <w:szCs w:val="28"/>
                <w:lang w:eastAsia="vi-VN"/>
              </w:rPr>
              <w:t xml:space="preserve"> </w:t>
            </w:r>
            <w:ins w:id="1568" w:author="admin" w:date="2022-12-12T09:28:00Z">
              <w:r w:rsidRPr="00081AF8">
                <w:rPr>
                  <w:rFonts w:ascii="Times New Roman" w:eastAsia="Calibri" w:hAnsi="Times New Roman" w:cs="Times New Roman"/>
                  <w:sz w:val="28"/>
                  <w:szCs w:val="28"/>
                  <w:lang w:eastAsia="vi-VN"/>
                </w:rPr>
                <w:t>giỏ hàng</w:t>
              </w:r>
            </w:ins>
          </w:p>
        </w:tc>
      </w:tr>
      <w:tr w:rsidR="00161E4B" w:rsidRPr="00081AF8" w14:paraId="5BD0D8B3" w14:textId="77777777" w:rsidTr="00E305A5">
        <w:trPr>
          <w:jc w:val="center"/>
          <w:ins w:id="1569" w:author="admin" w:date="2022-12-12T09:28:00Z"/>
        </w:trPr>
        <w:tc>
          <w:tcPr>
            <w:tcW w:w="728" w:type="dxa"/>
          </w:tcPr>
          <w:p w14:paraId="1C5380DE" w14:textId="77777777" w:rsidR="00161E4B" w:rsidRPr="00081AF8" w:rsidRDefault="00161E4B" w:rsidP="00081AF8">
            <w:pPr>
              <w:spacing w:line="360" w:lineRule="auto"/>
              <w:jc w:val="both"/>
              <w:rPr>
                <w:ins w:id="1570" w:author="admin" w:date="2022-12-12T09:28:00Z"/>
                <w:rFonts w:ascii="Times New Roman" w:eastAsia="Calibri" w:hAnsi="Times New Roman" w:cs="Times New Roman"/>
                <w:sz w:val="28"/>
                <w:szCs w:val="28"/>
                <w:lang w:eastAsia="vi-VN"/>
              </w:rPr>
            </w:pPr>
            <w:ins w:id="1571" w:author="admin" w:date="2022-12-12T09:28:00Z">
              <w:r w:rsidRPr="00081AF8">
                <w:rPr>
                  <w:rFonts w:ascii="Times New Roman" w:eastAsia="Calibri" w:hAnsi="Times New Roman" w:cs="Times New Roman"/>
                  <w:sz w:val="28"/>
                  <w:szCs w:val="28"/>
                  <w:lang w:eastAsia="vi-VN"/>
                </w:rPr>
                <w:lastRenderedPageBreak/>
                <w:t>2</w:t>
              </w:r>
            </w:ins>
          </w:p>
        </w:tc>
        <w:tc>
          <w:tcPr>
            <w:tcW w:w="2642" w:type="dxa"/>
          </w:tcPr>
          <w:p w14:paraId="4A837E45" w14:textId="77777777" w:rsidR="00161E4B" w:rsidRPr="00081AF8" w:rsidRDefault="00161E4B" w:rsidP="00081AF8">
            <w:pPr>
              <w:spacing w:line="360" w:lineRule="auto"/>
              <w:jc w:val="both"/>
              <w:rPr>
                <w:ins w:id="1572" w:author="admin" w:date="2022-12-12T09:28:00Z"/>
                <w:rFonts w:ascii="Times New Roman" w:eastAsia="Calibri" w:hAnsi="Times New Roman" w:cs="Times New Roman"/>
                <w:sz w:val="28"/>
                <w:szCs w:val="28"/>
                <w:lang w:eastAsia="vi-VN"/>
              </w:rPr>
            </w:pPr>
            <w:ins w:id="1573" w:author="admin" w:date="2022-12-12T09:28:00Z">
              <w:r w:rsidRPr="00081AF8">
                <w:rPr>
                  <w:rFonts w:ascii="Times New Roman" w:eastAsia="Calibri" w:hAnsi="Times New Roman" w:cs="Times New Roman"/>
                  <w:sz w:val="28"/>
                  <w:szCs w:val="28"/>
                  <w:lang w:eastAsia="vi-VN"/>
                </w:rPr>
                <w:t>ProductID</w:t>
              </w:r>
            </w:ins>
          </w:p>
        </w:tc>
        <w:tc>
          <w:tcPr>
            <w:tcW w:w="1725" w:type="dxa"/>
          </w:tcPr>
          <w:p w14:paraId="318FEAB1" w14:textId="77777777" w:rsidR="00161E4B" w:rsidRPr="00081AF8" w:rsidRDefault="00161E4B" w:rsidP="00081AF8">
            <w:pPr>
              <w:spacing w:line="360" w:lineRule="auto"/>
              <w:jc w:val="both"/>
              <w:rPr>
                <w:ins w:id="1574" w:author="admin" w:date="2022-12-12T09:28:00Z"/>
                <w:rFonts w:ascii="Times New Roman" w:eastAsia="Calibri" w:hAnsi="Times New Roman" w:cs="Times New Roman"/>
                <w:sz w:val="28"/>
                <w:szCs w:val="28"/>
                <w:lang w:eastAsia="vi-VN"/>
              </w:rPr>
            </w:pPr>
            <w:ins w:id="1575" w:author="admin" w:date="2022-12-12T09:28:00Z">
              <w:r w:rsidRPr="00081AF8">
                <w:rPr>
                  <w:rFonts w:ascii="Times New Roman" w:eastAsia="Calibri" w:hAnsi="Times New Roman" w:cs="Times New Roman"/>
                  <w:sz w:val="28"/>
                  <w:szCs w:val="28"/>
                  <w:lang w:eastAsia="vi-VN"/>
                </w:rPr>
                <w:t>Int</w:t>
              </w:r>
            </w:ins>
          </w:p>
        </w:tc>
        <w:tc>
          <w:tcPr>
            <w:tcW w:w="933" w:type="dxa"/>
          </w:tcPr>
          <w:p w14:paraId="792B6908" w14:textId="77777777" w:rsidR="00161E4B" w:rsidRPr="00081AF8" w:rsidRDefault="00161E4B" w:rsidP="00081AF8">
            <w:pPr>
              <w:spacing w:line="360" w:lineRule="auto"/>
              <w:jc w:val="both"/>
              <w:rPr>
                <w:ins w:id="1576" w:author="admin" w:date="2022-12-12T09:28:00Z"/>
                <w:rFonts w:ascii="Times New Roman" w:eastAsia="Calibri" w:hAnsi="Times New Roman" w:cs="Times New Roman"/>
                <w:sz w:val="28"/>
                <w:szCs w:val="28"/>
                <w:lang w:eastAsia="vi-VN"/>
              </w:rPr>
            </w:pPr>
          </w:p>
        </w:tc>
        <w:tc>
          <w:tcPr>
            <w:tcW w:w="1487" w:type="dxa"/>
          </w:tcPr>
          <w:p w14:paraId="116944DB" w14:textId="77777777" w:rsidR="00161E4B" w:rsidRPr="00081AF8" w:rsidRDefault="00161E4B" w:rsidP="00081AF8">
            <w:pPr>
              <w:spacing w:line="360" w:lineRule="auto"/>
              <w:jc w:val="both"/>
              <w:rPr>
                <w:ins w:id="1577" w:author="admin" w:date="2022-12-12T09:28:00Z"/>
                <w:rFonts w:ascii="Times New Roman" w:eastAsia="Calibri" w:hAnsi="Times New Roman" w:cs="Times New Roman"/>
                <w:sz w:val="28"/>
                <w:szCs w:val="28"/>
                <w:lang w:eastAsia="vi-VN"/>
              </w:rPr>
            </w:pPr>
            <w:ins w:id="1578" w:author="admin" w:date="2022-12-12T09:28:00Z">
              <w:r w:rsidRPr="00081AF8">
                <w:rPr>
                  <w:rFonts w:ascii="Times New Roman" w:eastAsia="Calibri" w:hAnsi="Times New Roman" w:cs="Times New Roman"/>
                  <w:sz w:val="28"/>
                  <w:szCs w:val="28"/>
                  <w:lang w:eastAsia="vi-VN"/>
                </w:rPr>
                <w:t>Khóa phụ</w:t>
              </w:r>
            </w:ins>
          </w:p>
        </w:tc>
        <w:tc>
          <w:tcPr>
            <w:tcW w:w="1530" w:type="dxa"/>
          </w:tcPr>
          <w:p w14:paraId="0E833D3C" w14:textId="77777777" w:rsidR="00161E4B" w:rsidRPr="00081AF8" w:rsidRDefault="00161E4B" w:rsidP="00081AF8">
            <w:pPr>
              <w:spacing w:line="360" w:lineRule="auto"/>
              <w:jc w:val="both"/>
              <w:rPr>
                <w:ins w:id="1579" w:author="admin" w:date="2022-12-12T09:28:00Z"/>
                <w:rFonts w:ascii="Times New Roman" w:eastAsia="Calibri" w:hAnsi="Times New Roman" w:cs="Times New Roman"/>
                <w:sz w:val="28"/>
                <w:szCs w:val="28"/>
                <w:lang w:eastAsia="vi-VN"/>
              </w:rPr>
            </w:pPr>
            <w:ins w:id="1580" w:author="admin" w:date="2022-12-12T09:28:00Z">
              <w:r w:rsidRPr="00081AF8">
                <w:rPr>
                  <w:rFonts w:ascii="Times New Roman" w:eastAsia="Calibri" w:hAnsi="Times New Roman" w:cs="Times New Roman"/>
                  <w:sz w:val="28"/>
                  <w:szCs w:val="28"/>
                  <w:lang w:eastAsia="vi-VN"/>
                </w:rPr>
                <w:t>Mã sản phẩm</w:t>
              </w:r>
            </w:ins>
          </w:p>
        </w:tc>
      </w:tr>
      <w:tr w:rsidR="00161E4B" w:rsidRPr="00081AF8" w14:paraId="06247FC4" w14:textId="77777777" w:rsidTr="00E305A5">
        <w:trPr>
          <w:jc w:val="center"/>
          <w:ins w:id="1581" w:author="admin" w:date="2022-12-12T09:28:00Z"/>
        </w:trPr>
        <w:tc>
          <w:tcPr>
            <w:tcW w:w="728" w:type="dxa"/>
          </w:tcPr>
          <w:p w14:paraId="761623D0" w14:textId="77777777" w:rsidR="00161E4B" w:rsidRPr="00081AF8" w:rsidRDefault="00161E4B" w:rsidP="00081AF8">
            <w:pPr>
              <w:spacing w:line="360" w:lineRule="auto"/>
              <w:jc w:val="both"/>
              <w:rPr>
                <w:ins w:id="1582" w:author="admin" w:date="2022-12-12T09:28:00Z"/>
                <w:rFonts w:ascii="Times New Roman" w:eastAsia="Calibri" w:hAnsi="Times New Roman" w:cs="Times New Roman"/>
                <w:sz w:val="28"/>
                <w:szCs w:val="28"/>
                <w:lang w:eastAsia="vi-VN"/>
              </w:rPr>
            </w:pPr>
            <w:ins w:id="1583" w:author="admin" w:date="2022-12-12T09:28:00Z">
              <w:r w:rsidRPr="00081AF8">
                <w:rPr>
                  <w:rFonts w:ascii="Times New Roman" w:eastAsia="Calibri" w:hAnsi="Times New Roman" w:cs="Times New Roman"/>
                  <w:sz w:val="28"/>
                  <w:szCs w:val="28"/>
                  <w:lang w:eastAsia="vi-VN"/>
                </w:rPr>
                <w:t>3</w:t>
              </w:r>
            </w:ins>
          </w:p>
        </w:tc>
        <w:tc>
          <w:tcPr>
            <w:tcW w:w="2642" w:type="dxa"/>
          </w:tcPr>
          <w:p w14:paraId="4A68EC21" w14:textId="77777777" w:rsidR="00161E4B" w:rsidRPr="00081AF8" w:rsidRDefault="00161E4B" w:rsidP="00081AF8">
            <w:pPr>
              <w:spacing w:line="360" w:lineRule="auto"/>
              <w:jc w:val="both"/>
              <w:rPr>
                <w:ins w:id="1584" w:author="admin" w:date="2022-12-12T09:28:00Z"/>
                <w:rFonts w:ascii="Times New Roman" w:eastAsia="Calibri" w:hAnsi="Times New Roman" w:cs="Times New Roman"/>
                <w:sz w:val="28"/>
                <w:szCs w:val="28"/>
                <w:lang w:eastAsia="vi-VN"/>
              </w:rPr>
            </w:pPr>
            <w:ins w:id="1585" w:author="admin" w:date="2022-12-12T09:28:00Z">
              <w:r w:rsidRPr="00081AF8">
                <w:rPr>
                  <w:rFonts w:ascii="Times New Roman" w:eastAsia="Calibri" w:hAnsi="Times New Roman" w:cs="Times New Roman"/>
                  <w:sz w:val="28"/>
                  <w:szCs w:val="28"/>
                  <w:lang w:eastAsia="vi-VN"/>
                </w:rPr>
                <w:t>sID</w:t>
              </w:r>
            </w:ins>
          </w:p>
        </w:tc>
        <w:tc>
          <w:tcPr>
            <w:tcW w:w="1725" w:type="dxa"/>
          </w:tcPr>
          <w:p w14:paraId="36379AB6" w14:textId="77777777" w:rsidR="00161E4B" w:rsidRPr="00081AF8" w:rsidRDefault="00161E4B" w:rsidP="00081AF8">
            <w:pPr>
              <w:spacing w:line="360" w:lineRule="auto"/>
              <w:jc w:val="both"/>
              <w:rPr>
                <w:ins w:id="1586" w:author="admin" w:date="2022-12-12T09:28:00Z"/>
                <w:rFonts w:ascii="Times New Roman" w:eastAsia="Calibri" w:hAnsi="Times New Roman" w:cs="Times New Roman"/>
                <w:sz w:val="28"/>
                <w:szCs w:val="28"/>
                <w:lang w:eastAsia="vi-VN"/>
              </w:rPr>
            </w:pPr>
            <w:ins w:id="1587" w:author="admin" w:date="2022-12-12T09:28:00Z">
              <w:r w:rsidRPr="00081AF8">
                <w:rPr>
                  <w:rFonts w:ascii="Times New Roman" w:eastAsia="Calibri" w:hAnsi="Times New Roman" w:cs="Times New Roman"/>
                  <w:sz w:val="28"/>
                  <w:szCs w:val="28"/>
                  <w:lang w:eastAsia="vi-VN"/>
                </w:rPr>
                <w:t>Varchar(255)</w:t>
              </w:r>
            </w:ins>
          </w:p>
        </w:tc>
        <w:tc>
          <w:tcPr>
            <w:tcW w:w="933" w:type="dxa"/>
          </w:tcPr>
          <w:p w14:paraId="0E37011A" w14:textId="77777777" w:rsidR="00161E4B" w:rsidRPr="00081AF8" w:rsidRDefault="00161E4B" w:rsidP="00081AF8">
            <w:pPr>
              <w:spacing w:line="360" w:lineRule="auto"/>
              <w:jc w:val="both"/>
              <w:rPr>
                <w:ins w:id="1588" w:author="admin" w:date="2022-12-12T09:28:00Z"/>
                <w:rFonts w:ascii="Times New Roman" w:eastAsia="Calibri" w:hAnsi="Times New Roman" w:cs="Times New Roman"/>
                <w:sz w:val="28"/>
                <w:szCs w:val="28"/>
                <w:lang w:eastAsia="vi-VN"/>
              </w:rPr>
            </w:pPr>
            <w:ins w:id="1589" w:author="admin" w:date="2022-12-12T09:28:00Z">
              <w:r w:rsidRPr="00081AF8">
                <w:rPr>
                  <w:rFonts w:ascii="Times New Roman" w:eastAsia="Calibri" w:hAnsi="Times New Roman" w:cs="Times New Roman"/>
                  <w:sz w:val="28"/>
                  <w:szCs w:val="28"/>
                  <w:lang w:eastAsia="vi-VN"/>
                </w:rPr>
                <w:t>x</w:t>
              </w:r>
            </w:ins>
          </w:p>
        </w:tc>
        <w:tc>
          <w:tcPr>
            <w:tcW w:w="1487" w:type="dxa"/>
          </w:tcPr>
          <w:p w14:paraId="6F31F2C6" w14:textId="77777777" w:rsidR="00161E4B" w:rsidRPr="00081AF8" w:rsidRDefault="00161E4B" w:rsidP="00081AF8">
            <w:pPr>
              <w:spacing w:line="360" w:lineRule="auto"/>
              <w:jc w:val="both"/>
              <w:rPr>
                <w:ins w:id="1590" w:author="admin" w:date="2022-12-12T09:28:00Z"/>
                <w:rFonts w:ascii="Times New Roman" w:eastAsia="Calibri" w:hAnsi="Times New Roman" w:cs="Times New Roman"/>
                <w:sz w:val="28"/>
                <w:szCs w:val="28"/>
                <w:lang w:val="vi-VN" w:eastAsia="vi-VN"/>
              </w:rPr>
            </w:pPr>
          </w:p>
        </w:tc>
        <w:tc>
          <w:tcPr>
            <w:tcW w:w="1530" w:type="dxa"/>
          </w:tcPr>
          <w:p w14:paraId="6A3B75D6" w14:textId="77777777" w:rsidR="00161E4B" w:rsidRPr="00081AF8" w:rsidRDefault="00161E4B" w:rsidP="00081AF8">
            <w:pPr>
              <w:spacing w:line="360" w:lineRule="auto"/>
              <w:jc w:val="both"/>
              <w:rPr>
                <w:ins w:id="1591" w:author="admin" w:date="2022-12-12T09:28:00Z"/>
                <w:rFonts w:ascii="Times New Roman" w:eastAsia="Calibri" w:hAnsi="Times New Roman" w:cs="Times New Roman"/>
                <w:sz w:val="28"/>
                <w:szCs w:val="28"/>
                <w:lang w:eastAsia="vi-VN"/>
              </w:rPr>
            </w:pPr>
            <w:ins w:id="1592" w:author="admin" w:date="2022-12-12T09:28:00Z">
              <w:r w:rsidRPr="00081AF8">
                <w:rPr>
                  <w:rFonts w:ascii="Times New Roman" w:eastAsia="Calibri" w:hAnsi="Times New Roman" w:cs="Times New Roman"/>
                  <w:sz w:val="28"/>
                  <w:szCs w:val="28"/>
                  <w:lang w:eastAsia="vi-VN"/>
                </w:rPr>
                <w:t>Mã phiên</w:t>
              </w:r>
            </w:ins>
          </w:p>
        </w:tc>
      </w:tr>
      <w:tr w:rsidR="00161E4B" w:rsidRPr="00081AF8" w14:paraId="4F9BFCF1" w14:textId="77777777" w:rsidTr="00E305A5">
        <w:trPr>
          <w:jc w:val="center"/>
          <w:ins w:id="1593" w:author="admin" w:date="2022-12-12T09:28:00Z"/>
        </w:trPr>
        <w:tc>
          <w:tcPr>
            <w:tcW w:w="728" w:type="dxa"/>
          </w:tcPr>
          <w:p w14:paraId="414640B2" w14:textId="77777777" w:rsidR="00161E4B" w:rsidRPr="00081AF8" w:rsidRDefault="00161E4B" w:rsidP="00081AF8">
            <w:pPr>
              <w:spacing w:line="360" w:lineRule="auto"/>
              <w:jc w:val="both"/>
              <w:rPr>
                <w:ins w:id="1594" w:author="admin" w:date="2022-12-12T09:28:00Z"/>
                <w:rFonts w:ascii="Times New Roman" w:eastAsia="Calibri" w:hAnsi="Times New Roman" w:cs="Times New Roman"/>
                <w:sz w:val="28"/>
                <w:szCs w:val="28"/>
                <w:lang w:eastAsia="vi-VN"/>
              </w:rPr>
            </w:pPr>
            <w:ins w:id="1595" w:author="admin" w:date="2022-12-12T09:28:00Z">
              <w:r w:rsidRPr="00081AF8">
                <w:rPr>
                  <w:rFonts w:ascii="Times New Roman" w:eastAsia="Calibri" w:hAnsi="Times New Roman" w:cs="Times New Roman"/>
                  <w:sz w:val="28"/>
                  <w:szCs w:val="28"/>
                  <w:lang w:eastAsia="vi-VN"/>
                </w:rPr>
                <w:t>4</w:t>
              </w:r>
            </w:ins>
          </w:p>
        </w:tc>
        <w:tc>
          <w:tcPr>
            <w:tcW w:w="2642" w:type="dxa"/>
          </w:tcPr>
          <w:p w14:paraId="3F2CB2DF" w14:textId="77777777" w:rsidR="00161E4B" w:rsidRPr="00081AF8" w:rsidRDefault="00161E4B" w:rsidP="00081AF8">
            <w:pPr>
              <w:spacing w:line="360" w:lineRule="auto"/>
              <w:jc w:val="both"/>
              <w:rPr>
                <w:ins w:id="1596" w:author="admin" w:date="2022-12-12T09:28:00Z"/>
                <w:rFonts w:ascii="Times New Roman" w:eastAsia="Calibri" w:hAnsi="Times New Roman" w:cs="Times New Roman"/>
                <w:sz w:val="28"/>
                <w:szCs w:val="28"/>
                <w:lang w:eastAsia="vi-VN"/>
              </w:rPr>
            </w:pPr>
            <w:ins w:id="1597" w:author="admin" w:date="2022-12-12T09:28:00Z">
              <w:r w:rsidRPr="00081AF8">
                <w:rPr>
                  <w:rFonts w:ascii="Times New Roman" w:eastAsia="Calibri" w:hAnsi="Times New Roman" w:cs="Times New Roman"/>
                  <w:sz w:val="28"/>
                  <w:szCs w:val="28"/>
                  <w:lang w:eastAsia="vi-VN"/>
                </w:rPr>
                <w:t>ProductName</w:t>
              </w:r>
            </w:ins>
          </w:p>
        </w:tc>
        <w:tc>
          <w:tcPr>
            <w:tcW w:w="1725" w:type="dxa"/>
          </w:tcPr>
          <w:p w14:paraId="30D6F66B" w14:textId="77777777" w:rsidR="00161E4B" w:rsidRPr="00081AF8" w:rsidRDefault="00161E4B" w:rsidP="00081AF8">
            <w:pPr>
              <w:spacing w:line="360" w:lineRule="auto"/>
              <w:jc w:val="both"/>
              <w:rPr>
                <w:ins w:id="1598" w:author="admin" w:date="2022-12-12T09:28:00Z"/>
                <w:rFonts w:ascii="Times New Roman" w:eastAsia="Calibri" w:hAnsi="Times New Roman" w:cs="Times New Roman"/>
                <w:sz w:val="28"/>
                <w:szCs w:val="28"/>
                <w:lang w:eastAsia="vi-VN"/>
              </w:rPr>
            </w:pPr>
            <w:ins w:id="1599" w:author="admin" w:date="2022-12-12T09:28:00Z">
              <w:r w:rsidRPr="00081AF8">
                <w:rPr>
                  <w:rFonts w:ascii="Times New Roman" w:eastAsia="Calibri" w:hAnsi="Times New Roman" w:cs="Times New Roman"/>
                  <w:sz w:val="28"/>
                  <w:szCs w:val="28"/>
                  <w:lang w:eastAsia="vi-VN"/>
                </w:rPr>
                <w:t>Varchar(255)</w:t>
              </w:r>
            </w:ins>
          </w:p>
        </w:tc>
        <w:tc>
          <w:tcPr>
            <w:tcW w:w="933" w:type="dxa"/>
          </w:tcPr>
          <w:p w14:paraId="41B845CE" w14:textId="77777777" w:rsidR="00161E4B" w:rsidRPr="00081AF8" w:rsidRDefault="00161E4B" w:rsidP="00081AF8">
            <w:pPr>
              <w:spacing w:line="360" w:lineRule="auto"/>
              <w:jc w:val="both"/>
              <w:rPr>
                <w:ins w:id="1600" w:author="admin" w:date="2022-12-12T09:28:00Z"/>
                <w:rFonts w:ascii="Times New Roman" w:eastAsia="Calibri" w:hAnsi="Times New Roman" w:cs="Times New Roman"/>
                <w:sz w:val="28"/>
                <w:szCs w:val="28"/>
                <w:lang w:eastAsia="vi-VN"/>
              </w:rPr>
            </w:pPr>
            <w:ins w:id="1601" w:author="admin" w:date="2022-12-12T09:28:00Z">
              <w:r w:rsidRPr="00081AF8">
                <w:rPr>
                  <w:rFonts w:ascii="Times New Roman" w:eastAsia="Calibri" w:hAnsi="Times New Roman" w:cs="Times New Roman"/>
                  <w:sz w:val="28"/>
                  <w:szCs w:val="28"/>
                  <w:lang w:eastAsia="vi-VN"/>
                </w:rPr>
                <w:t>x</w:t>
              </w:r>
            </w:ins>
          </w:p>
        </w:tc>
        <w:tc>
          <w:tcPr>
            <w:tcW w:w="1487" w:type="dxa"/>
          </w:tcPr>
          <w:p w14:paraId="555ACEFE" w14:textId="77777777" w:rsidR="00161E4B" w:rsidRPr="00081AF8" w:rsidRDefault="00161E4B" w:rsidP="00081AF8">
            <w:pPr>
              <w:spacing w:line="360" w:lineRule="auto"/>
              <w:jc w:val="both"/>
              <w:rPr>
                <w:ins w:id="1602" w:author="admin" w:date="2022-12-12T09:28:00Z"/>
                <w:rFonts w:ascii="Times New Roman" w:eastAsia="Calibri" w:hAnsi="Times New Roman" w:cs="Times New Roman"/>
                <w:sz w:val="28"/>
                <w:szCs w:val="28"/>
                <w:lang w:val="vi-VN" w:eastAsia="vi-VN"/>
              </w:rPr>
            </w:pPr>
          </w:p>
        </w:tc>
        <w:tc>
          <w:tcPr>
            <w:tcW w:w="1530" w:type="dxa"/>
          </w:tcPr>
          <w:p w14:paraId="17C3DA57" w14:textId="77777777" w:rsidR="00161E4B" w:rsidRPr="00081AF8" w:rsidRDefault="00161E4B" w:rsidP="00081AF8">
            <w:pPr>
              <w:spacing w:line="360" w:lineRule="auto"/>
              <w:jc w:val="both"/>
              <w:rPr>
                <w:ins w:id="1603" w:author="admin" w:date="2022-12-12T09:28:00Z"/>
                <w:rFonts w:ascii="Times New Roman" w:eastAsia="Calibri" w:hAnsi="Times New Roman" w:cs="Times New Roman"/>
                <w:sz w:val="28"/>
                <w:szCs w:val="28"/>
                <w:lang w:eastAsia="vi-VN"/>
              </w:rPr>
            </w:pPr>
            <w:ins w:id="1604" w:author="admin" w:date="2022-12-12T09:28:00Z">
              <w:r w:rsidRPr="00081AF8">
                <w:rPr>
                  <w:rFonts w:ascii="Times New Roman" w:eastAsia="Calibri" w:hAnsi="Times New Roman" w:cs="Times New Roman"/>
                  <w:sz w:val="28"/>
                  <w:szCs w:val="28"/>
                  <w:lang w:eastAsia="vi-VN"/>
                </w:rPr>
                <w:t>Tên sản phẩm</w:t>
              </w:r>
            </w:ins>
          </w:p>
        </w:tc>
      </w:tr>
      <w:tr w:rsidR="00161E4B" w:rsidRPr="00081AF8" w14:paraId="29A28C1B" w14:textId="77777777" w:rsidTr="00E305A5">
        <w:trPr>
          <w:jc w:val="center"/>
          <w:ins w:id="1605" w:author="admin" w:date="2022-12-12T09:28:00Z"/>
        </w:trPr>
        <w:tc>
          <w:tcPr>
            <w:tcW w:w="728" w:type="dxa"/>
          </w:tcPr>
          <w:p w14:paraId="2E439260" w14:textId="77777777" w:rsidR="00161E4B" w:rsidRPr="00081AF8" w:rsidRDefault="00161E4B" w:rsidP="00081AF8">
            <w:pPr>
              <w:spacing w:line="360" w:lineRule="auto"/>
              <w:jc w:val="both"/>
              <w:rPr>
                <w:ins w:id="1606" w:author="admin" w:date="2022-12-12T09:28:00Z"/>
                <w:rFonts w:ascii="Times New Roman" w:eastAsia="Calibri" w:hAnsi="Times New Roman" w:cs="Times New Roman"/>
                <w:sz w:val="28"/>
                <w:szCs w:val="28"/>
                <w:lang w:eastAsia="vi-VN"/>
              </w:rPr>
            </w:pPr>
            <w:ins w:id="1607" w:author="admin" w:date="2022-12-12T09:28:00Z">
              <w:r w:rsidRPr="00081AF8">
                <w:rPr>
                  <w:rFonts w:ascii="Times New Roman" w:eastAsia="Calibri" w:hAnsi="Times New Roman" w:cs="Times New Roman"/>
                  <w:sz w:val="28"/>
                  <w:szCs w:val="28"/>
                  <w:lang w:eastAsia="vi-VN"/>
                </w:rPr>
                <w:t>5</w:t>
              </w:r>
            </w:ins>
          </w:p>
        </w:tc>
        <w:tc>
          <w:tcPr>
            <w:tcW w:w="2642" w:type="dxa"/>
          </w:tcPr>
          <w:p w14:paraId="71534B22" w14:textId="77777777" w:rsidR="00161E4B" w:rsidRPr="00081AF8" w:rsidRDefault="00161E4B" w:rsidP="00081AF8">
            <w:pPr>
              <w:spacing w:line="360" w:lineRule="auto"/>
              <w:jc w:val="both"/>
              <w:rPr>
                <w:ins w:id="1608" w:author="admin" w:date="2022-12-12T09:28:00Z"/>
                <w:rFonts w:ascii="Times New Roman" w:eastAsia="Calibri" w:hAnsi="Times New Roman" w:cs="Times New Roman"/>
                <w:sz w:val="28"/>
                <w:szCs w:val="28"/>
                <w:lang w:eastAsia="vi-VN"/>
              </w:rPr>
            </w:pPr>
            <w:ins w:id="1609" w:author="admin" w:date="2022-12-12T09:28:00Z">
              <w:r w:rsidRPr="00081AF8">
                <w:rPr>
                  <w:rFonts w:ascii="Times New Roman" w:eastAsia="Calibri" w:hAnsi="Times New Roman" w:cs="Times New Roman"/>
                  <w:sz w:val="28"/>
                  <w:szCs w:val="28"/>
                  <w:lang w:eastAsia="vi-VN"/>
                </w:rPr>
                <w:t>Price</w:t>
              </w:r>
            </w:ins>
          </w:p>
        </w:tc>
        <w:tc>
          <w:tcPr>
            <w:tcW w:w="1725" w:type="dxa"/>
          </w:tcPr>
          <w:p w14:paraId="23764486" w14:textId="77777777" w:rsidR="00161E4B" w:rsidRPr="00081AF8" w:rsidRDefault="00161E4B" w:rsidP="00081AF8">
            <w:pPr>
              <w:spacing w:line="360" w:lineRule="auto"/>
              <w:jc w:val="both"/>
              <w:rPr>
                <w:ins w:id="1610" w:author="admin" w:date="2022-12-12T09:28:00Z"/>
                <w:rFonts w:ascii="Times New Roman" w:eastAsia="Calibri" w:hAnsi="Times New Roman" w:cs="Times New Roman"/>
                <w:sz w:val="28"/>
                <w:szCs w:val="28"/>
                <w:lang w:eastAsia="vi-VN"/>
              </w:rPr>
            </w:pPr>
            <w:ins w:id="1611" w:author="admin" w:date="2022-12-12T09:28:00Z">
              <w:r w:rsidRPr="00081AF8">
                <w:rPr>
                  <w:rFonts w:ascii="Times New Roman" w:eastAsia="Calibri" w:hAnsi="Times New Roman" w:cs="Times New Roman"/>
                  <w:sz w:val="28"/>
                  <w:szCs w:val="28"/>
                  <w:lang w:eastAsia="vi-VN"/>
                </w:rPr>
                <w:t>Int</w:t>
              </w:r>
            </w:ins>
          </w:p>
        </w:tc>
        <w:tc>
          <w:tcPr>
            <w:tcW w:w="933" w:type="dxa"/>
          </w:tcPr>
          <w:p w14:paraId="0B2F952F" w14:textId="77777777" w:rsidR="00161E4B" w:rsidRPr="00081AF8" w:rsidRDefault="00161E4B" w:rsidP="00081AF8">
            <w:pPr>
              <w:spacing w:line="360" w:lineRule="auto"/>
              <w:jc w:val="both"/>
              <w:rPr>
                <w:ins w:id="1612" w:author="admin" w:date="2022-12-12T09:28:00Z"/>
                <w:rFonts w:ascii="Times New Roman" w:eastAsia="Calibri" w:hAnsi="Times New Roman" w:cs="Times New Roman"/>
                <w:sz w:val="28"/>
                <w:szCs w:val="28"/>
                <w:lang w:eastAsia="vi-VN"/>
              </w:rPr>
            </w:pPr>
            <w:ins w:id="1613" w:author="admin" w:date="2022-12-12T09:28:00Z">
              <w:r w:rsidRPr="00081AF8">
                <w:rPr>
                  <w:rFonts w:ascii="Times New Roman" w:eastAsia="Calibri" w:hAnsi="Times New Roman" w:cs="Times New Roman"/>
                  <w:sz w:val="28"/>
                  <w:szCs w:val="28"/>
                  <w:lang w:eastAsia="vi-VN"/>
                </w:rPr>
                <w:t>x</w:t>
              </w:r>
            </w:ins>
          </w:p>
        </w:tc>
        <w:tc>
          <w:tcPr>
            <w:tcW w:w="1487" w:type="dxa"/>
          </w:tcPr>
          <w:p w14:paraId="3B7AF102" w14:textId="77777777" w:rsidR="00161E4B" w:rsidRPr="00081AF8" w:rsidRDefault="00161E4B" w:rsidP="00081AF8">
            <w:pPr>
              <w:spacing w:line="360" w:lineRule="auto"/>
              <w:jc w:val="both"/>
              <w:rPr>
                <w:ins w:id="1614" w:author="admin" w:date="2022-12-12T09:28:00Z"/>
                <w:rFonts w:ascii="Times New Roman" w:eastAsia="Calibri" w:hAnsi="Times New Roman" w:cs="Times New Roman"/>
                <w:sz w:val="28"/>
                <w:szCs w:val="28"/>
                <w:lang w:val="vi-VN" w:eastAsia="vi-VN"/>
              </w:rPr>
            </w:pPr>
          </w:p>
        </w:tc>
        <w:tc>
          <w:tcPr>
            <w:tcW w:w="1530" w:type="dxa"/>
          </w:tcPr>
          <w:p w14:paraId="767CB7C2" w14:textId="77777777" w:rsidR="00161E4B" w:rsidRPr="00081AF8" w:rsidRDefault="00161E4B" w:rsidP="00081AF8">
            <w:pPr>
              <w:spacing w:line="360" w:lineRule="auto"/>
              <w:jc w:val="both"/>
              <w:rPr>
                <w:ins w:id="1615" w:author="admin" w:date="2022-12-12T09:28:00Z"/>
                <w:rFonts w:ascii="Times New Roman" w:eastAsia="Calibri" w:hAnsi="Times New Roman" w:cs="Times New Roman"/>
                <w:sz w:val="28"/>
                <w:szCs w:val="28"/>
                <w:lang w:eastAsia="vi-VN"/>
              </w:rPr>
            </w:pPr>
            <w:ins w:id="1616" w:author="admin" w:date="2022-12-12T09:28:00Z">
              <w:r w:rsidRPr="00081AF8">
                <w:rPr>
                  <w:rFonts w:ascii="Times New Roman" w:eastAsia="Calibri" w:hAnsi="Times New Roman" w:cs="Times New Roman"/>
                  <w:sz w:val="28"/>
                  <w:szCs w:val="28"/>
                  <w:lang w:eastAsia="vi-VN"/>
                </w:rPr>
                <w:t>Giá</w:t>
              </w:r>
            </w:ins>
          </w:p>
        </w:tc>
      </w:tr>
      <w:tr w:rsidR="00161E4B" w:rsidRPr="00081AF8" w14:paraId="70DECF9A" w14:textId="77777777" w:rsidTr="00E305A5">
        <w:trPr>
          <w:jc w:val="center"/>
          <w:ins w:id="1617" w:author="admin" w:date="2022-12-12T09:28:00Z"/>
        </w:trPr>
        <w:tc>
          <w:tcPr>
            <w:tcW w:w="728" w:type="dxa"/>
          </w:tcPr>
          <w:p w14:paraId="5BE5C0BF" w14:textId="77777777" w:rsidR="00161E4B" w:rsidRPr="00081AF8" w:rsidRDefault="00161E4B" w:rsidP="00081AF8">
            <w:pPr>
              <w:spacing w:line="360" w:lineRule="auto"/>
              <w:jc w:val="both"/>
              <w:rPr>
                <w:ins w:id="1618" w:author="admin" w:date="2022-12-12T09:28:00Z"/>
                <w:rFonts w:ascii="Times New Roman" w:eastAsia="Calibri" w:hAnsi="Times New Roman" w:cs="Times New Roman"/>
                <w:sz w:val="28"/>
                <w:szCs w:val="28"/>
                <w:lang w:eastAsia="vi-VN"/>
              </w:rPr>
            </w:pPr>
            <w:ins w:id="1619" w:author="admin" w:date="2022-12-12T09:28:00Z">
              <w:r w:rsidRPr="00081AF8">
                <w:rPr>
                  <w:rFonts w:ascii="Times New Roman" w:eastAsia="Calibri" w:hAnsi="Times New Roman" w:cs="Times New Roman"/>
                  <w:sz w:val="28"/>
                  <w:szCs w:val="28"/>
                  <w:lang w:eastAsia="vi-VN"/>
                </w:rPr>
                <w:t>6</w:t>
              </w:r>
            </w:ins>
          </w:p>
        </w:tc>
        <w:tc>
          <w:tcPr>
            <w:tcW w:w="2642" w:type="dxa"/>
          </w:tcPr>
          <w:p w14:paraId="18205088" w14:textId="77777777" w:rsidR="00161E4B" w:rsidRPr="00081AF8" w:rsidRDefault="00161E4B" w:rsidP="00081AF8">
            <w:pPr>
              <w:spacing w:line="360" w:lineRule="auto"/>
              <w:jc w:val="both"/>
              <w:rPr>
                <w:ins w:id="1620" w:author="admin" w:date="2022-12-12T09:28:00Z"/>
                <w:rFonts w:ascii="Times New Roman" w:eastAsia="Calibri" w:hAnsi="Times New Roman" w:cs="Times New Roman"/>
                <w:sz w:val="28"/>
                <w:szCs w:val="28"/>
                <w:lang w:eastAsia="vi-VN"/>
              </w:rPr>
            </w:pPr>
            <w:ins w:id="1621" w:author="admin" w:date="2022-12-12T09:28:00Z">
              <w:r w:rsidRPr="00081AF8">
                <w:rPr>
                  <w:rFonts w:ascii="Times New Roman" w:eastAsia="Calibri" w:hAnsi="Times New Roman" w:cs="Times New Roman"/>
                  <w:sz w:val="28"/>
                  <w:szCs w:val="28"/>
                  <w:lang w:eastAsia="vi-VN"/>
                </w:rPr>
                <w:t>Quantity</w:t>
              </w:r>
            </w:ins>
          </w:p>
        </w:tc>
        <w:tc>
          <w:tcPr>
            <w:tcW w:w="1725" w:type="dxa"/>
          </w:tcPr>
          <w:p w14:paraId="2ABE2F86" w14:textId="77777777" w:rsidR="00161E4B" w:rsidRPr="00081AF8" w:rsidRDefault="00161E4B" w:rsidP="00081AF8">
            <w:pPr>
              <w:spacing w:line="360" w:lineRule="auto"/>
              <w:jc w:val="both"/>
              <w:rPr>
                <w:ins w:id="1622" w:author="admin" w:date="2022-12-12T09:28:00Z"/>
                <w:rFonts w:ascii="Times New Roman" w:eastAsia="Calibri" w:hAnsi="Times New Roman" w:cs="Times New Roman"/>
                <w:sz w:val="28"/>
                <w:szCs w:val="28"/>
                <w:lang w:eastAsia="vi-VN"/>
              </w:rPr>
            </w:pPr>
            <w:ins w:id="1623" w:author="admin" w:date="2022-12-12T09:28:00Z">
              <w:r w:rsidRPr="00081AF8">
                <w:rPr>
                  <w:rFonts w:ascii="Times New Roman" w:eastAsia="Calibri" w:hAnsi="Times New Roman" w:cs="Times New Roman"/>
                  <w:sz w:val="28"/>
                  <w:szCs w:val="28"/>
                  <w:lang w:eastAsia="vi-VN"/>
                </w:rPr>
                <w:t>Int</w:t>
              </w:r>
            </w:ins>
          </w:p>
        </w:tc>
        <w:tc>
          <w:tcPr>
            <w:tcW w:w="933" w:type="dxa"/>
          </w:tcPr>
          <w:p w14:paraId="5D31F168" w14:textId="77777777" w:rsidR="00161E4B" w:rsidRPr="00081AF8" w:rsidRDefault="00161E4B" w:rsidP="00081AF8">
            <w:pPr>
              <w:spacing w:line="360" w:lineRule="auto"/>
              <w:jc w:val="both"/>
              <w:rPr>
                <w:ins w:id="1624" w:author="admin" w:date="2022-12-12T09:28:00Z"/>
                <w:rFonts w:ascii="Times New Roman" w:eastAsia="Calibri" w:hAnsi="Times New Roman" w:cs="Times New Roman"/>
                <w:sz w:val="28"/>
                <w:szCs w:val="28"/>
                <w:lang w:eastAsia="vi-VN"/>
              </w:rPr>
            </w:pPr>
            <w:ins w:id="1625" w:author="admin" w:date="2022-12-12T09:28:00Z">
              <w:r w:rsidRPr="00081AF8">
                <w:rPr>
                  <w:rFonts w:ascii="Times New Roman" w:eastAsia="Calibri" w:hAnsi="Times New Roman" w:cs="Times New Roman"/>
                  <w:sz w:val="28"/>
                  <w:szCs w:val="28"/>
                  <w:lang w:eastAsia="vi-VN"/>
                </w:rPr>
                <w:t>x</w:t>
              </w:r>
            </w:ins>
          </w:p>
        </w:tc>
        <w:tc>
          <w:tcPr>
            <w:tcW w:w="1487" w:type="dxa"/>
          </w:tcPr>
          <w:p w14:paraId="600718CB" w14:textId="77777777" w:rsidR="00161E4B" w:rsidRPr="00081AF8" w:rsidRDefault="00161E4B" w:rsidP="00081AF8">
            <w:pPr>
              <w:spacing w:line="360" w:lineRule="auto"/>
              <w:jc w:val="both"/>
              <w:rPr>
                <w:ins w:id="1626" w:author="admin" w:date="2022-12-12T09:28:00Z"/>
                <w:rFonts w:ascii="Times New Roman" w:eastAsia="Calibri" w:hAnsi="Times New Roman" w:cs="Times New Roman"/>
                <w:sz w:val="28"/>
                <w:szCs w:val="28"/>
                <w:lang w:val="vi-VN" w:eastAsia="vi-VN"/>
              </w:rPr>
            </w:pPr>
          </w:p>
        </w:tc>
        <w:tc>
          <w:tcPr>
            <w:tcW w:w="1530" w:type="dxa"/>
          </w:tcPr>
          <w:p w14:paraId="0B4F00D0" w14:textId="77777777" w:rsidR="00161E4B" w:rsidRPr="00081AF8" w:rsidRDefault="00161E4B" w:rsidP="00081AF8">
            <w:pPr>
              <w:spacing w:line="360" w:lineRule="auto"/>
              <w:jc w:val="both"/>
              <w:rPr>
                <w:ins w:id="1627" w:author="admin" w:date="2022-12-12T09:28:00Z"/>
                <w:rFonts w:ascii="Times New Roman" w:eastAsia="Calibri" w:hAnsi="Times New Roman" w:cs="Times New Roman"/>
                <w:sz w:val="28"/>
                <w:szCs w:val="28"/>
                <w:lang w:eastAsia="vi-VN"/>
              </w:rPr>
            </w:pPr>
            <w:ins w:id="1628" w:author="admin" w:date="2022-12-12T09:28:00Z">
              <w:r w:rsidRPr="00081AF8">
                <w:rPr>
                  <w:rFonts w:ascii="Times New Roman" w:eastAsia="Calibri" w:hAnsi="Times New Roman" w:cs="Times New Roman"/>
                  <w:sz w:val="28"/>
                  <w:szCs w:val="28"/>
                  <w:lang w:eastAsia="vi-VN"/>
                </w:rPr>
                <w:t>Số lượng</w:t>
              </w:r>
            </w:ins>
          </w:p>
        </w:tc>
      </w:tr>
      <w:tr w:rsidR="00161E4B" w:rsidRPr="00081AF8" w14:paraId="1B6F6912" w14:textId="77777777" w:rsidTr="00E305A5">
        <w:trPr>
          <w:jc w:val="center"/>
          <w:ins w:id="1629" w:author="admin" w:date="2022-12-12T09:28:00Z"/>
        </w:trPr>
        <w:tc>
          <w:tcPr>
            <w:tcW w:w="728" w:type="dxa"/>
          </w:tcPr>
          <w:p w14:paraId="2ECF2EF2" w14:textId="77777777" w:rsidR="00161E4B" w:rsidRPr="00081AF8" w:rsidRDefault="00161E4B" w:rsidP="00081AF8">
            <w:pPr>
              <w:spacing w:line="360" w:lineRule="auto"/>
              <w:jc w:val="both"/>
              <w:rPr>
                <w:ins w:id="1630" w:author="admin" w:date="2022-12-12T09:28:00Z"/>
                <w:rFonts w:ascii="Times New Roman" w:eastAsia="Calibri" w:hAnsi="Times New Roman" w:cs="Times New Roman"/>
                <w:sz w:val="28"/>
                <w:szCs w:val="28"/>
                <w:lang w:eastAsia="vi-VN"/>
              </w:rPr>
            </w:pPr>
            <w:ins w:id="1631" w:author="admin" w:date="2022-12-12T09:28:00Z">
              <w:r w:rsidRPr="00081AF8">
                <w:rPr>
                  <w:rFonts w:ascii="Times New Roman" w:eastAsia="Calibri" w:hAnsi="Times New Roman" w:cs="Times New Roman"/>
                  <w:sz w:val="28"/>
                  <w:szCs w:val="28"/>
                  <w:lang w:eastAsia="vi-VN"/>
                </w:rPr>
                <w:t>7</w:t>
              </w:r>
            </w:ins>
          </w:p>
        </w:tc>
        <w:tc>
          <w:tcPr>
            <w:tcW w:w="2642" w:type="dxa"/>
          </w:tcPr>
          <w:p w14:paraId="5D48D83F" w14:textId="77777777" w:rsidR="00161E4B" w:rsidRPr="00081AF8" w:rsidRDefault="00161E4B" w:rsidP="00081AF8">
            <w:pPr>
              <w:spacing w:line="360" w:lineRule="auto"/>
              <w:jc w:val="both"/>
              <w:rPr>
                <w:ins w:id="1632" w:author="admin" w:date="2022-12-12T09:28:00Z"/>
                <w:rFonts w:ascii="Times New Roman" w:eastAsia="Calibri" w:hAnsi="Times New Roman" w:cs="Times New Roman"/>
                <w:sz w:val="28"/>
                <w:szCs w:val="28"/>
                <w:lang w:eastAsia="vi-VN"/>
              </w:rPr>
            </w:pPr>
            <w:ins w:id="1633" w:author="admin" w:date="2022-12-12T09:28:00Z">
              <w:r w:rsidRPr="00081AF8">
                <w:rPr>
                  <w:rFonts w:ascii="Times New Roman" w:eastAsia="Calibri" w:hAnsi="Times New Roman" w:cs="Times New Roman"/>
                  <w:sz w:val="28"/>
                  <w:szCs w:val="28"/>
                  <w:lang w:eastAsia="vi-VN"/>
                </w:rPr>
                <w:t>Image</w:t>
              </w:r>
            </w:ins>
          </w:p>
        </w:tc>
        <w:tc>
          <w:tcPr>
            <w:tcW w:w="1725" w:type="dxa"/>
          </w:tcPr>
          <w:p w14:paraId="4E9CDD06" w14:textId="77777777" w:rsidR="00161E4B" w:rsidRPr="00081AF8" w:rsidRDefault="00161E4B" w:rsidP="00081AF8">
            <w:pPr>
              <w:spacing w:line="360" w:lineRule="auto"/>
              <w:jc w:val="both"/>
              <w:rPr>
                <w:ins w:id="1634" w:author="admin" w:date="2022-12-12T09:28:00Z"/>
                <w:rFonts w:ascii="Times New Roman" w:eastAsia="Calibri" w:hAnsi="Times New Roman" w:cs="Times New Roman"/>
                <w:sz w:val="28"/>
                <w:szCs w:val="28"/>
                <w:lang w:eastAsia="vi-VN"/>
              </w:rPr>
            </w:pPr>
            <w:ins w:id="1635" w:author="admin" w:date="2022-12-12T09:28:00Z">
              <w:r w:rsidRPr="00081AF8">
                <w:rPr>
                  <w:rFonts w:ascii="Times New Roman" w:eastAsia="Calibri" w:hAnsi="Times New Roman" w:cs="Times New Roman"/>
                  <w:sz w:val="28"/>
                  <w:szCs w:val="28"/>
                  <w:lang w:eastAsia="vi-VN"/>
                </w:rPr>
                <w:t>Varchar(255)</w:t>
              </w:r>
            </w:ins>
          </w:p>
        </w:tc>
        <w:tc>
          <w:tcPr>
            <w:tcW w:w="933" w:type="dxa"/>
          </w:tcPr>
          <w:p w14:paraId="72D81DD9" w14:textId="77777777" w:rsidR="00161E4B" w:rsidRPr="00081AF8" w:rsidRDefault="00161E4B" w:rsidP="00081AF8">
            <w:pPr>
              <w:spacing w:line="360" w:lineRule="auto"/>
              <w:jc w:val="both"/>
              <w:rPr>
                <w:ins w:id="1636" w:author="admin" w:date="2022-12-12T09:28:00Z"/>
                <w:rFonts w:ascii="Times New Roman" w:eastAsia="Calibri" w:hAnsi="Times New Roman" w:cs="Times New Roman"/>
                <w:sz w:val="28"/>
                <w:szCs w:val="28"/>
                <w:lang w:eastAsia="vi-VN"/>
              </w:rPr>
            </w:pPr>
            <w:ins w:id="1637" w:author="admin" w:date="2022-12-12T09:28:00Z">
              <w:r w:rsidRPr="00081AF8">
                <w:rPr>
                  <w:rFonts w:ascii="Times New Roman" w:eastAsia="Calibri" w:hAnsi="Times New Roman" w:cs="Times New Roman"/>
                  <w:sz w:val="28"/>
                  <w:szCs w:val="28"/>
                  <w:lang w:eastAsia="vi-VN"/>
                </w:rPr>
                <w:t>x</w:t>
              </w:r>
            </w:ins>
          </w:p>
        </w:tc>
        <w:tc>
          <w:tcPr>
            <w:tcW w:w="1487" w:type="dxa"/>
          </w:tcPr>
          <w:p w14:paraId="67FDF289" w14:textId="77777777" w:rsidR="00161E4B" w:rsidRPr="00081AF8" w:rsidRDefault="00161E4B" w:rsidP="00081AF8">
            <w:pPr>
              <w:spacing w:line="360" w:lineRule="auto"/>
              <w:jc w:val="both"/>
              <w:rPr>
                <w:ins w:id="1638" w:author="admin" w:date="2022-12-12T09:28:00Z"/>
                <w:rFonts w:ascii="Times New Roman" w:eastAsia="Calibri" w:hAnsi="Times New Roman" w:cs="Times New Roman"/>
                <w:sz w:val="28"/>
                <w:szCs w:val="28"/>
                <w:lang w:val="vi-VN" w:eastAsia="vi-VN"/>
              </w:rPr>
            </w:pPr>
          </w:p>
        </w:tc>
        <w:tc>
          <w:tcPr>
            <w:tcW w:w="1530" w:type="dxa"/>
          </w:tcPr>
          <w:p w14:paraId="144E5068" w14:textId="77777777" w:rsidR="00161E4B" w:rsidRPr="00081AF8" w:rsidRDefault="00161E4B" w:rsidP="00081AF8">
            <w:pPr>
              <w:spacing w:line="360" w:lineRule="auto"/>
              <w:jc w:val="both"/>
              <w:rPr>
                <w:ins w:id="1639" w:author="admin" w:date="2022-12-12T09:28:00Z"/>
                <w:rFonts w:ascii="Times New Roman" w:eastAsia="Calibri" w:hAnsi="Times New Roman" w:cs="Times New Roman"/>
                <w:sz w:val="28"/>
                <w:szCs w:val="28"/>
                <w:lang w:eastAsia="vi-VN"/>
              </w:rPr>
            </w:pPr>
            <w:ins w:id="1640" w:author="admin" w:date="2022-12-12T09:28:00Z">
              <w:r w:rsidRPr="00081AF8">
                <w:rPr>
                  <w:rFonts w:ascii="Times New Roman" w:eastAsia="Calibri" w:hAnsi="Times New Roman" w:cs="Times New Roman"/>
                  <w:sz w:val="28"/>
                  <w:szCs w:val="28"/>
                  <w:lang w:eastAsia="vi-VN"/>
                </w:rPr>
                <w:t>Ảnh</w:t>
              </w:r>
            </w:ins>
          </w:p>
        </w:tc>
      </w:tr>
    </w:tbl>
    <w:p w14:paraId="1C1E8F5D" w14:textId="77777777" w:rsidR="00161E4B" w:rsidRPr="00081AF8" w:rsidRDefault="00161E4B" w:rsidP="00081AF8">
      <w:pPr>
        <w:spacing w:line="360" w:lineRule="auto"/>
        <w:ind w:left="720"/>
        <w:jc w:val="both"/>
        <w:rPr>
          <w:ins w:id="1641" w:author="admin" w:date="2022-12-12T09:28:00Z"/>
          <w:rFonts w:ascii="Times New Roman" w:eastAsia="Calibri" w:hAnsi="Times New Roman" w:cs="Times New Roman"/>
          <w:sz w:val="28"/>
          <w:szCs w:val="28"/>
          <w:lang w:eastAsia="vi-VN"/>
        </w:rPr>
      </w:pPr>
    </w:p>
    <w:p w14:paraId="5B6EA29F" w14:textId="77777777" w:rsidR="00161E4B" w:rsidRPr="00081AF8" w:rsidRDefault="00161E4B" w:rsidP="00081AF8">
      <w:pPr>
        <w:spacing w:line="360" w:lineRule="auto"/>
        <w:rPr>
          <w:ins w:id="1642" w:author="admin" w:date="2022-12-12T09:28:00Z"/>
          <w:rFonts w:ascii="Times New Roman" w:eastAsia="Calibri" w:hAnsi="Times New Roman" w:cs="Times New Roman"/>
          <w:b/>
          <w:sz w:val="28"/>
          <w:szCs w:val="28"/>
          <w:lang w:eastAsia="vi-VN"/>
        </w:rPr>
      </w:pPr>
      <w:r w:rsidRPr="00081AF8">
        <w:rPr>
          <w:rFonts w:ascii="Times New Roman" w:eastAsia="Calibri" w:hAnsi="Times New Roman" w:cs="Times New Roman"/>
          <w:b/>
          <w:sz w:val="28"/>
          <w:szCs w:val="28"/>
          <w:lang w:eastAsia="vi-VN"/>
        </w:rPr>
        <w:t>2.2.4.8</w:t>
      </w:r>
      <w:ins w:id="1643" w:author="admin" w:date="2022-12-12T09:28:00Z">
        <w:r w:rsidRPr="00081AF8">
          <w:rPr>
            <w:rFonts w:ascii="Times New Roman" w:eastAsia="Calibri" w:hAnsi="Times New Roman" w:cs="Times New Roman"/>
            <w:b/>
            <w:sz w:val="28"/>
            <w:szCs w:val="28"/>
            <w:lang w:eastAsia="vi-VN"/>
          </w:rPr>
          <w:t xml:space="preserve"> Chi tiết khuyến mại (PromotionDetails)</w:t>
        </w:r>
      </w:ins>
    </w:p>
    <w:p w14:paraId="3E61A4AC" w14:textId="77777777" w:rsidR="00161E4B" w:rsidRPr="00081AF8" w:rsidRDefault="00161E4B" w:rsidP="00081AF8">
      <w:pPr>
        <w:spacing w:line="360" w:lineRule="auto"/>
        <w:rPr>
          <w:ins w:id="1644" w:author="admin" w:date="2022-12-12T09:28:00Z"/>
          <w:rFonts w:ascii="Times New Roman" w:hAnsi="Times New Roman" w:cs="Times New Roman"/>
          <w:sz w:val="28"/>
          <w:szCs w:val="28"/>
          <w:lang w:eastAsia="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161E4B" w:rsidRPr="00081AF8" w14:paraId="4B8AE934" w14:textId="77777777" w:rsidTr="00E305A5">
        <w:trPr>
          <w:jc w:val="center"/>
          <w:ins w:id="1645" w:author="admin" w:date="2022-12-12T09:28:00Z"/>
        </w:trPr>
        <w:tc>
          <w:tcPr>
            <w:tcW w:w="728" w:type="dxa"/>
          </w:tcPr>
          <w:p w14:paraId="42F73E70" w14:textId="77777777" w:rsidR="00161E4B" w:rsidRPr="00081AF8" w:rsidRDefault="00161E4B" w:rsidP="00081AF8">
            <w:pPr>
              <w:spacing w:line="360" w:lineRule="auto"/>
              <w:jc w:val="both"/>
              <w:rPr>
                <w:ins w:id="1646" w:author="admin" w:date="2022-12-12T09:28:00Z"/>
                <w:rFonts w:ascii="Times New Roman" w:eastAsia="Calibri" w:hAnsi="Times New Roman" w:cs="Times New Roman"/>
                <w:sz w:val="28"/>
                <w:szCs w:val="28"/>
                <w:lang w:val="vi-VN" w:eastAsia="vi-VN"/>
              </w:rPr>
            </w:pPr>
            <w:ins w:id="1647" w:author="admin" w:date="2022-12-12T09:28:00Z">
              <w:r w:rsidRPr="00081AF8">
                <w:rPr>
                  <w:rFonts w:ascii="Times New Roman" w:eastAsia="Calibri" w:hAnsi="Times New Roman" w:cs="Times New Roman"/>
                  <w:sz w:val="28"/>
                  <w:szCs w:val="28"/>
                  <w:lang w:val="vi-VN" w:eastAsia="vi-VN"/>
                </w:rPr>
                <w:t>STT</w:t>
              </w:r>
            </w:ins>
          </w:p>
        </w:tc>
        <w:tc>
          <w:tcPr>
            <w:tcW w:w="2642" w:type="dxa"/>
          </w:tcPr>
          <w:p w14:paraId="2223345E" w14:textId="77777777" w:rsidR="00161E4B" w:rsidRPr="00081AF8" w:rsidRDefault="00161E4B" w:rsidP="00081AF8">
            <w:pPr>
              <w:spacing w:line="360" w:lineRule="auto"/>
              <w:jc w:val="both"/>
              <w:rPr>
                <w:ins w:id="1648" w:author="admin" w:date="2022-12-12T09:28:00Z"/>
                <w:rFonts w:ascii="Times New Roman" w:eastAsia="Calibri" w:hAnsi="Times New Roman" w:cs="Times New Roman"/>
                <w:sz w:val="28"/>
                <w:szCs w:val="28"/>
                <w:lang w:eastAsia="vi-VN"/>
              </w:rPr>
            </w:pPr>
            <w:ins w:id="1649" w:author="admin" w:date="2022-12-12T09:28:00Z">
              <w:r w:rsidRPr="00081AF8">
                <w:rPr>
                  <w:rFonts w:ascii="Times New Roman" w:eastAsia="Calibri" w:hAnsi="Times New Roman" w:cs="Times New Roman"/>
                  <w:sz w:val="28"/>
                  <w:szCs w:val="28"/>
                  <w:lang w:val="vi-VN" w:eastAsia="vi-VN"/>
                </w:rPr>
                <w:t>Thuộc tính</w:t>
              </w:r>
            </w:ins>
          </w:p>
        </w:tc>
        <w:tc>
          <w:tcPr>
            <w:tcW w:w="1725" w:type="dxa"/>
          </w:tcPr>
          <w:p w14:paraId="3B9CC048" w14:textId="77777777" w:rsidR="00161E4B" w:rsidRPr="00081AF8" w:rsidRDefault="00161E4B" w:rsidP="00081AF8">
            <w:pPr>
              <w:spacing w:line="360" w:lineRule="auto"/>
              <w:jc w:val="both"/>
              <w:rPr>
                <w:ins w:id="1650" w:author="admin" w:date="2022-12-12T09:28:00Z"/>
                <w:rFonts w:ascii="Times New Roman" w:eastAsia="Calibri" w:hAnsi="Times New Roman" w:cs="Times New Roman"/>
                <w:sz w:val="28"/>
                <w:szCs w:val="28"/>
                <w:lang w:val="vi-VN" w:eastAsia="vi-VN"/>
              </w:rPr>
            </w:pPr>
            <w:ins w:id="1651" w:author="admin" w:date="2022-12-12T09:28:00Z">
              <w:r w:rsidRPr="00081AF8">
                <w:rPr>
                  <w:rFonts w:ascii="Times New Roman" w:eastAsia="Calibri" w:hAnsi="Times New Roman" w:cs="Times New Roman"/>
                  <w:sz w:val="28"/>
                  <w:szCs w:val="28"/>
                  <w:lang w:val="vi-VN" w:eastAsia="vi-VN"/>
                </w:rPr>
                <w:t>Kiểu dữ liệu</w:t>
              </w:r>
            </w:ins>
          </w:p>
        </w:tc>
        <w:tc>
          <w:tcPr>
            <w:tcW w:w="933" w:type="dxa"/>
          </w:tcPr>
          <w:p w14:paraId="07896499" w14:textId="77777777" w:rsidR="00161E4B" w:rsidRPr="00081AF8" w:rsidRDefault="00161E4B" w:rsidP="00081AF8">
            <w:pPr>
              <w:spacing w:line="360" w:lineRule="auto"/>
              <w:jc w:val="both"/>
              <w:rPr>
                <w:ins w:id="1652" w:author="admin" w:date="2022-12-12T09:28:00Z"/>
                <w:rFonts w:ascii="Times New Roman" w:eastAsia="Calibri" w:hAnsi="Times New Roman" w:cs="Times New Roman"/>
                <w:sz w:val="28"/>
                <w:szCs w:val="28"/>
                <w:lang w:eastAsia="vi-VN"/>
              </w:rPr>
            </w:pPr>
            <w:ins w:id="1653" w:author="admin" w:date="2022-12-12T09:28:00Z">
              <w:r w:rsidRPr="00081AF8">
                <w:rPr>
                  <w:rFonts w:ascii="Times New Roman" w:eastAsia="Calibri" w:hAnsi="Times New Roman" w:cs="Times New Roman"/>
                  <w:sz w:val="28"/>
                  <w:szCs w:val="28"/>
                  <w:lang w:eastAsia="vi-VN"/>
                </w:rPr>
                <w:t>Null</w:t>
              </w:r>
            </w:ins>
          </w:p>
        </w:tc>
        <w:tc>
          <w:tcPr>
            <w:tcW w:w="1487" w:type="dxa"/>
          </w:tcPr>
          <w:p w14:paraId="3CE4FE46" w14:textId="77777777" w:rsidR="00161E4B" w:rsidRPr="00081AF8" w:rsidRDefault="00161E4B" w:rsidP="00081AF8">
            <w:pPr>
              <w:spacing w:line="360" w:lineRule="auto"/>
              <w:jc w:val="both"/>
              <w:rPr>
                <w:ins w:id="1654" w:author="admin" w:date="2022-12-12T09:28:00Z"/>
                <w:rFonts w:ascii="Times New Roman" w:eastAsia="Calibri" w:hAnsi="Times New Roman" w:cs="Times New Roman"/>
                <w:sz w:val="28"/>
                <w:szCs w:val="28"/>
                <w:lang w:val="vi-VN" w:eastAsia="vi-VN"/>
              </w:rPr>
            </w:pPr>
            <w:ins w:id="1655" w:author="admin" w:date="2022-12-12T09:28:00Z">
              <w:r w:rsidRPr="00081AF8">
                <w:rPr>
                  <w:rFonts w:ascii="Times New Roman" w:eastAsia="Calibri" w:hAnsi="Times New Roman" w:cs="Times New Roman"/>
                  <w:sz w:val="28"/>
                  <w:szCs w:val="28"/>
                  <w:lang w:val="vi-VN" w:eastAsia="vi-VN"/>
                </w:rPr>
                <w:t>Rằng buộc</w:t>
              </w:r>
            </w:ins>
          </w:p>
        </w:tc>
        <w:tc>
          <w:tcPr>
            <w:tcW w:w="1530" w:type="dxa"/>
          </w:tcPr>
          <w:p w14:paraId="37FBA237" w14:textId="77777777" w:rsidR="00161E4B" w:rsidRPr="00081AF8" w:rsidRDefault="00161E4B" w:rsidP="00081AF8">
            <w:pPr>
              <w:spacing w:line="360" w:lineRule="auto"/>
              <w:jc w:val="both"/>
              <w:rPr>
                <w:ins w:id="1656" w:author="admin" w:date="2022-12-12T09:28:00Z"/>
                <w:rFonts w:ascii="Times New Roman" w:eastAsia="Calibri" w:hAnsi="Times New Roman" w:cs="Times New Roman"/>
                <w:sz w:val="28"/>
                <w:szCs w:val="28"/>
                <w:lang w:val="vi-VN" w:eastAsia="vi-VN"/>
              </w:rPr>
            </w:pPr>
            <w:ins w:id="1657" w:author="admin" w:date="2022-12-12T09:28:00Z">
              <w:r w:rsidRPr="00081AF8">
                <w:rPr>
                  <w:rFonts w:ascii="Times New Roman" w:eastAsia="Calibri" w:hAnsi="Times New Roman" w:cs="Times New Roman"/>
                  <w:sz w:val="28"/>
                  <w:szCs w:val="28"/>
                  <w:lang w:val="vi-VN" w:eastAsia="vi-VN"/>
                </w:rPr>
                <w:t>Diễn giải</w:t>
              </w:r>
            </w:ins>
          </w:p>
        </w:tc>
      </w:tr>
      <w:tr w:rsidR="00161E4B" w:rsidRPr="00081AF8" w14:paraId="3FEB23A0" w14:textId="77777777" w:rsidTr="00E305A5">
        <w:trPr>
          <w:jc w:val="center"/>
          <w:ins w:id="1658" w:author="admin" w:date="2022-12-12T09:28:00Z"/>
        </w:trPr>
        <w:tc>
          <w:tcPr>
            <w:tcW w:w="728" w:type="dxa"/>
          </w:tcPr>
          <w:p w14:paraId="2B2145D6" w14:textId="77777777" w:rsidR="00161E4B" w:rsidRPr="00081AF8" w:rsidRDefault="00161E4B" w:rsidP="00081AF8">
            <w:pPr>
              <w:spacing w:line="360" w:lineRule="auto"/>
              <w:jc w:val="both"/>
              <w:rPr>
                <w:ins w:id="1659" w:author="admin" w:date="2022-12-12T09:28:00Z"/>
                <w:rFonts w:ascii="Times New Roman" w:eastAsia="Calibri" w:hAnsi="Times New Roman" w:cs="Times New Roman"/>
                <w:sz w:val="28"/>
                <w:szCs w:val="28"/>
                <w:lang w:val="vi-VN" w:eastAsia="vi-VN"/>
              </w:rPr>
            </w:pPr>
            <w:ins w:id="1660" w:author="admin" w:date="2022-12-12T09:28:00Z">
              <w:r w:rsidRPr="00081AF8">
                <w:rPr>
                  <w:rFonts w:ascii="Times New Roman" w:eastAsia="Calibri" w:hAnsi="Times New Roman" w:cs="Times New Roman"/>
                  <w:sz w:val="28"/>
                  <w:szCs w:val="28"/>
                  <w:lang w:val="vi-VN" w:eastAsia="vi-VN"/>
                </w:rPr>
                <w:t>1</w:t>
              </w:r>
            </w:ins>
          </w:p>
        </w:tc>
        <w:tc>
          <w:tcPr>
            <w:tcW w:w="2642" w:type="dxa"/>
          </w:tcPr>
          <w:p w14:paraId="3680E355" w14:textId="77777777" w:rsidR="00161E4B" w:rsidRPr="00081AF8" w:rsidRDefault="00161E4B" w:rsidP="00081AF8">
            <w:pPr>
              <w:spacing w:line="360" w:lineRule="auto"/>
              <w:jc w:val="both"/>
              <w:rPr>
                <w:ins w:id="1661" w:author="admin" w:date="2022-12-12T09:28:00Z"/>
                <w:rFonts w:ascii="Times New Roman" w:eastAsia="Calibri" w:hAnsi="Times New Roman" w:cs="Times New Roman"/>
                <w:sz w:val="28"/>
                <w:szCs w:val="28"/>
                <w:lang w:eastAsia="vi-VN"/>
              </w:rPr>
            </w:pPr>
            <w:ins w:id="1662" w:author="admin" w:date="2022-12-12T09:28:00Z">
              <w:r w:rsidRPr="00081AF8">
                <w:rPr>
                  <w:rFonts w:ascii="Times New Roman" w:eastAsia="Calibri" w:hAnsi="Times New Roman" w:cs="Times New Roman"/>
                  <w:sz w:val="28"/>
                  <w:szCs w:val="28"/>
                  <w:lang w:eastAsia="vi-VN"/>
                </w:rPr>
                <w:t>PromotionID</w:t>
              </w:r>
            </w:ins>
          </w:p>
        </w:tc>
        <w:tc>
          <w:tcPr>
            <w:tcW w:w="1725" w:type="dxa"/>
          </w:tcPr>
          <w:p w14:paraId="099DFD63" w14:textId="77777777" w:rsidR="00161E4B" w:rsidRPr="00081AF8" w:rsidRDefault="00161E4B" w:rsidP="00081AF8">
            <w:pPr>
              <w:spacing w:line="360" w:lineRule="auto"/>
              <w:jc w:val="both"/>
              <w:rPr>
                <w:ins w:id="1663" w:author="admin" w:date="2022-12-12T09:28:00Z"/>
                <w:rFonts w:ascii="Times New Roman" w:eastAsia="Calibri" w:hAnsi="Times New Roman" w:cs="Times New Roman"/>
                <w:sz w:val="28"/>
                <w:szCs w:val="28"/>
                <w:lang w:val="vi-VN" w:eastAsia="vi-VN"/>
              </w:rPr>
            </w:pPr>
            <w:ins w:id="1664" w:author="admin" w:date="2022-12-12T09:28:00Z">
              <w:r w:rsidRPr="00081AF8">
                <w:rPr>
                  <w:rFonts w:ascii="Times New Roman" w:eastAsia="Calibri" w:hAnsi="Times New Roman" w:cs="Times New Roman"/>
                  <w:sz w:val="28"/>
                  <w:szCs w:val="28"/>
                  <w:lang w:eastAsia="vi-VN"/>
                </w:rPr>
                <w:t>Int</w:t>
              </w:r>
            </w:ins>
          </w:p>
        </w:tc>
        <w:tc>
          <w:tcPr>
            <w:tcW w:w="933" w:type="dxa"/>
          </w:tcPr>
          <w:p w14:paraId="0D0E79B6" w14:textId="77777777" w:rsidR="00161E4B" w:rsidRPr="00081AF8" w:rsidRDefault="00161E4B" w:rsidP="00081AF8">
            <w:pPr>
              <w:spacing w:line="360" w:lineRule="auto"/>
              <w:jc w:val="both"/>
              <w:rPr>
                <w:ins w:id="1665" w:author="admin" w:date="2022-12-12T09:28:00Z"/>
                <w:rFonts w:ascii="Times New Roman" w:eastAsia="Calibri" w:hAnsi="Times New Roman" w:cs="Times New Roman"/>
                <w:sz w:val="28"/>
                <w:szCs w:val="28"/>
                <w:lang w:eastAsia="vi-VN"/>
              </w:rPr>
            </w:pPr>
          </w:p>
        </w:tc>
        <w:tc>
          <w:tcPr>
            <w:tcW w:w="1487" w:type="dxa"/>
          </w:tcPr>
          <w:p w14:paraId="7F5FFE2D" w14:textId="77777777" w:rsidR="00161E4B" w:rsidRPr="00081AF8" w:rsidRDefault="00161E4B" w:rsidP="00081AF8">
            <w:pPr>
              <w:spacing w:line="360" w:lineRule="auto"/>
              <w:jc w:val="both"/>
              <w:rPr>
                <w:ins w:id="1666" w:author="admin" w:date="2022-12-12T09:28:00Z"/>
                <w:rFonts w:ascii="Times New Roman" w:eastAsia="Calibri" w:hAnsi="Times New Roman" w:cs="Times New Roman"/>
                <w:sz w:val="28"/>
                <w:szCs w:val="28"/>
                <w:lang w:eastAsia="vi-VN"/>
              </w:rPr>
            </w:pPr>
            <w:ins w:id="1667" w:author="admin" w:date="2022-12-12T09:28:00Z">
              <w:r w:rsidRPr="00081AF8">
                <w:rPr>
                  <w:rFonts w:ascii="Times New Roman" w:eastAsia="Calibri" w:hAnsi="Times New Roman" w:cs="Times New Roman"/>
                  <w:sz w:val="28"/>
                  <w:szCs w:val="28"/>
                  <w:lang w:eastAsia="vi-VN"/>
                </w:rPr>
                <w:t>Khóa chính</w:t>
              </w:r>
            </w:ins>
          </w:p>
        </w:tc>
        <w:tc>
          <w:tcPr>
            <w:tcW w:w="1530" w:type="dxa"/>
          </w:tcPr>
          <w:p w14:paraId="20A6F3FE" w14:textId="77777777" w:rsidR="00161E4B" w:rsidRPr="00081AF8" w:rsidRDefault="00161E4B" w:rsidP="00081AF8">
            <w:pPr>
              <w:spacing w:line="360" w:lineRule="auto"/>
              <w:jc w:val="both"/>
              <w:rPr>
                <w:ins w:id="1668" w:author="admin" w:date="2022-12-12T09:28:00Z"/>
                <w:rFonts w:ascii="Times New Roman" w:eastAsia="Calibri" w:hAnsi="Times New Roman" w:cs="Times New Roman"/>
                <w:sz w:val="28"/>
                <w:szCs w:val="28"/>
                <w:lang w:eastAsia="vi-VN"/>
              </w:rPr>
            </w:pPr>
            <w:ins w:id="1669" w:author="admin" w:date="2022-12-12T09:28:00Z">
              <w:r w:rsidRPr="00081AF8">
                <w:rPr>
                  <w:rFonts w:ascii="Times New Roman" w:eastAsia="Calibri" w:hAnsi="Times New Roman" w:cs="Times New Roman"/>
                  <w:sz w:val="28"/>
                  <w:szCs w:val="28"/>
                  <w:lang w:eastAsia="vi-VN"/>
                </w:rPr>
                <w:t>Mã khuyế mại</w:t>
              </w:r>
            </w:ins>
          </w:p>
        </w:tc>
      </w:tr>
      <w:tr w:rsidR="00161E4B" w:rsidRPr="00081AF8" w14:paraId="18DD91A1" w14:textId="77777777" w:rsidTr="00E305A5">
        <w:trPr>
          <w:jc w:val="center"/>
          <w:ins w:id="1670" w:author="admin" w:date="2022-12-12T09:28:00Z"/>
        </w:trPr>
        <w:tc>
          <w:tcPr>
            <w:tcW w:w="728" w:type="dxa"/>
          </w:tcPr>
          <w:p w14:paraId="3AC28E7C" w14:textId="77777777" w:rsidR="00161E4B" w:rsidRPr="00081AF8" w:rsidRDefault="00161E4B" w:rsidP="00081AF8">
            <w:pPr>
              <w:spacing w:line="360" w:lineRule="auto"/>
              <w:jc w:val="both"/>
              <w:rPr>
                <w:ins w:id="1671" w:author="admin" w:date="2022-12-12T09:28:00Z"/>
                <w:rFonts w:ascii="Times New Roman" w:eastAsia="Calibri" w:hAnsi="Times New Roman" w:cs="Times New Roman"/>
                <w:sz w:val="28"/>
                <w:szCs w:val="28"/>
                <w:lang w:eastAsia="vi-VN"/>
              </w:rPr>
            </w:pPr>
            <w:ins w:id="1672" w:author="admin" w:date="2022-12-12T09:28:00Z">
              <w:r w:rsidRPr="00081AF8">
                <w:rPr>
                  <w:rFonts w:ascii="Times New Roman" w:eastAsia="Calibri" w:hAnsi="Times New Roman" w:cs="Times New Roman"/>
                  <w:sz w:val="28"/>
                  <w:szCs w:val="28"/>
                  <w:lang w:eastAsia="vi-VN"/>
                </w:rPr>
                <w:t>2</w:t>
              </w:r>
            </w:ins>
          </w:p>
        </w:tc>
        <w:tc>
          <w:tcPr>
            <w:tcW w:w="2642" w:type="dxa"/>
          </w:tcPr>
          <w:p w14:paraId="54E11153" w14:textId="77777777" w:rsidR="00161E4B" w:rsidRPr="00081AF8" w:rsidRDefault="00161E4B" w:rsidP="00081AF8">
            <w:pPr>
              <w:spacing w:line="360" w:lineRule="auto"/>
              <w:jc w:val="both"/>
              <w:rPr>
                <w:ins w:id="1673" w:author="admin" w:date="2022-12-12T09:28:00Z"/>
                <w:rFonts w:ascii="Times New Roman" w:eastAsia="Calibri" w:hAnsi="Times New Roman" w:cs="Times New Roman"/>
                <w:sz w:val="28"/>
                <w:szCs w:val="28"/>
                <w:lang w:eastAsia="vi-VN"/>
              </w:rPr>
            </w:pPr>
            <w:ins w:id="1674" w:author="admin" w:date="2022-12-12T09:28:00Z">
              <w:r w:rsidRPr="00081AF8">
                <w:rPr>
                  <w:rFonts w:ascii="Times New Roman" w:eastAsia="Calibri" w:hAnsi="Times New Roman" w:cs="Times New Roman"/>
                  <w:sz w:val="28"/>
                  <w:szCs w:val="28"/>
                  <w:lang w:eastAsia="vi-VN"/>
                </w:rPr>
                <w:t>ProductID</w:t>
              </w:r>
            </w:ins>
          </w:p>
        </w:tc>
        <w:tc>
          <w:tcPr>
            <w:tcW w:w="1725" w:type="dxa"/>
          </w:tcPr>
          <w:p w14:paraId="596274AB" w14:textId="77777777" w:rsidR="00161E4B" w:rsidRPr="00081AF8" w:rsidRDefault="00161E4B" w:rsidP="00081AF8">
            <w:pPr>
              <w:spacing w:line="360" w:lineRule="auto"/>
              <w:jc w:val="both"/>
              <w:rPr>
                <w:ins w:id="1675" w:author="admin" w:date="2022-12-12T09:28:00Z"/>
                <w:rFonts w:ascii="Times New Roman" w:eastAsia="Calibri" w:hAnsi="Times New Roman" w:cs="Times New Roman"/>
                <w:sz w:val="28"/>
                <w:szCs w:val="28"/>
                <w:lang w:eastAsia="vi-VN"/>
              </w:rPr>
            </w:pPr>
            <w:ins w:id="1676" w:author="admin" w:date="2022-12-12T09:28:00Z">
              <w:r w:rsidRPr="00081AF8">
                <w:rPr>
                  <w:rFonts w:ascii="Times New Roman" w:eastAsia="Calibri" w:hAnsi="Times New Roman" w:cs="Times New Roman"/>
                  <w:sz w:val="28"/>
                  <w:szCs w:val="28"/>
                  <w:lang w:eastAsia="vi-VN"/>
                </w:rPr>
                <w:t>Int</w:t>
              </w:r>
            </w:ins>
          </w:p>
        </w:tc>
        <w:tc>
          <w:tcPr>
            <w:tcW w:w="933" w:type="dxa"/>
          </w:tcPr>
          <w:p w14:paraId="3122A3F5" w14:textId="77777777" w:rsidR="00161E4B" w:rsidRPr="00081AF8" w:rsidRDefault="00161E4B" w:rsidP="00081AF8">
            <w:pPr>
              <w:spacing w:line="360" w:lineRule="auto"/>
              <w:jc w:val="both"/>
              <w:rPr>
                <w:ins w:id="1677" w:author="admin" w:date="2022-12-12T09:28:00Z"/>
                <w:rFonts w:ascii="Times New Roman" w:eastAsia="Calibri" w:hAnsi="Times New Roman" w:cs="Times New Roman"/>
                <w:sz w:val="28"/>
                <w:szCs w:val="28"/>
                <w:lang w:eastAsia="vi-VN"/>
              </w:rPr>
            </w:pPr>
          </w:p>
        </w:tc>
        <w:tc>
          <w:tcPr>
            <w:tcW w:w="1487" w:type="dxa"/>
          </w:tcPr>
          <w:p w14:paraId="18F8ADB2" w14:textId="77777777" w:rsidR="00161E4B" w:rsidRPr="00081AF8" w:rsidRDefault="00161E4B" w:rsidP="00081AF8">
            <w:pPr>
              <w:spacing w:line="360" w:lineRule="auto"/>
              <w:jc w:val="both"/>
              <w:rPr>
                <w:ins w:id="1678" w:author="admin" w:date="2022-12-12T09:28:00Z"/>
                <w:rFonts w:ascii="Times New Roman" w:eastAsia="Calibri" w:hAnsi="Times New Roman" w:cs="Times New Roman"/>
                <w:sz w:val="28"/>
                <w:szCs w:val="28"/>
                <w:lang w:eastAsia="vi-VN"/>
              </w:rPr>
            </w:pPr>
            <w:ins w:id="1679" w:author="admin" w:date="2022-12-12T09:28:00Z">
              <w:r w:rsidRPr="00081AF8">
                <w:rPr>
                  <w:rFonts w:ascii="Times New Roman" w:eastAsia="Calibri" w:hAnsi="Times New Roman" w:cs="Times New Roman"/>
                  <w:sz w:val="28"/>
                  <w:szCs w:val="28"/>
                  <w:lang w:eastAsia="vi-VN"/>
                </w:rPr>
                <w:t>Khóa chính</w:t>
              </w:r>
            </w:ins>
          </w:p>
        </w:tc>
        <w:tc>
          <w:tcPr>
            <w:tcW w:w="1530" w:type="dxa"/>
          </w:tcPr>
          <w:p w14:paraId="172C4847" w14:textId="77777777" w:rsidR="00161E4B" w:rsidRPr="00081AF8" w:rsidRDefault="00161E4B" w:rsidP="00081AF8">
            <w:pPr>
              <w:spacing w:line="360" w:lineRule="auto"/>
              <w:jc w:val="both"/>
              <w:rPr>
                <w:ins w:id="1680" w:author="admin" w:date="2022-12-12T09:28:00Z"/>
                <w:rFonts w:ascii="Times New Roman" w:eastAsia="Calibri" w:hAnsi="Times New Roman" w:cs="Times New Roman"/>
                <w:sz w:val="28"/>
                <w:szCs w:val="28"/>
                <w:lang w:eastAsia="vi-VN"/>
              </w:rPr>
            </w:pPr>
            <w:ins w:id="1681" w:author="admin" w:date="2022-12-12T09:28:00Z">
              <w:r w:rsidRPr="00081AF8">
                <w:rPr>
                  <w:rFonts w:ascii="Times New Roman" w:eastAsia="Calibri" w:hAnsi="Times New Roman" w:cs="Times New Roman"/>
                  <w:sz w:val="28"/>
                  <w:szCs w:val="28"/>
                  <w:lang w:eastAsia="vi-VN"/>
                </w:rPr>
                <w:t>Mã sản phẩm</w:t>
              </w:r>
            </w:ins>
          </w:p>
        </w:tc>
      </w:tr>
    </w:tbl>
    <w:p w14:paraId="07288C0F" w14:textId="77777777" w:rsidR="00161E4B" w:rsidRPr="00081AF8" w:rsidRDefault="00161E4B" w:rsidP="00081AF8">
      <w:pPr>
        <w:pStyle w:val="ListParagraph"/>
        <w:spacing w:line="360" w:lineRule="auto"/>
        <w:ind w:left="450"/>
        <w:jc w:val="both"/>
        <w:rPr>
          <w:ins w:id="1682" w:author="admin" w:date="2022-12-12T09:28:00Z"/>
          <w:rFonts w:ascii="Times New Roman" w:eastAsia="Calibri" w:hAnsi="Times New Roman" w:cs="Times New Roman"/>
          <w:sz w:val="28"/>
          <w:szCs w:val="28"/>
          <w:lang w:eastAsia="vi-VN"/>
        </w:rPr>
      </w:pPr>
    </w:p>
    <w:p w14:paraId="3991C243" w14:textId="77777777" w:rsidR="00161E4B" w:rsidRPr="00081AF8" w:rsidRDefault="00161E4B" w:rsidP="00081AF8">
      <w:pPr>
        <w:spacing w:line="360" w:lineRule="auto"/>
        <w:rPr>
          <w:ins w:id="1683" w:author="admin" w:date="2022-12-12T09:28:00Z"/>
          <w:rFonts w:ascii="Times New Roman" w:hAnsi="Times New Roman" w:cs="Times New Roman"/>
          <w:b/>
          <w:sz w:val="28"/>
          <w:szCs w:val="28"/>
        </w:rPr>
      </w:pPr>
      <w:r w:rsidRPr="00081AF8">
        <w:rPr>
          <w:rFonts w:ascii="Times New Roman" w:eastAsia="Calibri" w:hAnsi="Times New Roman" w:cs="Times New Roman"/>
          <w:b/>
          <w:sz w:val="28"/>
          <w:szCs w:val="28"/>
          <w:lang w:eastAsia="vi-VN"/>
        </w:rPr>
        <w:t>2.2.4.9</w:t>
      </w:r>
      <w:ins w:id="1684" w:author="admin" w:date="2022-12-12T09:28:00Z">
        <w:r w:rsidRPr="00081AF8">
          <w:rPr>
            <w:rFonts w:ascii="Times New Roman" w:hAnsi="Times New Roman" w:cs="Times New Roman"/>
            <w:b/>
            <w:sz w:val="28"/>
            <w:szCs w:val="28"/>
          </w:rPr>
          <w:t xml:space="preserve"> Chi tiết đơn hàng(Orderdetails)</w:t>
        </w:r>
      </w:ins>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161E4B" w:rsidRPr="00081AF8" w14:paraId="6FEB01B6" w14:textId="77777777" w:rsidTr="00E305A5">
        <w:trPr>
          <w:jc w:val="center"/>
          <w:ins w:id="1685" w:author="admin" w:date="2022-12-12T09:28:00Z"/>
        </w:trPr>
        <w:tc>
          <w:tcPr>
            <w:tcW w:w="728" w:type="dxa"/>
          </w:tcPr>
          <w:p w14:paraId="27D661A1" w14:textId="77777777" w:rsidR="00161E4B" w:rsidRPr="00081AF8" w:rsidRDefault="00161E4B" w:rsidP="00081AF8">
            <w:pPr>
              <w:spacing w:line="360" w:lineRule="auto"/>
              <w:jc w:val="both"/>
              <w:rPr>
                <w:ins w:id="1686" w:author="admin" w:date="2022-12-12T09:28:00Z"/>
                <w:rFonts w:ascii="Times New Roman" w:eastAsia="Calibri" w:hAnsi="Times New Roman" w:cs="Times New Roman"/>
                <w:sz w:val="28"/>
                <w:szCs w:val="28"/>
                <w:lang w:val="vi-VN" w:eastAsia="vi-VN"/>
              </w:rPr>
            </w:pPr>
            <w:ins w:id="1687" w:author="admin" w:date="2022-12-12T09:28:00Z">
              <w:r w:rsidRPr="00081AF8">
                <w:rPr>
                  <w:rFonts w:ascii="Times New Roman" w:eastAsia="Calibri" w:hAnsi="Times New Roman" w:cs="Times New Roman"/>
                  <w:sz w:val="28"/>
                  <w:szCs w:val="28"/>
                  <w:lang w:val="vi-VN" w:eastAsia="vi-VN"/>
                </w:rPr>
                <w:t>STT</w:t>
              </w:r>
            </w:ins>
          </w:p>
        </w:tc>
        <w:tc>
          <w:tcPr>
            <w:tcW w:w="2642" w:type="dxa"/>
          </w:tcPr>
          <w:p w14:paraId="666C166F" w14:textId="77777777" w:rsidR="00161E4B" w:rsidRPr="00081AF8" w:rsidRDefault="00161E4B" w:rsidP="00081AF8">
            <w:pPr>
              <w:spacing w:line="360" w:lineRule="auto"/>
              <w:jc w:val="both"/>
              <w:rPr>
                <w:ins w:id="1688" w:author="admin" w:date="2022-12-12T09:28:00Z"/>
                <w:rFonts w:ascii="Times New Roman" w:eastAsia="Calibri" w:hAnsi="Times New Roman" w:cs="Times New Roman"/>
                <w:sz w:val="28"/>
                <w:szCs w:val="28"/>
                <w:lang w:val="vi-VN" w:eastAsia="vi-VN"/>
              </w:rPr>
            </w:pPr>
            <w:ins w:id="1689" w:author="admin" w:date="2022-12-12T09:28:00Z">
              <w:r w:rsidRPr="00081AF8">
                <w:rPr>
                  <w:rFonts w:ascii="Times New Roman" w:eastAsia="Calibri" w:hAnsi="Times New Roman" w:cs="Times New Roman"/>
                  <w:sz w:val="28"/>
                  <w:szCs w:val="28"/>
                  <w:lang w:val="vi-VN" w:eastAsia="vi-VN"/>
                </w:rPr>
                <w:t>Thuộc tính</w:t>
              </w:r>
            </w:ins>
          </w:p>
        </w:tc>
        <w:tc>
          <w:tcPr>
            <w:tcW w:w="1725" w:type="dxa"/>
          </w:tcPr>
          <w:p w14:paraId="5BA57BF6" w14:textId="77777777" w:rsidR="00161E4B" w:rsidRPr="00081AF8" w:rsidRDefault="00161E4B" w:rsidP="00081AF8">
            <w:pPr>
              <w:spacing w:line="360" w:lineRule="auto"/>
              <w:jc w:val="both"/>
              <w:rPr>
                <w:ins w:id="1690" w:author="admin" w:date="2022-12-12T09:28:00Z"/>
                <w:rFonts w:ascii="Times New Roman" w:eastAsia="Calibri" w:hAnsi="Times New Roman" w:cs="Times New Roman"/>
                <w:sz w:val="28"/>
                <w:szCs w:val="28"/>
                <w:lang w:val="vi-VN" w:eastAsia="vi-VN"/>
              </w:rPr>
            </w:pPr>
            <w:ins w:id="1691" w:author="admin" w:date="2022-12-12T09:28:00Z">
              <w:r w:rsidRPr="00081AF8">
                <w:rPr>
                  <w:rFonts w:ascii="Times New Roman" w:eastAsia="Calibri" w:hAnsi="Times New Roman" w:cs="Times New Roman"/>
                  <w:sz w:val="28"/>
                  <w:szCs w:val="28"/>
                  <w:lang w:val="vi-VN" w:eastAsia="vi-VN"/>
                </w:rPr>
                <w:t>Kiểu dữ liệu</w:t>
              </w:r>
            </w:ins>
          </w:p>
        </w:tc>
        <w:tc>
          <w:tcPr>
            <w:tcW w:w="933" w:type="dxa"/>
          </w:tcPr>
          <w:p w14:paraId="76916BD3" w14:textId="77777777" w:rsidR="00161E4B" w:rsidRPr="00081AF8" w:rsidRDefault="00161E4B" w:rsidP="00081AF8">
            <w:pPr>
              <w:spacing w:line="360" w:lineRule="auto"/>
              <w:jc w:val="both"/>
              <w:rPr>
                <w:ins w:id="1692" w:author="admin" w:date="2022-12-12T09:28:00Z"/>
                <w:rFonts w:ascii="Times New Roman" w:eastAsia="Calibri" w:hAnsi="Times New Roman" w:cs="Times New Roman"/>
                <w:sz w:val="28"/>
                <w:szCs w:val="28"/>
                <w:lang w:eastAsia="vi-VN"/>
              </w:rPr>
            </w:pPr>
            <w:ins w:id="1693" w:author="admin" w:date="2022-12-12T09:28:00Z">
              <w:r w:rsidRPr="00081AF8">
                <w:rPr>
                  <w:rFonts w:ascii="Times New Roman" w:eastAsia="Calibri" w:hAnsi="Times New Roman" w:cs="Times New Roman"/>
                  <w:sz w:val="28"/>
                  <w:szCs w:val="28"/>
                  <w:lang w:eastAsia="vi-VN"/>
                </w:rPr>
                <w:t>Null</w:t>
              </w:r>
            </w:ins>
          </w:p>
        </w:tc>
        <w:tc>
          <w:tcPr>
            <w:tcW w:w="1487" w:type="dxa"/>
          </w:tcPr>
          <w:p w14:paraId="43E2673A" w14:textId="77777777" w:rsidR="00161E4B" w:rsidRPr="00081AF8" w:rsidRDefault="00161E4B" w:rsidP="00081AF8">
            <w:pPr>
              <w:spacing w:line="360" w:lineRule="auto"/>
              <w:jc w:val="both"/>
              <w:rPr>
                <w:ins w:id="1694" w:author="admin" w:date="2022-12-12T09:28:00Z"/>
                <w:rFonts w:ascii="Times New Roman" w:eastAsia="Calibri" w:hAnsi="Times New Roman" w:cs="Times New Roman"/>
                <w:sz w:val="28"/>
                <w:szCs w:val="28"/>
                <w:lang w:val="vi-VN" w:eastAsia="vi-VN"/>
              </w:rPr>
            </w:pPr>
            <w:ins w:id="1695" w:author="admin" w:date="2022-12-12T09:28:00Z">
              <w:r w:rsidRPr="00081AF8">
                <w:rPr>
                  <w:rFonts w:ascii="Times New Roman" w:eastAsia="Calibri" w:hAnsi="Times New Roman" w:cs="Times New Roman"/>
                  <w:sz w:val="28"/>
                  <w:szCs w:val="28"/>
                  <w:lang w:val="vi-VN" w:eastAsia="vi-VN"/>
                </w:rPr>
                <w:t>Rằng buộc</w:t>
              </w:r>
            </w:ins>
          </w:p>
        </w:tc>
        <w:tc>
          <w:tcPr>
            <w:tcW w:w="1530" w:type="dxa"/>
          </w:tcPr>
          <w:p w14:paraId="5F9EF35C" w14:textId="77777777" w:rsidR="00161E4B" w:rsidRPr="00081AF8" w:rsidRDefault="00161E4B" w:rsidP="00081AF8">
            <w:pPr>
              <w:spacing w:line="360" w:lineRule="auto"/>
              <w:jc w:val="both"/>
              <w:rPr>
                <w:ins w:id="1696" w:author="admin" w:date="2022-12-12T09:28:00Z"/>
                <w:rFonts w:ascii="Times New Roman" w:eastAsia="Calibri" w:hAnsi="Times New Roman" w:cs="Times New Roman"/>
                <w:sz w:val="28"/>
                <w:szCs w:val="28"/>
                <w:lang w:val="vi-VN" w:eastAsia="vi-VN"/>
              </w:rPr>
            </w:pPr>
            <w:ins w:id="1697" w:author="admin" w:date="2022-12-12T09:28:00Z">
              <w:r w:rsidRPr="00081AF8">
                <w:rPr>
                  <w:rFonts w:ascii="Times New Roman" w:eastAsia="Calibri" w:hAnsi="Times New Roman" w:cs="Times New Roman"/>
                  <w:sz w:val="28"/>
                  <w:szCs w:val="28"/>
                  <w:lang w:val="vi-VN" w:eastAsia="vi-VN"/>
                </w:rPr>
                <w:t>Diễn giải</w:t>
              </w:r>
            </w:ins>
          </w:p>
        </w:tc>
      </w:tr>
      <w:tr w:rsidR="00161E4B" w:rsidRPr="00081AF8" w14:paraId="7190C1BD" w14:textId="77777777" w:rsidTr="00E305A5">
        <w:trPr>
          <w:jc w:val="center"/>
          <w:ins w:id="1698" w:author="admin" w:date="2022-12-12T09:28:00Z"/>
        </w:trPr>
        <w:tc>
          <w:tcPr>
            <w:tcW w:w="728" w:type="dxa"/>
          </w:tcPr>
          <w:p w14:paraId="25AD9589" w14:textId="77777777" w:rsidR="00161E4B" w:rsidRPr="00081AF8" w:rsidRDefault="00161E4B" w:rsidP="00081AF8">
            <w:pPr>
              <w:spacing w:line="360" w:lineRule="auto"/>
              <w:jc w:val="both"/>
              <w:rPr>
                <w:ins w:id="1699" w:author="admin" w:date="2022-12-12T09:28:00Z"/>
                <w:rFonts w:ascii="Times New Roman" w:eastAsia="Calibri" w:hAnsi="Times New Roman" w:cs="Times New Roman"/>
                <w:sz w:val="28"/>
                <w:szCs w:val="28"/>
                <w:lang w:val="vi-VN" w:eastAsia="vi-VN"/>
              </w:rPr>
            </w:pPr>
            <w:ins w:id="1700" w:author="admin" w:date="2022-12-12T09:28:00Z">
              <w:r w:rsidRPr="00081AF8">
                <w:rPr>
                  <w:rFonts w:ascii="Times New Roman" w:eastAsia="Calibri" w:hAnsi="Times New Roman" w:cs="Times New Roman"/>
                  <w:sz w:val="28"/>
                  <w:szCs w:val="28"/>
                  <w:lang w:val="vi-VN" w:eastAsia="vi-VN"/>
                </w:rPr>
                <w:t>1</w:t>
              </w:r>
            </w:ins>
          </w:p>
        </w:tc>
        <w:tc>
          <w:tcPr>
            <w:tcW w:w="2642" w:type="dxa"/>
          </w:tcPr>
          <w:p w14:paraId="0F4E6A56" w14:textId="77777777" w:rsidR="00161E4B" w:rsidRPr="00081AF8" w:rsidRDefault="00161E4B" w:rsidP="00081AF8">
            <w:pPr>
              <w:spacing w:line="360" w:lineRule="auto"/>
              <w:jc w:val="both"/>
              <w:rPr>
                <w:ins w:id="1701" w:author="admin" w:date="2022-12-12T09:28:00Z"/>
                <w:rFonts w:ascii="Times New Roman" w:eastAsia="Calibri" w:hAnsi="Times New Roman" w:cs="Times New Roman"/>
                <w:sz w:val="28"/>
                <w:szCs w:val="28"/>
                <w:lang w:eastAsia="vi-VN"/>
              </w:rPr>
            </w:pPr>
            <w:ins w:id="1702" w:author="admin" w:date="2022-12-12T09:28:00Z">
              <w:r w:rsidRPr="00081AF8">
                <w:rPr>
                  <w:rFonts w:ascii="Times New Roman" w:eastAsia="Calibri" w:hAnsi="Times New Roman" w:cs="Times New Roman"/>
                  <w:sz w:val="28"/>
                  <w:szCs w:val="28"/>
                  <w:lang w:eastAsia="vi-VN"/>
                </w:rPr>
                <w:t>OrderID</w:t>
              </w:r>
            </w:ins>
          </w:p>
        </w:tc>
        <w:tc>
          <w:tcPr>
            <w:tcW w:w="1725" w:type="dxa"/>
          </w:tcPr>
          <w:p w14:paraId="4E52163F" w14:textId="77777777" w:rsidR="00161E4B" w:rsidRPr="00081AF8" w:rsidRDefault="00161E4B" w:rsidP="00081AF8">
            <w:pPr>
              <w:spacing w:line="360" w:lineRule="auto"/>
              <w:jc w:val="both"/>
              <w:rPr>
                <w:ins w:id="1703" w:author="admin" w:date="2022-12-12T09:28:00Z"/>
                <w:rFonts w:ascii="Times New Roman" w:eastAsia="Calibri" w:hAnsi="Times New Roman" w:cs="Times New Roman"/>
                <w:sz w:val="28"/>
                <w:szCs w:val="28"/>
                <w:lang w:val="vi-VN" w:eastAsia="vi-VN"/>
              </w:rPr>
            </w:pPr>
            <w:ins w:id="1704" w:author="admin" w:date="2022-12-12T09:28:00Z">
              <w:r w:rsidRPr="00081AF8">
                <w:rPr>
                  <w:rFonts w:ascii="Times New Roman" w:eastAsia="Calibri" w:hAnsi="Times New Roman" w:cs="Times New Roman"/>
                  <w:sz w:val="28"/>
                  <w:szCs w:val="28"/>
                  <w:lang w:eastAsia="vi-VN"/>
                </w:rPr>
                <w:t>Int</w:t>
              </w:r>
            </w:ins>
          </w:p>
        </w:tc>
        <w:tc>
          <w:tcPr>
            <w:tcW w:w="933" w:type="dxa"/>
          </w:tcPr>
          <w:p w14:paraId="3E2C40C9" w14:textId="77777777" w:rsidR="00161E4B" w:rsidRPr="00081AF8" w:rsidRDefault="00161E4B" w:rsidP="00081AF8">
            <w:pPr>
              <w:spacing w:line="360" w:lineRule="auto"/>
              <w:jc w:val="both"/>
              <w:rPr>
                <w:ins w:id="1705" w:author="admin" w:date="2022-12-12T09:28:00Z"/>
                <w:rFonts w:ascii="Times New Roman" w:eastAsia="Calibri" w:hAnsi="Times New Roman" w:cs="Times New Roman"/>
                <w:sz w:val="28"/>
                <w:szCs w:val="28"/>
                <w:lang w:eastAsia="vi-VN"/>
              </w:rPr>
            </w:pPr>
          </w:p>
        </w:tc>
        <w:tc>
          <w:tcPr>
            <w:tcW w:w="1487" w:type="dxa"/>
          </w:tcPr>
          <w:p w14:paraId="42BE26F3" w14:textId="77777777" w:rsidR="00161E4B" w:rsidRPr="00081AF8" w:rsidRDefault="00161E4B" w:rsidP="00081AF8">
            <w:pPr>
              <w:spacing w:line="360" w:lineRule="auto"/>
              <w:jc w:val="both"/>
              <w:rPr>
                <w:ins w:id="1706" w:author="admin" w:date="2022-12-12T09:28:00Z"/>
                <w:rFonts w:ascii="Times New Roman" w:eastAsia="Calibri" w:hAnsi="Times New Roman" w:cs="Times New Roman"/>
                <w:sz w:val="28"/>
                <w:szCs w:val="28"/>
                <w:lang w:eastAsia="vi-VN"/>
              </w:rPr>
            </w:pPr>
            <w:ins w:id="1707" w:author="admin" w:date="2022-12-12T09:28:00Z">
              <w:r w:rsidRPr="00081AF8">
                <w:rPr>
                  <w:rFonts w:ascii="Times New Roman" w:eastAsia="Calibri" w:hAnsi="Times New Roman" w:cs="Times New Roman"/>
                  <w:sz w:val="28"/>
                  <w:szCs w:val="28"/>
                  <w:lang w:eastAsia="vi-VN"/>
                </w:rPr>
                <w:t>Khóa chính</w:t>
              </w:r>
            </w:ins>
          </w:p>
        </w:tc>
        <w:tc>
          <w:tcPr>
            <w:tcW w:w="1530" w:type="dxa"/>
          </w:tcPr>
          <w:p w14:paraId="13E92081" w14:textId="77777777" w:rsidR="00161E4B" w:rsidRPr="00081AF8" w:rsidRDefault="00161E4B" w:rsidP="00081AF8">
            <w:pPr>
              <w:spacing w:line="360" w:lineRule="auto"/>
              <w:jc w:val="both"/>
              <w:rPr>
                <w:ins w:id="1708" w:author="admin" w:date="2022-12-12T09:28:00Z"/>
                <w:rFonts w:ascii="Times New Roman" w:eastAsia="Calibri" w:hAnsi="Times New Roman" w:cs="Times New Roman"/>
                <w:sz w:val="28"/>
                <w:szCs w:val="28"/>
                <w:lang w:eastAsia="vi-VN"/>
              </w:rPr>
            </w:pPr>
            <w:ins w:id="1709" w:author="admin" w:date="2022-12-12T09:28:00Z">
              <w:r w:rsidRPr="00081AF8">
                <w:rPr>
                  <w:rFonts w:ascii="Times New Roman" w:eastAsia="Calibri" w:hAnsi="Times New Roman" w:cs="Times New Roman"/>
                  <w:sz w:val="28"/>
                  <w:szCs w:val="28"/>
                  <w:lang w:eastAsia="vi-VN"/>
                </w:rPr>
                <w:t>Mã đơn hàng</w:t>
              </w:r>
            </w:ins>
          </w:p>
        </w:tc>
      </w:tr>
      <w:tr w:rsidR="00161E4B" w:rsidRPr="00081AF8" w14:paraId="17691562" w14:textId="77777777" w:rsidTr="00E305A5">
        <w:trPr>
          <w:jc w:val="center"/>
          <w:ins w:id="1710" w:author="admin" w:date="2022-12-12T09:28:00Z"/>
        </w:trPr>
        <w:tc>
          <w:tcPr>
            <w:tcW w:w="728" w:type="dxa"/>
          </w:tcPr>
          <w:p w14:paraId="5965576F" w14:textId="77777777" w:rsidR="00161E4B" w:rsidRPr="00081AF8" w:rsidRDefault="00161E4B" w:rsidP="00081AF8">
            <w:pPr>
              <w:spacing w:line="360" w:lineRule="auto"/>
              <w:jc w:val="both"/>
              <w:rPr>
                <w:ins w:id="1711" w:author="admin" w:date="2022-12-12T09:28:00Z"/>
                <w:rFonts w:ascii="Times New Roman" w:eastAsia="Calibri" w:hAnsi="Times New Roman" w:cs="Times New Roman"/>
                <w:sz w:val="28"/>
                <w:szCs w:val="28"/>
                <w:lang w:eastAsia="vi-VN"/>
              </w:rPr>
            </w:pPr>
            <w:ins w:id="1712" w:author="admin" w:date="2022-12-12T09:28:00Z">
              <w:r w:rsidRPr="00081AF8">
                <w:rPr>
                  <w:rFonts w:ascii="Times New Roman" w:eastAsia="Calibri" w:hAnsi="Times New Roman" w:cs="Times New Roman"/>
                  <w:sz w:val="28"/>
                  <w:szCs w:val="28"/>
                  <w:lang w:eastAsia="vi-VN"/>
                </w:rPr>
                <w:t>2</w:t>
              </w:r>
            </w:ins>
          </w:p>
        </w:tc>
        <w:tc>
          <w:tcPr>
            <w:tcW w:w="2642" w:type="dxa"/>
          </w:tcPr>
          <w:p w14:paraId="1FD82D32" w14:textId="77777777" w:rsidR="00161E4B" w:rsidRPr="00081AF8" w:rsidRDefault="00161E4B" w:rsidP="00081AF8">
            <w:pPr>
              <w:spacing w:line="360" w:lineRule="auto"/>
              <w:jc w:val="both"/>
              <w:rPr>
                <w:ins w:id="1713" w:author="admin" w:date="2022-12-12T09:28:00Z"/>
                <w:rFonts w:ascii="Times New Roman" w:eastAsia="Calibri" w:hAnsi="Times New Roman" w:cs="Times New Roman"/>
                <w:sz w:val="28"/>
                <w:szCs w:val="28"/>
                <w:lang w:eastAsia="vi-VN"/>
              </w:rPr>
            </w:pPr>
            <w:ins w:id="1714" w:author="admin" w:date="2022-12-12T09:28:00Z">
              <w:r w:rsidRPr="00081AF8">
                <w:rPr>
                  <w:rFonts w:ascii="Times New Roman" w:eastAsia="Calibri" w:hAnsi="Times New Roman" w:cs="Times New Roman"/>
                  <w:sz w:val="28"/>
                  <w:szCs w:val="28"/>
                  <w:lang w:eastAsia="vi-VN"/>
                </w:rPr>
                <w:t>ProductID</w:t>
              </w:r>
            </w:ins>
          </w:p>
        </w:tc>
        <w:tc>
          <w:tcPr>
            <w:tcW w:w="1725" w:type="dxa"/>
          </w:tcPr>
          <w:p w14:paraId="434A91E8" w14:textId="77777777" w:rsidR="00161E4B" w:rsidRPr="00081AF8" w:rsidRDefault="00161E4B" w:rsidP="00081AF8">
            <w:pPr>
              <w:spacing w:line="360" w:lineRule="auto"/>
              <w:jc w:val="both"/>
              <w:rPr>
                <w:ins w:id="1715" w:author="admin" w:date="2022-12-12T09:28:00Z"/>
                <w:rFonts w:ascii="Times New Roman" w:eastAsia="Calibri" w:hAnsi="Times New Roman" w:cs="Times New Roman"/>
                <w:sz w:val="28"/>
                <w:szCs w:val="28"/>
                <w:lang w:eastAsia="vi-VN"/>
              </w:rPr>
            </w:pPr>
            <w:ins w:id="1716" w:author="admin" w:date="2022-12-12T09:28:00Z">
              <w:r w:rsidRPr="00081AF8">
                <w:rPr>
                  <w:rFonts w:ascii="Times New Roman" w:eastAsia="Calibri" w:hAnsi="Times New Roman" w:cs="Times New Roman"/>
                  <w:sz w:val="28"/>
                  <w:szCs w:val="28"/>
                  <w:lang w:eastAsia="vi-VN"/>
                </w:rPr>
                <w:t>Int</w:t>
              </w:r>
            </w:ins>
          </w:p>
        </w:tc>
        <w:tc>
          <w:tcPr>
            <w:tcW w:w="933" w:type="dxa"/>
          </w:tcPr>
          <w:p w14:paraId="1ECC5AB5" w14:textId="77777777" w:rsidR="00161E4B" w:rsidRPr="00081AF8" w:rsidRDefault="00161E4B" w:rsidP="00081AF8">
            <w:pPr>
              <w:spacing w:line="360" w:lineRule="auto"/>
              <w:jc w:val="both"/>
              <w:rPr>
                <w:ins w:id="1717" w:author="admin" w:date="2022-12-12T09:28:00Z"/>
                <w:rFonts w:ascii="Times New Roman" w:eastAsia="Calibri" w:hAnsi="Times New Roman" w:cs="Times New Roman"/>
                <w:sz w:val="28"/>
                <w:szCs w:val="28"/>
                <w:lang w:eastAsia="vi-VN"/>
              </w:rPr>
            </w:pPr>
          </w:p>
        </w:tc>
        <w:tc>
          <w:tcPr>
            <w:tcW w:w="1487" w:type="dxa"/>
          </w:tcPr>
          <w:p w14:paraId="20C09B09" w14:textId="77777777" w:rsidR="00161E4B" w:rsidRPr="00081AF8" w:rsidRDefault="00161E4B" w:rsidP="00081AF8">
            <w:pPr>
              <w:spacing w:line="360" w:lineRule="auto"/>
              <w:jc w:val="both"/>
              <w:rPr>
                <w:ins w:id="1718" w:author="admin" w:date="2022-12-12T09:28:00Z"/>
                <w:rFonts w:ascii="Times New Roman" w:eastAsia="Calibri" w:hAnsi="Times New Roman" w:cs="Times New Roman"/>
                <w:sz w:val="28"/>
                <w:szCs w:val="28"/>
                <w:lang w:eastAsia="vi-VN"/>
              </w:rPr>
            </w:pPr>
            <w:ins w:id="1719" w:author="admin" w:date="2022-12-12T09:28:00Z">
              <w:r w:rsidRPr="00081AF8">
                <w:rPr>
                  <w:rFonts w:ascii="Times New Roman" w:eastAsia="Calibri" w:hAnsi="Times New Roman" w:cs="Times New Roman"/>
                  <w:sz w:val="28"/>
                  <w:szCs w:val="28"/>
                  <w:lang w:eastAsia="vi-VN"/>
                </w:rPr>
                <w:t>Khóa chính</w:t>
              </w:r>
            </w:ins>
          </w:p>
        </w:tc>
        <w:tc>
          <w:tcPr>
            <w:tcW w:w="1530" w:type="dxa"/>
          </w:tcPr>
          <w:p w14:paraId="18087479" w14:textId="77777777" w:rsidR="00161E4B" w:rsidRPr="00081AF8" w:rsidRDefault="00161E4B" w:rsidP="00081AF8">
            <w:pPr>
              <w:spacing w:line="360" w:lineRule="auto"/>
              <w:jc w:val="both"/>
              <w:rPr>
                <w:ins w:id="1720" w:author="admin" w:date="2022-12-12T09:28:00Z"/>
                <w:rFonts w:ascii="Times New Roman" w:eastAsia="Calibri" w:hAnsi="Times New Roman" w:cs="Times New Roman"/>
                <w:sz w:val="28"/>
                <w:szCs w:val="28"/>
                <w:lang w:eastAsia="vi-VN"/>
              </w:rPr>
            </w:pPr>
            <w:ins w:id="1721" w:author="admin" w:date="2022-12-12T09:28:00Z">
              <w:r w:rsidRPr="00081AF8">
                <w:rPr>
                  <w:rFonts w:ascii="Times New Roman" w:eastAsia="Calibri" w:hAnsi="Times New Roman" w:cs="Times New Roman"/>
                  <w:sz w:val="28"/>
                  <w:szCs w:val="28"/>
                  <w:lang w:eastAsia="vi-VN"/>
                </w:rPr>
                <w:t>Mã sản phẩm</w:t>
              </w:r>
            </w:ins>
          </w:p>
        </w:tc>
      </w:tr>
      <w:tr w:rsidR="00161E4B" w:rsidRPr="00081AF8" w14:paraId="06DFB8B4" w14:textId="77777777" w:rsidTr="00E305A5">
        <w:trPr>
          <w:jc w:val="center"/>
          <w:ins w:id="1722" w:author="admin" w:date="2022-12-12T09:28:00Z"/>
        </w:trPr>
        <w:tc>
          <w:tcPr>
            <w:tcW w:w="728" w:type="dxa"/>
          </w:tcPr>
          <w:p w14:paraId="356618C2" w14:textId="77777777" w:rsidR="00161E4B" w:rsidRPr="00081AF8" w:rsidRDefault="00161E4B" w:rsidP="00081AF8">
            <w:pPr>
              <w:spacing w:line="360" w:lineRule="auto"/>
              <w:jc w:val="both"/>
              <w:rPr>
                <w:ins w:id="1723" w:author="admin" w:date="2022-12-12T09:28:00Z"/>
                <w:rFonts w:ascii="Times New Roman" w:eastAsia="Calibri" w:hAnsi="Times New Roman" w:cs="Times New Roman"/>
                <w:sz w:val="28"/>
                <w:szCs w:val="28"/>
                <w:lang w:eastAsia="vi-VN"/>
              </w:rPr>
            </w:pPr>
            <w:ins w:id="1724" w:author="admin" w:date="2022-12-12T09:28:00Z">
              <w:r w:rsidRPr="00081AF8">
                <w:rPr>
                  <w:rFonts w:ascii="Times New Roman" w:eastAsia="Calibri" w:hAnsi="Times New Roman" w:cs="Times New Roman"/>
                  <w:sz w:val="28"/>
                  <w:szCs w:val="28"/>
                  <w:lang w:eastAsia="vi-VN"/>
                </w:rPr>
                <w:lastRenderedPageBreak/>
                <w:t>3</w:t>
              </w:r>
            </w:ins>
          </w:p>
        </w:tc>
        <w:tc>
          <w:tcPr>
            <w:tcW w:w="2642" w:type="dxa"/>
          </w:tcPr>
          <w:p w14:paraId="28D0A13F" w14:textId="77777777" w:rsidR="00161E4B" w:rsidRPr="00081AF8" w:rsidRDefault="00161E4B" w:rsidP="00081AF8">
            <w:pPr>
              <w:spacing w:line="360" w:lineRule="auto"/>
              <w:jc w:val="both"/>
              <w:rPr>
                <w:ins w:id="1725" w:author="admin" w:date="2022-12-12T09:28:00Z"/>
                <w:rFonts w:ascii="Times New Roman" w:eastAsia="Calibri" w:hAnsi="Times New Roman" w:cs="Times New Roman"/>
                <w:sz w:val="28"/>
                <w:szCs w:val="28"/>
                <w:lang w:eastAsia="vi-VN"/>
              </w:rPr>
            </w:pPr>
            <w:ins w:id="1726" w:author="admin" w:date="2022-12-12T09:28:00Z">
              <w:r w:rsidRPr="00081AF8">
                <w:rPr>
                  <w:rFonts w:ascii="Times New Roman" w:eastAsia="Calibri" w:hAnsi="Times New Roman" w:cs="Times New Roman"/>
                  <w:sz w:val="28"/>
                  <w:szCs w:val="28"/>
                  <w:lang w:eastAsia="vi-VN"/>
                </w:rPr>
                <w:t>Price</w:t>
              </w:r>
            </w:ins>
          </w:p>
        </w:tc>
        <w:tc>
          <w:tcPr>
            <w:tcW w:w="1725" w:type="dxa"/>
          </w:tcPr>
          <w:p w14:paraId="66C6AE66" w14:textId="04436156" w:rsidR="00161E4B" w:rsidRPr="00081AF8" w:rsidRDefault="00DC08B0" w:rsidP="00081AF8">
            <w:pPr>
              <w:spacing w:line="360" w:lineRule="auto"/>
              <w:jc w:val="both"/>
              <w:rPr>
                <w:ins w:id="1727" w:author="admin" w:date="2022-12-12T09:28:00Z"/>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Int</w:t>
            </w:r>
          </w:p>
        </w:tc>
        <w:tc>
          <w:tcPr>
            <w:tcW w:w="933" w:type="dxa"/>
          </w:tcPr>
          <w:p w14:paraId="6F1D67F4" w14:textId="77777777" w:rsidR="00161E4B" w:rsidRPr="00081AF8" w:rsidRDefault="00161E4B" w:rsidP="00081AF8">
            <w:pPr>
              <w:spacing w:line="360" w:lineRule="auto"/>
              <w:jc w:val="both"/>
              <w:rPr>
                <w:ins w:id="1728" w:author="admin" w:date="2022-12-12T09:28:00Z"/>
                <w:rFonts w:ascii="Times New Roman" w:eastAsia="Calibri" w:hAnsi="Times New Roman" w:cs="Times New Roman"/>
                <w:sz w:val="28"/>
                <w:szCs w:val="28"/>
                <w:lang w:eastAsia="vi-VN"/>
              </w:rPr>
            </w:pPr>
            <w:ins w:id="1729" w:author="admin" w:date="2022-12-12T09:28:00Z">
              <w:r w:rsidRPr="00081AF8">
                <w:rPr>
                  <w:rFonts w:ascii="Times New Roman" w:eastAsia="Calibri" w:hAnsi="Times New Roman" w:cs="Times New Roman"/>
                  <w:sz w:val="28"/>
                  <w:szCs w:val="28"/>
                  <w:lang w:eastAsia="vi-VN"/>
                </w:rPr>
                <w:t>x</w:t>
              </w:r>
            </w:ins>
          </w:p>
        </w:tc>
        <w:tc>
          <w:tcPr>
            <w:tcW w:w="1487" w:type="dxa"/>
          </w:tcPr>
          <w:p w14:paraId="5629E0DE" w14:textId="77777777" w:rsidR="00161E4B" w:rsidRPr="00081AF8" w:rsidRDefault="00161E4B" w:rsidP="00081AF8">
            <w:pPr>
              <w:spacing w:line="360" w:lineRule="auto"/>
              <w:jc w:val="both"/>
              <w:rPr>
                <w:ins w:id="1730" w:author="admin" w:date="2022-12-12T09:28:00Z"/>
                <w:rFonts w:ascii="Times New Roman" w:eastAsia="Calibri" w:hAnsi="Times New Roman" w:cs="Times New Roman"/>
                <w:sz w:val="28"/>
                <w:szCs w:val="28"/>
                <w:lang w:val="vi-VN" w:eastAsia="vi-VN"/>
              </w:rPr>
            </w:pPr>
          </w:p>
        </w:tc>
        <w:tc>
          <w:tcPr>
            <w:tcW w:w="1530" w:type="dxa"/>
          </w:tcPr>
          <w:p w14:paraId="1FA48DC6" w14:textId="77777777" w:rsidR="00161E4B" w:rsidRPr="00081AF8" w:rsidRDefault="00161E4B" w:rsidP="00081AF8">
            <w:pPr>
              <w:spacing w:line="360" w:lineRule="auto"/>
              <w:jc w:val="both"/>
              <w:rPr>
                <w:ins w:id="1731" w:author="admin" w:date="2022-12-12T09:28:00Z"/>
                <w:rFonts w:ascii="Times New Roman" w:eastAsia="Calibri" w:hAnsi="Times New Roman" w:cs="Times New Roman"/>
                <w:sz w:val="28"/>
                <w:szCs w:val="28"/>
                <w:lang w:eastAsia="vi-VN"/>
              </w:rPr>
            </w:pPr>
            <w:ins w:id="1732" w:author="admin" w:date="2022-12-12T09:28:00Z">
              <w:r w:rsidRPr="00081AF8">
                <w:rPr>
                  <w:rFonts w:ascii="Times New Roman" w:eastAsia="Calibri" w:hAnsi="Times New Roman" w:cs="Times New Roman"/>
                  <w:sz w:val="28"/>
                  <w:szCs w:val="28"/>
                  <w:lang w:eastAsia="vi-VN"/>
                </w:rPr>
                <w:t>Giá</w:t>
              </w:r>
            </w:ins>
          </w:p>
        </w:tc>
      </w:tr>
      <w:tr w:rsidR="00161E4B" w:rsidRPr="00081AF8" w14:paraId="25B3E7CC" w14:textId="77777777" w:rsidTr="00E305A5">
        <w:trPr>
          <w:jc w:val="center"/>
          <w:ins w:id="1733" w:author="admin" w:date="2022-12-12T09:28:00Z"/>
        </w:trPr>
        <w:tc>
          <w:tcPr>
            <w:tcW w:w="728" w:type="dxa"/>
          </w:tcPr>
          <w:p w14:paraId="4FBD87B7" w14:textId="77777777" w:rsidR="00161E4B" w:rsidRPr="00081AF8" w:rsidRDefault="00161E4B" w:rsidP="00081AF8">
            <w:pPr>
              <w:spacing w:line="360" w:lineRule="auto"/>
              <w:jc w:val="both"/>
              <w:rPr>
                <w:ins w:id="1734" w:author="admin" w:date="2022-12-12T09:28:00Z"/>
                <w:rFonts w:ascii="Times New Roman" w:eastAsia="Calibri" w:hAnsi="Times New Roman" w:cs="Times New Roman"/>
                <w:sz w:val="28"/>
                <w:szCs w:val="28"/>
                <w:lang w:eastAsia="vi-VN"/>
              </w:rPr>
            </w:pPr>
            <w:ins w:id="1735" w:author="admin" w:date="2022-12-12T09:28:00Z">
              <w:r w:rsidRPr="00081AF8">
                <w:rPr>
                  <w:rFonts w:ascii="Times New Roman" w:eastAsia="Calibri" w:hAnsi="Times New Roman" w:cs="Times New Roman"/>
                  <w:sz w:val="28"/>
                  <w:szCs w:val="28"/>
                  <w:lang w:eastAsia="vi-VN"/>
                </w:rPr>
                <w:t>4</w:t>
              </w:r>
            </w:ins>
          </w:p>
        </w:tc>
        <w:tc>
          <w:tcPr>
            <w:tcW w:w="2642" w:type="dxa"/>
          </w:tcPr>
          <w:p w14:paraId="350C4568" w14:textId="77777777" w:rsidR="00161E4B" w:rsidRPr="00081AF8" w:rsidRDefault="00161E4B" w:rsidP="00081AF8">
            <w:pPr>
              <w:spacing w:line="360" w:lineRule="auto"/>
              <w:jc w:val="both"/>
              <w:rPr>
                <w:ins w:id="1736" w:author="admin" w:date="2022-12-12T09:28:00Z"/>
                <w:rFonts w:ascii="Times New Roman" w:eastAsia="Calibri" w:hAnsi="Times New Roman" w:cs="Times New Roman"/>
                <w:sz w:val="28"/>
                <w:szCs w:val="28"/>
                <w:lang w:eastAsia="vi-VN"/>
              </w:rPr>
            </w:pPr>
            <w:ins w:id="1737" w:author="admin" w:date="2022-12-12T09:28:00Z">
              <w:r w:rsidRPr="00081AF8">
                <w:rPr>
                  <w:rFonts w:ascii="Times New Roman" w:eastAsia="Calibri" w:hAnsi="Times New Roman" w:cs="Times New Roman"/>
                  <w:sz w:val="28"/>
                  <w:szCs w:val="28"/>
                  <w:lang w:eastAsia="vi-VN"/>
                </w:rPr>
                <w:t>Quantity</w:t>
              </w:r>
            </w:ins>
          </w:p>
        </w:tc>
        <w:tc>
          <w:tcPr>
            <w:tcW w:w="1725" w:type="dxa"/>
          </w:tcPr>
          <w:p w14:paraId="32CF7D06" w14:textId="77777777" w:rsidR="00161E4B" w:rsidRPr="00081AF8" w:rsidRDefault="00161E4B" w:rsidP="00081AF8">
            <w:pPr>
              <w:spacing w:line="360" w:lineRule="auto"/>
              <w:jc w:val="both"/>
              <w:rPr>
                <w:ins w:id="1738" w:author="admin" w:date="2022-12-12T09:28:00Z"/>
                <w:rFonts w:ascii="Times New Roman" w:eastAsia="Calibri" w:hAnsi="Times New Roman" w:cs="Times New Roman"/>
                <w:sz w:val="28"/>
                <w:szCs w:val="28"/>
                <w:lang w:eastAsia="vi-VN"/>
              </w:rPr>
            </w:pPr>
            <w:ins w:id="1739" w:author="admin" w:date="2022-12-12T09:28:00Z">
              <w:r w:rsidRPr="00081AF8">
                <w:rPr>
                  <w:rFonts w:ascii="Times New Roman" w:eastAsia="Calibri" w:hAnsi="Times New Roman" w:cs="Times New Roman"/>
                  <w:sz w:val="28"/>
                  <w:szCs w:val="28"/>
                  <w:lang w:eastAsia="vi-VN"/>
                </w:rPr>
                <w:t>Int</w:t>
              </w:r>
            </w:ins>
          </w:p>
        </w:tc>
        <w:tc>
          <w:tcPr>
            <w:tcW w:w="933" w:type="dxa"/>
          </w:tcPr>
          <w:p w14:paraId="5CFC2BA4" w14:textId="77777777" w:rsidR="00161E4B" w:rsidRPr="00081AF8" w:rsidRDefault="00161E4B" w:rsidP="00081AF8">
            <w:pPr>
              <w:spacing w:line="360" w:lineRule="auto"/>
              <w:jc w:val="both"/>
              <w:rPr>
                <w:ins w:id="1740" w:author="admin" w:date="2022-12-12T09:28:00Z"/>
                <w:rFonts w:ascii="Times New Roman" w:eastAsia="Calibri" w:hAnsi="Times New Roman" w:cs="Times New Roman"/>
                <w:sz w:val="28"/>
                <w:szCs w:val="28"/>
                <w:lang w:eastAsia="vi-VN"/>
              </w:rPr>
            </w:pPr>
            <w:ins w:id="1741" w:author="admin" w:date="2022-12-12T09:28:00Z">
              <w:r w:rsidRPr="00081AF8">
                <w:rPr>
                  <w:rFonts w:ascii="Times New Roman" w:eastAsia="Calibri" w:hAnsi="Times New Roman" w:cs="Times New Roman"/>
                  <w:sz w:val="28"/>
                  <w:szCs w:val="28"/>
                  <w:lang w:eastAsia="vi-VN"/>
                </w:rPr>
                <w:t>x</w:t>
              </w:r>
            </w:ins>
          </w:p>
        </w:tc>
        <w:tc>
          <w:tcPr>
            <w:tcW w:w="1487" w:type="dxa"/>
          </w:tcPr>
          <w:p w14:paraId="512311F6" w14:textId="77777777" w:rsidR="00161E4B" w:rsidRPr="00081AF8" w:rsidRDefault="00161E4B" w:rsidP="00081AF8">
            <w:pPr>
              <w:spacing w:line="360" w:lineRule="auto"/>
              <w:jc w:val="both"/>
              <w:rPr>
                <w:ins w:id="1742" w:author="admin" w:date="2022-12-12T09:28:00Z"/>
                <w:rFonts w:ascii="Times New Roman" w:eastAsia="Calibri" w:hAnsi="Times New Roman" w:cs="Times New Roman"/>
                <w:sz w:val="28"/>
                <w:szCs w:val="28"/>
                <w:lang w:val="vi-VN" w:eastAsia="vi-VN"/>
              </w:rPr>
            </w:pPr>
          </w:p>
        </w:tc>
        <w:tc>
          <w:tcPr>
            <w:tcW w:w="1530" w:type="dxa"/>
          </w:tcPr>
          <w:p w14:paraId="4974ECF9" w14:textId="77777777" w:rsidR="00161E4B" w:rsidRPr="00081AF8" w:rsidRDefault="00161E4B" w:rsidP="00081AF8">
            <w:pPr>
              <w:spacing w:line="360" w:lineRule="auto"/>
              <w:jc w:val="both"/>
              <w:rPr>
                <w:ins w:id="1743" w:author="admin" w:date="2022-12-12T09:28:00Z"/>
                <w:rFonts w:ascii="Times New Roman" w:eastAsia="Calibri" w:hAnsi="Times New Roman" w:cs="Times New Roman"/>
                <w:sz w:val="28"/>
                <w:szCs w:val="28"/>
                <w:lang w:eastAsia="vi-VN"/>
              </w:rPr>
            </w:pPr>
            <w:ins w:id="1744" w:author="admin" w:date="2022-12-12T09:28:00Z">
              <w:r w:rsidRPr="00081AF8">
                <w:rPr>
                  <w:rFonts w:ascii="Times New Roman" w:eastAsia="Calibri" w:hAnsi="Times New Roman" w:cs="Times New Roman"/>
                  <w:sz w:val="28"/>
                  <w:szCs w:val="28"/>
                  <w:lang w:eastAsia="vi-VN"/>
                </w:rPr>
                <w:t>Số lượng</w:t>
              </w:r>
            </w:ins>
          </w:p>
        </w:tc>
      </w:tr>
    </w:tbl>
    <w:p w14:paraId="01D040B3" w14:textId="77777777" w:rsidR="00161E4B" w:rsidRPr="00081AF8" w:rsidRDefault="00161E4B" w:rsidP="00081AF8">
      <w:pPr>
        <w:spacing w:after="0" w:line="360" w:lineRule="auto"/>
        <w:ind w:left="720"/>
        <w:contextualSpacing/>
        <w:jc w:val="both"/>
        <w:rPr>
          <w:ins w:id="1745" w:author="admin" w:date="2022-12-12T09:28:00Z"/>
          <w:rFonts w:ascii="Times New Roman" w:eastAsia="Calibri" w:hAnsi="Times New Roman" w:cs="Times New Roman"/>
          <w:sz w:val="28"/>
          <w:szCs w:val="28"/>
          <w:lang w:eastAsia="vi-VN"/>
        </w:rPr>
      </w:pPr>
    </w:p>
    <w:p w14:paraId="2D4EC05C" w14:textId="77777777" w:rsidR="00D40B91" w:rsidRPr="00081AF8" w:rsidRDefault="00D40B91" w:rsidP="00081AF8">
      <w:pPr>
        <w:pStyle w:val="ListParagraph"/>
        <w:spacing w:line="360" w:lineRule="auto"/>
        <w:ind w:left="450"/>
        <w:jc w:val="both"/>
        <w:rPr>
          <w:ins w:id="1746" w:author="admin" w:date="2022-12-12T09:28:00Z"/>
          <w:rFonts w:ascii="Times New Roman" w:hAnsi="Times New Roman" w:cs="Times New Roman"/>
          <w:sz w:val="28"/>
          <w:szCs w:val="28"/>
        </w:rPr>
      </w:pPr>
    </w:p>
    <w:p w14:paraId="41365F24" w14:textId="77777777" w:rsidR="00D40B91" w:rsidRPr="00081AF8" w:rsidRDefault="00D40B91" w:rsidP="00081AF8">
      <w:pPr>
        <w:spacing w:line="360" w:lineRule="auto"/>
        <w:jc w:val="both"/>
        <w:rPr>
          <w:ins w:id="1747" w:author="admin" w:date="2022-12-12T09:28:00Z"/>
          <w:rFonts w:ascii="Times New Roman" w:hAnsi="Times New Roman" w:cs="Times New Roman"/>
          <w:sz w:val="28"/>
          <w:szCs w:val="28"/>
        </w:rPr>
      </w:pPr>
    </w:p>
    <w:p w14:paraId="5DECD120" w14:textId="77777777" w:rsidR="00D40B91" w:rsidRPr="00081AF8" w:rsidRDefault="00D40B91" w:rsidP="00081AF8">
      <w:pPr>
        <w:pStyle w:val="Heading2"/>
        <w:spacing w:line="360" w:lineRule="auto"/>
        <w:rPr>
          <w:ins w:id="1748" w:author="admin" w:date="2022-12-12T09:28:00Z"/>
          <w:rFonts w:ascii="Times New Roman" w:hAnsi="Times New Roman" w:cs="Times New Roman"/>
          <w:b/>
          <w:sz w:val="28"/>
          <w:szCs w:val="28"/>
        </w:rPr>
      </w:pPr>
      <w:bookmarkStart w:id="1749" w:name="_Toc121810135"/>
      <w:bookmarkStart w:id="1750" w:name="_Toc121836027"/>
      <w:ins w:id="1751" w:author="admin" w:date="2022-12-12T09:28:00Z">
        <w:r w:rsidRPr="00081AF8">
          <w:rPr>
            <w:rFonts w:ascii="Times New Roman" w:hAnsi="Times New Roman" w:cs="Times New Roman"/>
            <w:b/>
            <w:sz w:val="28"/>
            <w:szCs w:val="28"/>
          </w:rPr>
          <w:t>2.3 Kết luận chương</w:t>
        </w:r>
        <w:bookmarkEnd w:id="1749"/>
        <w:bookmarkEnd w:id="1750"/>
      </w:ins>
    </w:p>
    <w:p w14:paraId="611FABCA" w14:textId="77777777" w:rsidR="00D40B91" w:rsidRPr="00081AF8" w:rsidRDefault="00D40B91" w:rsidP="00081AF8">
      <w:pPr>
        <w:pStyle w:val="ListParagraph"/>
        <w:spacing w:line="360" w:lineRule="auto"/>
        <w:ind w:left="0" w:firstLine="851"/>
        <w:jc w:val="both"/>
        <w:rPr>
          <w:ins w:id="1752" w:author="admin" w:date="2022-12-12T09:28:00Z"/>
          <w:rFonts w:ascii="Times New Roman" w:hAnsi="Times New Roman" w:cs="Times New Roman"/>
          <w:sz w:val="28"/>
          <w:szCs w:val="28"/>
          <w:lang w:val="vi-VN"/>
        </w:rPr>
      </w:pPr>
      <w:ins w:id="1753" w:author="admin" w:date="2022-12-12T09:28:00Z">
        <w:r w:rsidRPr="00081AF8">
          <w:rPr>
            <w:rFonts w:ascii="Times New Roman" w:hAnsi="Times New Roman" w:cs="Times New Roman"/>
            <w:sz w:val="28"/>
            <w:szCs w:val="28"/>
          </w:rPr>
          <w:t>Ở chương 2, em đã đưa ra những phân tích cho hệ thống của mình. Bắt đầu từ mô hình tổng quan của hệ thống, thể hiện một cách tổng quát nhất các thành phần cấu thành nên hệ thống, các chức năng hệ thống phục vụ người dùng. Từ đó, đưa ra các mô hình phân rã chức năng, sơ đồ luồng dữ liệu phản ánh sự tương tác của người dùng với hệ thống</w:t>
        </w:r>
        <w:r w:rsidRPr="00081AF8">
          <w:rPr>
            <w:rFonts w:ascii="Times New Roman" w:hAnsi="Times New Roman" w:cs="Times New Roman"/>
            <w:sz w:val="28"/>
            <w:szCs w:val="28"/>
            <w:lang w:val="vi-VN"/>
          </w:rPr>
          <w:t>.</w:t>
        </w:r>
      </w:ins>
    </w:p>
    <w:p w14:paraId="170E4531" w14:textId="4A45473B" w:rsidR="00D55F98" w:rsidRDefault="00D55F98">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5ECA821E" w14:textId="77777777" w:rsidR="00D40B91" w:rsidRPr="00081AF8" w:rsidRDefault="00D40B91" w:rsidP="00081AF8">
      <w:pPr>
        <w:pStyle w:val="ListParagraph"/>
        <w:spacing w:line="360" w:lineRule="auto"/>
        <w:ind w:left="0" w:firstLine="851"/>
        <w:jc w:val="both"/>
        <w:rPr>
          <w:ins w:id="1754" w:author="admin" w:date="2022-12-12T09:28:00Z"/>
          <w:rFonts w:ascii="Times New Roman" w:hAnsi="Times New Roman" w:cs="Times New Roman"/>
          <w:sz w:val="28"/>
          <w:szCs w:val="28"/>
          <w:lang w:val="vi-VN"/>
        </w:rPr>
      </w:pPr>
    </w:p>
    <w:p w14:paraId="1981365B" w14:textId="77777777" w:rsidR="00D40B91" w:rsidRPr="00081AF8" w:rsidRDefault="00D40B91" w:rsidP="00081AF8">
      <w:pPr>
        <w:pStyle w:val="Heading1"/>
        <w:tabs>
          <w:tab w:val="left" w:pos="0"/>
        </w:tabs>
        <w:spacing w:before="0" w:after="0" w:line="360" w:lineRule="auto"/>
        <w:jc w:val="center"/>
        <w:rPr>
          <w:ins w:id="1755" w:author="admin" w:date="2022-12-12T09:28:00Z"/>
          <w:rFonts w:ascii="Times New Roman" w:eastAsia="Times New Roman" w:hAnsi="Times New Roman" w:cs="Times New Roman"/>
          <w:b/>
          <w:sz w:val="28"/>
          <w:szCs w:val="28"/>
        </w:rPr>
      </w:pPr>
      <w:bookmarkStart w:id="1756" w:name="_Toc121810136"/>
      <w:bookmarkStart w:id="1757" w:name="_Toc121836028"/>
      <w:ins w:id="1758" w:author="admin" w:date="2022-12-12T09:28:00Z">
        <w:r w:rsidRPr="00081AF8">
          <w:rPr>
            <w:rFonts w:ascii="Times New Roman" w:eastAsia="Times New Roman" w:hAnsi="Times New Roman" w:cs="Times New Roman"/>
            <w:b/>
            <w:sz w:val="28"/>
            <w:szCs w:val="28"/>
          </w:rPr>
          <w:t>CHƯƠNG 3</w:t>
        </w:r>
        <w:bookmarkEnd w:id="1756"/>
        <w:bookmarkEnd w:id="1757"/>
      </w:ins>
    </w:p>
    <w:p w14:paraId="0D0EF476" w14:textId="77777777" w:rsidR="00D40B91" w:rsidRPr="00081AF8" w:rsidRDefault="00D40B91" w:rsidP="00081AF8">
      <w:pPr>
        <w:pStyle w:val="Heading1"/>
        <w:tabs>
          <w:tab w:val="left" w:pos="0"/>
        </w:tabs>
        <w:spacing w:before="0" w:after="0" w:line="360" w:lineRule="auto"/>
        <w:ind w:left="851"/>
        <w:jc w:val="center"/>
        <w:rPr>
          <w:ins w:id="1759" w:author="admin" w:date="2022-12-12T09:28:00Z"/>
          <w:rFonts w:ascii="Times New Roman" w:eastAsia="Times New Roman" w:hAnsi="Times New Roman" w:cs="Times New Roman"/>
          <w:b/>
          <w:sz w:val="28"/>
          <w:szCs w:val="28"/>
        </w:rPr>
      </w:pPr>
      <w:bookmarkStart w:id="1760" w:name="_Toc121810137"/>
      <w:bookmarkStart w:id="1761" w:name="_Toc121836029"/>
      <w:ins w:id="1762" w:author="admin" w:date="2022-12-12T09:28:00Z">
        <w:r w:rsidRPr="00081AF8">
          <w:rPr>
            <w:rFonts w:ascii="Times New Roman" w:eastAsia="Times New Roman" w:hAnsi="Times New Roman" w:cs="Times New Roman"/>
            <w:b/>
            <w:sz w:val="28"/>
            <w:szCs w:val="28"/>
            <w:lang w:val="vi-VN"/>
          </w:rPr>
          <w:t xml:space="preserve">THIẾT KẾ VÀ XÂY DỰNG </w:t>
        </w:r>
        <w:r w:rsidRPr="00081AF8">
          <w:rPr>
            <w:rFonts w:ascii="Times New Roman" w:eastAsia="Times New Roman" w:hAnsi="Times New Roman" w:cs="Times New Roman"/>
            <w:b/>
            <w:sz w:val="28"/>
            <w:szCs w:val="28"/>
          </w:rPr>
          <w:t>HỆ THỐNG</w:t>
        </w:r>
        <w:bookmarkEnd w:id="1760"/>
        <w:bookmarkEnd w:id="1761"/>
      </w:ins>
    </w:p>
    <w:p w14:paraId="11C51D93" w14:textId="77777777" w:rsidR="00D40B91" w:rsidRPr="00081AF8" w:rsidRDefault="00D40B91" w:rsidP="00081AF8">
      <w:pPr>
        <w:pStyle w:val="ListParagraph"/>
        <w:spacing w:line="360" w:lineRule="auto"/>
        <w:ind w:left="450"/>
        <w:jc w:val="both"/>
        <w:outlineLvl w:val="1"/>
        <w:rPr>
          <w:ins w:id="1763" w:author="admin" w:date="2022-12-12T09:28:00Z"/>
          <w:rFonts w:ascii="Times New Roman" w:hAnsi="Times New Roman" w:cs="Times New Roman"/>
          <w:b/>
          <w:sz w:val="28"/>
          <w:szCs w:val="28"/>
        </w:rPr>
      </w:pPr>
      <w:bookmarkStart w:id="1764" w:name="_Toc121810138"/>
      <w:bookmarkStart w:id="1765" w:name="_Toc121836030"/>
      <w:ins w:id="1766" w:author="admin" w:date="2022-12-12T09:28:00Z">
        <w:r w:rsidRPr="00081AF8">
          <w:rPr>
            <w:rFonts w:ascii="Times New Roman" w:hAnsi="Times New Roman" w:cs="Times New Roman"/>
            <w:b/>
            <w:sz w:val="28"/>
            <w:szCs w:val="28"/>
          </w:rPr>
          <w:t>3.1 Giải pháp – công nghệ sử dụng</w:t>
        </w:r>
        <w:bookmarkEnd w:id="1764"/>
        <w:bookmarkEnd w:id="1765"/>
      </w:ins>
    </w:p>
    <w:p w14:paraId="520C478C" w14:textId="77777777" w:rsidR="00D40B91" w:rsidRPr="00081AF8" w:rsidRDefault="00D40B91" w:rsidP="00081AF8">
      <w:pPr>
        <w:pStyle w:val="Heading3"/>
        <w:spacing w:line="360" w:lineRule="auto"/>
        <w:rPr>
          <w:ins w:id="1767" w:author="admin" w:date="2022-12-12T09:28:00Z"/>
          <w:rFonts w:ascii="Times New Roman" w:eastAsia="Times New Roman" w:hAnsi="Times New Roman" w:cs="Times New Roman"/>
          <w:b/>
          <w:color w:val="auto"/>
          <w:sz w:val="28"/>
          <w:szCs w:val="28"/>
        </w:rPr>
      </w:pPr>
      <w:bookmarkStart w:id="1768" w:name="_Toc121810139"/>
      <w:bookmarkStart w:id="1769" w:name="_Toc121836031"/>
      <w:ins w:id="1770" w:author="admin" w:date="2022-12-12T09:28:00Z">
        <w:r w:rsidRPr="00081AF8">
          <w:rPr>
            <w:rFonts w:ascii="Times New Roman" w:eastAsia="Times New Roman" w:hAnsi="Times New Roman" w:cs="Times New Roman"/>
            <w:b/>
            <w:color w:val="auto"/>
            <w:sz w:val="28"/>
            <w:szCs w:val="28"/>
          </w:rPr>
          <w:t>3.1.1 PHP</w:t>
        </w:r>
        <w:bookmarkEnd w:id="1768"/>
        <w:bookmarkEnd w:id="1769"/>
      </w:ins>
    </w:p>
    <w:p w14:paraId="3C21BA13" w14:textId="77777777" w:rsidR="00D40B91" w:rsidRPr="00081AF8" w:rsidRDefault="00D40B91" w:rsidP="00081AF8">
      <w:pPr>
        <w:spacing w:line="360" w:lineRule="auto"/>
        <w:rPr>
          <w:ins w:id="1771" w:author="admin" w:date="2022-12-12T09:28:00Z"/>
          <w:rFonts w:ascii="Times New Roman" w:eastAsia="Times New Roman" w:hAnsi="Times New Roman" w:cs="Times New Roman"/>
          <w:b/>
          <w:sz w:val="28"/>
          <w:szCs w:val="28"/>
        </w:rPr>
      </w:pPr>
      <w:ins w:id="1772" w:author="admin" w:date="2022-12-12T09:28:00Z">
        <w:r w:rsidRPr="00081AF8">
          <w:rPr>
            <w:rFonts w:ascii="Times New Roman" w:eastAsia="Times New Roman" w:hAnsi="Times New Roman" w:cs="Times New Roman"/>
            <w:b/>
            <w:sz w:val="28"/>
            <w:szCs w:val="28"/>
          </w:rPr>
          <w:t>PHP là gì?</w:t>
        </w:r>
      </w:ins>
    </w:p>
    <w:p w14:paraId="74EC3A2C" w14:textId="77777777" w:rsidR="00D40B91" w:rsidRPr="00081AF8" w:rsidRDefault="00D40B91" w:rsidP="00081AF8">
      <w:pPr>
        <w:tabs>
          <w:tab w:val="left" w:pos="284"/>
        </w:tabs>
        <w:spacing w:line="360" w:lineRule="auto"/>
        <w:ind w:firstLine="142"/>
        <w:jc w:val="both"/>
        <w:rPr>
          <w:ins w:id="1773" w:author="admin" w:date="2022-12-12T09:28:00Z"/>
          <w:rFonts w:ascii="Times New Roman" w:hAnsi="Times New Roman" w:cs="Times New Roman"/>
          <w:color w:val="000000"/>
          <w:sz w:val="28"/>
          <w:szCs w:val="28"/>
          <w:bdr w:val="none" w:sz="0" w:space="0" w:color="auto" w:frame="1"/>
          <w:shd w:val="clear" w:color="auto" w:fill="FFFFFF"/>
        </w:rPr>
      </w:pPr>
      <w:ins w:id="1774" w:author="admin" w:date="2022-12-12T09:28:00Z">
        <w:r w:rsidRPr="00081AF8">
          <w:rPr>
            <w:rFonts w:ascii="Times New Roman" w:eastAsia="Times New Roman" w:hAnsi="Times New Roman" w:cs="Times New Roman"/>
            <w:sz w:val="28"/>
            <w:szCs w:val="28"/>
          </w:rPr>
          <w:tab/>
        </w:r>
        <w:r w:rsidRPr="00081AF8">
          <w:rPr>
            <w:rFonts w:ascii="Times New Roman" w:hAnsi="Times New Roman" w:cs="Times New Roman"/>
            <w:color w:val="000000"/>
            <w:sz w:val="28"/>
            <w:szCs w:val="28"/>
            <w:bdr w:val="none" w:sz="0" w:space="0" w:color="auto" w:frame="1"/>
            <w:shd w:val="clear" w:color="auto" w:fill="FFFFFF"/>
          </w:rPr>
          <w:t>PHP là viết tắt của cụm từ Personal Home Page nay đã được chuyển thành Hypertext Preprocessor. Hiểu đơn giản thì PHP là một ngôn ngữ lập trình kịch bản (scripting language) đa mục đích. PHP được dùng phổ biến cho việc phát triển các ứng dụng web chạy trên máy chủ. Dó đó, ngôn ngữ lập trình PHP có thể xử lý các chức năng từ phía server để sinh ra mã HTML trên client như thu thập dữ liệu biểu mẫu, sửa đổi cơ sở dữ liệu, quản lý file trên server hay các hoạt động khác.</w:t>
        </w:r>
      </w:ins>
    </w:p>
    <w:p w14:paraId="2580B0EF" w14:textId="77777777" w:rsidR="00D40B91" w:rsidRPr="00081AF8" w:rsidRDefault="00D40B91" w:rsidP="00081AF8">
      <w:pPr>
        <w:spacing w:line="360" w:lineRule="auto"/>
        <w:jc w:val="both"/>
        <w:rPr>
          <w:ins w:id="1775" w:author="admin" w:date="2022-12-12T09:28:00Z"/>
          <w:rFonts w:ascii="Times New Roman" w:eastAsia="Times New Roman" w:hAnsi="Times New Roman" w:cs="Times New Roman"/>
          <w:b/>
          <w:sz w:val="28"/>
          <w:szCs w:val="28"/>
        </w:rPr>
      </w:pPr>
      <w:ins w:id="1776" w:author="admin" w:date="2022-12-12T09:28:00Z">
        <w:r w:rsidRPr="00081AF8">
          <w:rPr>
            <w:rFonts w:ascii="Times New Roman" w:eastAsia="Times New Roman" w:hAnsi="Times New Roman" w:cs="Times New Roman"/>
            <w:b/>
            <w:sz w:val="28"/>
            <w:szCs w:val="28"/>
          </w:rPr>
          <w:t>Ưu điểm</w:t>
        </w:r>
      </w:ins>
    </w:p>
    <w:p w14:paraId="5510798B" w14:textId="77777777" w:rsidR="00D40B91" w:rsidRPr="00081AF8" w:rsidRDefault="00D40B91" w:rsidP="00081AF8">
      <w:pPr>
        <w:spacing w:line="360" w:lineRule="auto"/>
        <w:jc w:val="both"/>
        <w:rPr>
          <w:ins w:id="1777" w:author="admin" w:date="2022-12-12T09:28:00Z"/>
          <w:rFonts w:ascii="Times New Roman" w:eastAsia="Times New Roman" w:hAnsi="Times New Roman" w:cs="Times New Roman"/>
          <w:sz w:val="28"/>
          <w:szCs w:val="28"/>
        </w:rPr>
      </w:pPr>
      <w:ins w:id="1778" w:author="admin" w:date="2022-12-12T09:28:00Z">
        <w:r w:rsidRPr="00081AF8">
          <w:rPr>
            <w:rFonts w:ascii="Times New Roman" w:eastAsia="Times New Roman" w:hAnsi="Times New Roman" w:cs="Times New Roman"/>
            <w:sz w:val="28"/>
            <w:szCs w:val="28"/>
          </w:rPr>
          <w:t>Đầu tiên phải kể đến đó là PHP chính là một mã nguồn. Vậy nên việc cài đặt và sử dụng ngôn ngữ PHP rất là dễ dàng và cài đặt phổ biến nhất là trên các WebSever thông dụng như Nginx,</w:t>
        </w:r>
      </w:ins>
      <w:r w:rsidRPr="00081AF8">
        <w:rPr>
          <w:rFonts w:ascii="Times New Roman" w:eastAsia="Times New Roman" w:hAnsi="Times New Roman" w:cs="Times New Roman"/>
          <w:sz w:val="28"/>
          <w:szCs w:val="28"/>
        </w:rPr>
        <w:t xml:space="preserve"> </w:t>
      </w:r>
      <w:ins w:id="1779" w:author="admin" w:date="2022-12-12T09:28:00Z">
        <w:r w:rsidRPr="00081AF8">
          <w:rPr>
            <w:rFonts w:ascii="Times New Roman" w:eastAsia="Times New Roman" w:hAnsi="Times New Roman" w:cs="Times New Roman"/>
            <w:sz w:val="28"/>
            <w:szCs w:val="28"/>
          </w:rPr>
          <w:t>Apache. Đặc biệt PHP là một mã nguồn miễn phí và được chia sẻ nhiều trên các diễn đàn, cộng đồng và bạn có thể dễ dàng sao chép và cài đặt sử dụng các website hay các ngữ cảnh có sẵn</w:t>
        </w:r>
      </w:ins>
    </w:p>
    <w:p w14:paraId="7413B697" w14:textId="77777777" w:rsidR="00D40B91" w:rsidRPr="00081AF8" w:rsidRDefault="00D40B91" w:rsidP="00081AF8">
      <w:pPr>
        <w:spacing w:line="360" w:lineRule="auto"/>
        <w:jc w:val="both"/>
        <w:rPr>
          <w:ins w:id="1780" w:author="admin" w:date="2022-12-12T09:28:00Z"/>
          <w:rFonts w:ascii="Times New Roman" w:eastAsia="Times New Roman" w:hAnsi="Times New Roman" w:cs="Times New Roman"/>
          <w:sz w:val="28"/>
          <w:szCs w:val="28"/>
        </w:rPr>
      </w:pPr>
      <w:ins w:id="1781" w:author="admin" w:date="2022-12-12T09:28:00Z">
        <w:r w:rsidRPr="00081AF8">
          <w:rPr>
            <w:rFonts w:ascii="Times New Roman" w:eastAsia="Times New Roman" w:hAnsi="Times New Roman" w:cs="Times New Roman"/>
            <w:sz w:val="28"/>
            <w:szCs w:val="28"/>
          </w:rPr>
          <w:t>PHP là </w:t>
        </w:r>
        <w:r w:rsidRPr="00081AF8">
          <w:rPr>
            <w:rFonts w:ascii="Times New Roman" w:eastAsia="Times New Roman" w:hAnsi="Times New Roman" w:cs="Times New Roman"/>
            <w:bCs/>
            <w:sz w:val="28"/>
            <w:szCs w:val="28"/>
          </w:rPr>
          <w:t>ngôn ngữ dễ học và dễ sử dụng</w:t>
        </w:r>
        <w:r w:rsidRPr="00081AF8">
          <w:rPr>
            <w:rFonts w:ascii="Times New Roman" w:eastAsia="Times New Roman" w:hAnsi="Times New Roman" w:cs="Times New Roman"/>
            <w:sz w:val="28"/>
            <w:szCs w:val="28"/>
          </w:rPr>
          <w:t>, nó có tính linh hoạt cao để giải quyết các vấn đề, các ngữ cảnh và kịch bản với các phương pháp tùy biến khác nhau theo yêu cầu của bạn.</w:t>
        </w:r>
      </w:ins>
    </w:p>
    <w:p w14:paraId="3350AAAE" w14:textId="77777777" w:rsidR="00D40B91" w:rsidRPr="00081AF8" w:rsidRDefault="00D40B91" w:rsidP="00081AF8">
      <w:pPr>
        <w:spacing w:line="360" w:lineRule="auto"/>
        <w:jc w:val="both"/>
        <w:rPr>
          <w:ins w:id="1782" w:author="admin" w:date="2022-12-12T09:28:00Z"/>
          <w:rFonts w:ascii="Times New Roman" w:eastAsia="Times New Roman" w:hAnsi="Times New Roman" w:cs="Times New Roman"/>
          <w:sz w:val="28"/>
          <w:szCs w:val="28"/>
        </w:rPr>
      </w:pPr>
      <w:ins w:id="1783" w:author="admin" w:date="2022-12-12T09:28:00Z">
        <w:r w:rsidRPr="00081AF8">
          <w:rPr>
            <w:rFonts w:ascii="Times New Roman" w:eastAsia="Times New Roman" w:hAnsi="Times New Roman" w:cs="Times New Roman"/>
            <w:bCs/>
            <w:sz w:val="28"/>
            <w:szCs w:val="28"/>
          </w:rPr>
          <w:t>Khả năng bảo mật cao</w:t>
        </w:r>
        <w:r w:rsidRPr="00081AF8">
          <w:rPr>
            <w:rFonts w:ascii="Times New Roman" w:eastAsia="Times New Roman" w:hAnsi="Times New Roman" w:cs="Times New Roman"/>
            <w:sz w:val="28"/>
            <w:szCs w:val="28"/>
          </w:rPr>
          <w:t> cho dù đây là mã nguồn mở, PHP được cộng đồng phát triển rất mạnh mẻ vì vậy PHP được coi là an toàn khi sử dụng với sự chia sẻ cách bảo mật. Ngoài ra khi bạn sử dụng ngôn ngữ lập trình PHP sẻ kết hợp các kỹ thuật bảo mật với từng tầng khác nhau giúp khả năng hoạt động cho website ổn định và an toàn hơn.</w:t>
        </w:r>
      </w:ins>
    </w:p>
    <w:p w14:paraId="19C877FC" w14:textId="77777777" w:rsidR="00D55F98" w:rsidRDefault="00D55F98" w:rsidP="00081AF8">
      <w:pPr>
        <w:spacing w:line="360" w:lineRule="auto"/>
        <w:jc w:val="both"/>
        <w:rPr>
          <w:rFonts w:ascii="Times New Roman" w:eastAsia="Times New Roman" w:hAnsi="Times New Roman" w:cs="Times New Roman"/>
          <w:b/>
          <w:sz w:val="28"/>
          <w:szCs w:val="28"/>
        </w:rPr>
      </w:pPr>
    </w:p>
    <w:p w14:paraId="38B09760" w14:textId="178D10C1" w:rsidR="00D40B91" w:rsidRPr="00081AF8" w:rsidRDefault="00D40B91" w:rsidP="00081AF8">
      <w:pPr>
        <w:spacing w:line="360" w:lineRule="auto"/>
        <w:jc w:val="both"/>
        <w:rPr>
          <w:ins w:id="1784" w:author="admin" w:date="2022-12-12T09:28:00Z"/>
          <w:rFonts w:ascii="Times New Roman" w:eastAsia="Times New Roman" w:hAnsi="Times New Roman" w:cs="Times New Roman"/>
          <w:b/>
          <w:sz w:val="28"/>
          <w:szCs w:val="28"/>
        </w:rPr>
      </w:pPr>
      <w:ins w:id="1785" w:author="admin" w:date="2022-12-12T09:28:00Z">
        <w:r w:rsidRPr="00081AF8">
          <w:rPr>
            <w:rFonts w:ascii="Times New Roman" w:eastAsia="Times New Roman" w:hAnsi="Times New Roman" w:cs="Times New Roman"/>
            <w:b/>
            <w:sz w:val="28"/>
            <w:szCs w:val="28"/>
          </w:rPr>
          <w:t>Nhược điểm</w:t>
        </w:r>
      </w:ins>
    </w:p>
    <w:p w14:paraId="69AC0042" w14:textId="77777777" w:rsidR="00D40B91" w:rsidRPr="00081AF8" w:rsidRDefault="00D40B91" w:rsidP="00081AF8">
      <w:pPr>
        <w:spacing w:line="360" w:lineRule="auto"/>
        <w:jc w:val="both"/>
        <w:rPr>
          <w:ins w:id="1786" w:author="admin" w:date="2022-12-12T09:28:00Z"/>
          <w:rFonts w:ascii="Times New Roman" w:eastAsia="Times New Roman" w:hAnsi="Times New Roman" w:cs="Times New Roman"/>
          <w:sz w:val="28"/>
          <w:szCs w:val="28"/>
        </w:rPr>
      </w:pPr>
      <w:ins w:id="1787" w:author="admin" w:date="2022-12-12T09:28:00Z">
        <w:r w:rsidRPr="00081AF8">
          <w:rPr>
            <w:rFonts w:ascii="Times New Roman" w:eastAsia="Times New Roman" w:hAnsi="Times New Roman" w:cs="Times New Roman"/>
            <w:sz w:val="28"/>
            <w:szCs w:val="28"/>
          </w:rPr>
          <w:t>Không giống như Java và C# khi bạn học thì có thể làm website, các ứng dụng điện thoại, chương trình hay phần mềm</w:t>
        </w:r>
      </w:ins>
      <w:r w:rsidRPr="00081AF8">
        <w:rPr>
          <w:rFonts w:ascii="Times New Roman" w:eastAsia="Times New Roman" w:hAnsi="Times New Roman" w:cs="Times New Roman"/>
          <w:sz w:val="28"/>
          <w:szCs w:val="28"/>
        </w:rPr>
        <w:t xml:space="preserve"> </w:t>
      </w:r>
      <w:ins w:id="1788" w:author="admin" w:date="2022-12-12T09:28:00Z">
        <w:r w:rsidRPr="00081AF8">
          <w:rPr>
            <w:rFonts w:ascii="Times New Roman" w:eastAsia="Times New Roman" w:hAnsi="Times New Roman" w:cs="Times New Roman"/>
            <w:sz w:val="28"/>
            <w:szCs w:val="28"/>
          </w:rPr>
          <w:t>... tuy nhiên đối với </w:t>
        </w:r>
        <w:r w:rsidRPr="00081AF8">
          <w:rPr>
            <w:rFonts w:ascii="Times New Roman" w:eastAsia="Times New Roman" w:hAnsi="Times New Roman" w:cs="Times New Roman"/>
            <w:bCs/>
            <w:sz w:val="28"/>
            <w:szCs w:val="28"/>
          </w:rPr>
          <w:t>PHP chỉ có thể sử dụng làm website</w:t>
        </w:r>
        <w:r w:rsidRPr="00081AF8">
          <w:rPr>
            <w:rFonts w:ascii="Times New Roman" w:eastAsia="Times New Roman" w:hAnsi="Times New Roman" w:cs="Times New Roman"/>
            <w:sz w:val="28"/>
            <w:szCs w:val="28"/>
          </w:rPr>
          <w:t> và các ứng dụng website mở rộng mà thôi.</w:t>
        </w:r>
      </w:ins>
    </w:p>
    <w:p w14:paraId="0692E1A3" w14:textId="77777777" w:rsidR="00D40B91" w:rsidRPr="00081AF8" w:rsidRDefault="00D40B91" w:rsidP="00081AF8">
      <w:pPr>
        <w:pStyle w:val="Heading3"/>
        <w:spacing w:line="360" w:lineRule="auto"/>
        <w:rPr>
          <w:ins w:id="1789" w:author="admin" w:date="2022-12-12T09:28:00Z"/>
          <w:rFonts w:ascii="Times New Roman" w:eastAsia="Times New Roman" w:hAnsi="Times New Roman" w:cs="Times New Roman"/>
          <w:b/>
          <w:color w:val="auto"/>
          <w:sz w:val="28"/>
          <w:szCs w:val="28"/>
        </w:rPr>
      </w:pPr>
      <w:bookmarkStart w:id="1790" w:name="_Toc121810140"/>
      <w:bookmarkStart w:id="1791" w:name="_Toc121836032"/>
      <w:ins w:id="1792" w:author="admin" w:date="2022-12-12T09:28:00Z">
        <w:r w:rsidRPr="00081AF8">
          <w:rPr>
            <w:rFonts w:ascii="Times New Roman" w:eastAsia="Times New Roman" w:hAnsi="Times New Roman" w:cs="Times New Roman"/>
            <w:b/>
            <w:color w:val="auto"/>
            <w:sz w:val="28"/>
            <w:szCs w:val="28"/>
          </w:rPr>
          <w:t>3.1.2 MySQL</w:t>
        </w:r>
        <w:bookmarkEnd w:id="1790"/>
        <w:bookmarkEnd w:id="1791"/>
      </w:ins>
    </w:p>
    <w:p w14:paraId="4BE6CEC8" w14:textId="77777777" w:rsidR="00D40B91" w:rsidRPr="00081AF8" w:rsidRDefault="00D40B91" w:rsidP="00081AF8">
      <w:pPr>
        <w:spacing w:line="360" w:lineRule="auto"/>
        <w:rPr>
          <w:ins w:id="1793" w:author="admin" w:date="2022-12-12T09:28:00Z"/>
          <w:rFonts w:ascii="Times New Roman" w:eastAsia="Times New Roman" w:hAnsi="Times New Roman" w:cs="Times New Roman"/>
          <w:b/>
          <w:sz w:val="28"/>
          <w:szCs w:val="28"/>
        </w:rPr>
      </w:pPr>
      <w:ins w:id="1794" w:author="admin" w:date="2022-12-12T09:28:00Z">
        <w:r w:rsidRPr="00081AF8">
          <w:rPr>
            <w:rFonts w:ascii="Times New Roman" w:eastAsia="Times New Roman" w:hAnsi="Times New Roman" w:cs="Times New Roman"/>
            <w:b/>
            <w:sz w:val="28"/>
            <w:szCs w:val="28"/>
          </w:rPr>
          <w:t>Khái niệm</w:t>
        </w:r>
      </w:ins>
    </w:p>
    <w:p w14:paraId="70979AB5" w14:textId="77777777" w:rsidR="00D40B91" w:rsidRPr="00081AF8" w:rsidRDefault="00D40B91" w:rsidP="00081AF8">
      <w:pPr>
        <w:tabs>
          <w:tab w:val="left" w:pos="0"/>
        </w:tabs>
        <w:spacing w:line="360" w:lineRule="auto"/>
        <w:ind w:firstLine="142"/>
        <w:jc w:val="both"/>
        <w:rPr>
          <w:ins w:id="1795" w:author="admin" w:date="2022-12-12T09:28:00Z"/>
          <w:rFonts w:ascii="Times New Roman" w:eastAsia="Times New Roman" w:hAnsi="Times New Roman" w:cs="Times New Roman"/>
          <w:sz w:val="28"/>
          <w:szCs w:val="28"/>
        </w:rPr>
      </w:pPr>
      <w:ins w:id="1796" w:author="admin" w:date="2022-12-12T09:28:00Z">
        <w:r w:rsidRPr="00081AF8">
          <w:rPr>
            <w:rFonts w:ascii="Times New Roman" w:eastAsia="Times New Roman" w:hAnsi="Times New Roman" w:cs="Times New Roman"/>
            <w:sz w:val="28"/>
            <w:szCs w:val="28"/>
          </w:rPr>
          <w:tab/>
          <w:t xml:space="preserve">MySQL được biết đến như một loại hệ thống quản trị CSDL mã nguồn mở (còn được gọi là phần mềm RDBMS) tốc độ cao, được vận hành theo mô hình máy khách - máy chủ (client-server). Phần mềm này được sử dụng trong </w:t>
        </w:r>
      </w:ins>
    </w:p>
    <w:p w14:paraId="0316F99C" w14:textId="77777777" w:rsidR="00D40B91" w:rsidRPr="00081AF8" w:rsidRDefault="00D40B91" w:rsidP="00081AF8">
      <w:pPr>
        <w:tabs>
          <w:tab w:val="left" w:pos="0"/>
        </w:tabs>
        <w:spacing w:line="360" w:lineRule="auto"/>
        <w:ind w:firstLine="142"/>
        <w:jc w:val="both"/>
        <w:rPr>
          <w:ins w:id="1797" w:author="admin" w:date="2022-12-12T09:28:00Z"/>
          <w:rFonts w:ascii="Times New Roman" w:eastAsia="Times New Roman" w:hAnsi="Times New Roman" w:cs="Times New Roman"/>
          <w:sz w:val="28"/>
          <w:szCs w:val="28"/>
        </w:rPr>
      </w:pPr>
      <w:ins w:id="1798" w:author="admin" w:date="2022-12-12T09:28:00Z">
        <w:r w:rsidRPr="00081AF8">
          <w:rPr>
            <w:rFonts w:ascii="Times New Roman" w:eastAsia="Times New Roman" w:hAnsi="Times New Roman" w:cs="Times New Roman"/>
            <w:sz w:val="28"/>
            <w:szCs w:val="28"/>
          </w:rPr>
          <w:t>tạo lập, quản lý các database dựa trên việc quản lý tất cả các liên hệ giữa chúng.</w:t>
        </w:r>
      </w:ins>
    </w:p>
    <w:p w14:paraId="23727FDC" w14:textId="77777777" w:rsidR="00D40B91" w:rsidRPr="00081AF8" w:rsidRDefault="00D40B91" w:rsidP="00081AF8">
      <w:pPr>
        <w:spacing w:line="360" w:lineRule="auto"/>
        <w:jc w:val="both"/>
        <w:rPr>
          <w:ins w:id="1799" w:author="admin" w:date="2022-12-12T09:28:00Z"/>
          <w:rFonts w:ascii="Times New Roman" w:eastAsia="Times New Roman" w:hAnsi="Times New Roman" w:cs="Times New Roman"/>
          <w:b/>
          <w:sz w:val="28"/>
          <w:szCs w:val="28"/>
        </w:rPr>
      </w:pPr>
      <w:ins w:id="1800" w:author="admin" w:date="2022-12-12T09:28:00Z">
        <w:r w:rsidRPr="00081AF8">
          <w:rPr>
            <w:rFonts w:ascii="Times New Roman" w:eastAsia="Times New Roman" w:hAnsi="Times New Roman" w:cs="Times New Roman"/>
            <w:b/>
            <w:sz w:val="28"/>
            <w:szCs w:val="28"/>
          </w:rPr>
          <w:t>Ưu điểm</w:t>
        </w:r>
      </w:ins>
    </w:p>
    <w:p w14:paraId="7A9FD883" w14:textId="77777777" w:rsidR="00D40B91" w:rsidRPr="00081AF8" w:rsidRDefault="00D40B91" w:rsidP="00081AF8">
      <w:pPr>
        <w:numPr>
          <w:ilvl w:val="0"/>
          <w:numId w:val="9"/>
        </w:numPr>
        <w:tabs>
          <w:tab w:val="left" w:pos="851"/>
        </w:tabs>
        <w:spacing w:after="0" w:line="360" w:lineRule="auto"/>
        <w:ind w:left="284" w:hanging="284"/>
        <w:jc w:val="both"/>
        <w:rPr>
          <w:ins w:id="1801" w:author="admin" w:date="2022-12-12T09:28:00Z"/>
          <w:rFonts w:ascii="Times New Roman" w:eastAsia="Times New Roman" w:hAnsi="Times New Roman" w:cs="Times New Roman"/>
          <w:sz w:val="28"/>
          <w:szCs w:val="28"/>
        </w:rPr>
      </w:pPr>
      <w:ins w:id="1802" w:author="admin" w:date="2022-12-12T09:28:00Z">
        <w:r w:rsidRPr="00081AF8">
          <w:rPr>
            <w:rFonts w:ascii="Times New Roman" w:eastAsia="Times New Roman" w:hAnsi="Times New Roman" w:cs="Times New Roman"/>
            <w:i/>
            <w:sz w:val="28"/>
            <w:szCs w:val="28"/>
          </w:rPr>
          <w:t>Dễ sử dụng</w:t>
        </w:r>
        <w:r w:rsidRPr="00081AF8">
          <w:rPr>
            <w:rFonts w:ascii="Times New Roman" w:eastAsia="Times New Roman" w:hAnsi="Times New Roman" w:cs="Times New Roman"/>
            <w:sz w:val="28"/>
            <w:szCs w:val="28"/>
          </w:rPr>
          <w:t>: MySQL là cơ sở dữ liệu tốc độ cao, ổn định, dễ sử dụng và hoạt động trên nhiều hệ điều hành cung cấp một hệ thống lớn các hàm tiện ích rất mạnh.</w:t>
        </w:r>
      </w:ins>
    </w:p>
    <w:p w14:paraId="61421645" w14:textId="77777777" w:rsidR="00D40B91" w:rsidRPr="00081AF8" w:rsidRDefault="00D40B91" w:rsidP="00081AF8">
      <w:pPr>
        <w:numPr>
          <w:ilvl w:val="0"/>
          <w:numId w:val="9"/>
        </w:numPr>
        <w:tabs>
          <w:tab w:val="left" w:pos="851"/>
        </w:tabs>
        <w:spacing w:after="0" w:line="360" w:lineRule="auto"/>
        <w:ind w:left="284" w:hanging="284"/>
        <w:jc w:val="both"/>
        <w:rPr>
          <w:ins w:id="1803" w:author="admin" w:date="2022-12-12T09:28:00Z"/>
          <w:rFonts w:ascii="Times New Roman" w:eastAsia="Times New Roman" w:hAnsi="Times New Roman" w:cs="Times New Roman"/>
          <w:sz w:val="28"/>
          <w:szCs w:val="28"/>
        </w:rPr>
      </w:pPr>
      <w:ins w:id="1804" w:author="admin" w:date="2022-12-12T09:28:00Z">
        <w:r w:rsidRPr="00081AF8">
          <w:rPr>
            <w:rFonts w:ascii="Times New Roman" w:eastAsia="Times New Roman" w:hAnsi="Times New Roman" w:cs="Times New Roman"/>
            <w:i/>
            <w:sz w:val="28"/>
            <w:szCs w:val="28"/>
          </w:rPr>
          <w:t>Độ</w:t>
        </w:r>
        <w:r w:rsidRPr="00081AF8">
          <w:rPr>
            <w:rFonts w:ascii="Times New Roman" w:eastAsia="Times New Roman" w:hAnsi="Times New Roman" w:cs="Times New Roman"/>
            <w:sz w:val="28"/>
            <w:szCs w:val="28"/>
          </w:rPr>
          <w:t xml:space="preserve"> </w:t>
        </w:r>
        <w:r w:rsidRPr="00081AF8">
          <w:rPr>
            <w:rFonts w:ascii="Times New Roman" w:eastAsia="Times New Roman" w:hAnsi="Times New Roman" w:cs="Times New Roman"/>
            <w:i/>
            <w:sz w:val="28"/>
            <w:szCs w:val="28"/>
          </w:rPr>
          <w:t>bảo mật cao</w:t>
        </w:r>
        <w:r w:rsidRPr="00081AF8">
          <w:rPr>
            <w:rFonts w:ascii="Times New Roman" w:eastAsia="Times New Roman" w:hAnsi="Times New Roman" w:cs="Times New Roman"/>
            <w:sz w:val="28"/>
            <w:szCs w:val="28"/>
          </w:rPr>
          <w:t>:  MySQL rất thích hợp cho các ứng dụng có truy cập CSDL trên Internet khi sở hữu nhiều nhiều tính năng bảo mật thậm chí là ở cấp cao.</w:t>
        </w:r>
      </w:ins>
    </w:p>
    <w:p w14:paraId="3F5D387F" w14:textId="77777777" w:rsidR="00D40B91" w:rsidRPr="00081AF8" w:rsidRDefault="00D40B91" w:rsidP="00081AF8">
      <w:pPr>
        <w:numPr>
          <w:ilvl w:val="0"/>
          <w:numId w:val="9"/>
        </w:numPr>
        <w:tabs>
          <w:tab w:val="left" w:pos="851"/>
        </w:tabs>
        <w:spacing w:after="0" w:line="360" w:lineRule="auto"/>
        <w:ind w:left="284" w:hanging="284"/>
        <w:jc w:val="both"/>
        <w:rPr>
          <w:ins w:id="1805" w:author="admin" w:date="2022-12-12T09:28:00Z"/>
          <w:rFonts w:ascii="Times New Roman" w:eastAsia="Times New Roman" w:hAnsi="Times New Roman" w:cs="Times New Roman"/>
          <w:sz w:val="28"/>
          <w:szCs w:val="28"/>
        </w:rPr>
      </w:pPr>
      <w:ins w:id="1806" w:author="admin" w:date="2022-12-12T09:28:00Z">
        <w:r w:rsidRPr="00081AF8">
          <w:rPr>
            <w:rFonts w:ascii="Times New Roman" w:eastAsia="Times New Roman" w:hAnsi="Times New Roman" w:cs="Times New Roman"/>
            <w:i/>
            <w:sz w:val="28"/>
            <w:szCs w:val="28"/>
          </w:rPr>
          <w:t>Đa tính năng</w:t>
        </w:r>
        <w:r w:rsidRPr="00081AF8">
          <w:rPr>
            <w:rFonts w:ascii="Times New Roman" w:eastAsia="Times New Roman" w:hAnsi="Times New Roman" w:cs="Times New Roman"/>
            <w:sz w:val="28"/>
            <w:szCs w:val="28"/>
          </w:rPr>
          <w:t>: MySQL hỗ trợ rất nhiều chức năng SQL được mong chờ từ một hệ quản trị cơ sở dữ liệu quan hệ cả trực tiếp lẫn gián tiếp.</w:t>
        </w:r>
      </w:ins>
    </w:p>
    <w:p w14:paraId="764D3B65" w14:textId="77777777" w:rsidR="00D40B91" w:rsidRPr="00081AF8" w:rsidRDefault="00D40B91" w:rsidP="00081AF8">
      <w:pPr>
        <w:numPr>
          <w:ilvl w:val="0"/>
          <w:numId w:val="9"/>
        </w:numPr>
        <w:tabs>
          <w:tab w:val="left" w:pos="851"/>
        </w:tabs>
        <w:spacing w:after="0" w:line="360" w:lineRule="auto"/>
        <w:ind w:left="284" w:hanging="284"/>
        <w:jc w:val="both"/>
        <w:rPr>
          <w:ins w:id="1807" w:author="admin" w:date="2022-12-12T09:28:00Z"/>
          <w:rFonts w:ascii="Times New Roman" w:eastAsia="Times New Roman" w:hAnsi="Times New Roman" w:cs="Times New Roman"/>
          <w:sz w:val="28"/>
          <w:szCs w:val="28"/>
        </w:rPr>
      </w:pPr>
      <w:ins w:id="1808" w:author="admin" w:date="2022-12-12T09:28:00Z">
        <w:r w:rsidRPr="00081AF8">
          <w:rPr>
            <w:rFonts w:ascii="Times New Roman" w:eastAsia="Times New Roman" w:hAnsi="Times New Roman" w:cs="Times New Roman"/>
            <w:i/>
            <w:sz w:val="28"/>
            <w:szCs w:val="28"/>
          </w:rPr>
          <w:t>Khả năng mở rộng và mạnh mẽ</w:t>
        </w:r>
        <w:r w:rsidRPr="00081AF8">
          <w:rPr>
            <w:rFonts w:ascii="Times New Roman" w:eastAsia="Times New Roman" w:hAnsi="Times New Roman" w:cs="Times New Roman"/>
            <w:sz w:val="28"/>
            <w:szCs w:val="28"/>
          </w:rPr>
          <w:t>: MySQL có thể xử lý rất nhiều dữ liệu và hơn thế nữa nó có thể được mở rộng nếu cần thiết.</w:t>
        </w:r>
      </w:ins>
    </w:p>
    <w:p w14:paraId="0BEC9B0A" w14:textId="77777777" w:rsidR="00D40B91" w:rsidRPr="00081AF8" w:rsidRDefault="00D40B91" w:rsidP="00081AF8">
      <w:pPr>
        <w:numPr>
          <w:ilvl w:val="0"/>
          <w:numId w:val="9"/>
        </w:numPr>
        <w:tabs>
          <w:tab w:val="left" w:pos="851"/>
        </w:tabs>
        <w:spacing w:after="0" w:line="360" w:lineRule="auto"/>
        <w:ind w:left="284" w:hanging="284"/>
        <w:jc w:val="both"/>
        <w:rPr>
          <w:ins w:id="1809" w:author="admin" w:date="2022-12-12T09:28:00Z"/>
          <w:rFonts w:ascii="Times New Roman" w:eastAsia="Times New Roman" w:hAnsi="Times New Roman" w:cs="Times New Roman"/>
          <w:sz w:val="28"/>
          <w:szCs w:val="28"/>
        </w:rPr>
      </w:pPr>
      <w:ins w:id="1810" w:author="admin" w:date="2022-12-12T09:28:00Z">
        <w:r w:rsidRPr="00081AF8">
          <w:rPr>
            <w:rFonts w:ascii="Times New Roman" w:eastAsia="Times New Roman" w:hAnsi="Times New Roman" w:cs="Times New Roman"/>
            <w:i/>
            <w:sz w:val="28"/>
            <w:szCs w:val="28"/>
          </w:rPr>
          <w:t>Nhanh chóng</w:t>
        </w:r>
        <w:r w:rsidRPr="00081AF8">
          <w:rPr>
            <w:rFonts w:ascii="Times New Roman" w:eastAsia="Times New Roman" w:hAnsi="Times New Roman" w:cs="Times New Roman"/>
            <w:sz w:val="28"/>
            <w:szCs w:val="28"/>
          </w:rPr>
          <w:t>: Việc đưa ra một số tiêu chuẩn cho phép MySQL để làm việc rất hiệu quả và tiết kiệm chi phí, do đó nó làm tăng tốc độ thực thi.</w:t>
        </w:r>
      </w:ins>
    </w:p>
    <w:p w14:paraId="0F04802A" w14:textId="77777777" w:rsidR="00D40B91" w:rsidRPr="00081AF8" w:rsidRDefault="00D40B91" w:rsidP="00081AF8">
      <w:pPr>
        <w:numPr>
          <w:ilvl w:val="0"/>
          <w:numId w:val="9"/>
        </w:numPr>
        <w:tabs>
          <w:tab w:val="left" w:pos="851"/>
        </w:tabs>
        <w:spacing w:after="0" w:line="360" w:lineRule="auto"/>
        <w:ind w:left="284" w:hanging="284"/>
        <w:jc w:val="both"/>
        <w:rPr>
          <w:ins w:id="1811" w:author="admin" w:date="2022-12-12T09:28:00Z"/>
          <w:rFonts w:ascii="Times New Roman" w:eastAsia="Times New Roman" w:hAnsi="Times New Roman" w:cs="Times New Roman"/>
          <w:sz w:val="28"/>
          <w:szCs w:val="28"/>
        </w:rPr>
      </w:pPr>
      <w:ins w:id="1812" w:author="admin" w:date="2022-12-12T09:28:00Z">
        <w:r w:rsidRPr="00081AF8">
          <w:rPr>
            <w:rFonts w:ascii="Times New Roman" w:eastAsia="Times New Roman" w:hAnsi="Times New Roman" w:cs="Times New Roman"/>
            <w:sz w:val="28"/>
            <w:szCs w:val="28"/>
          </w:rPr>
          <w:t>Ngoài ra MySQL là CSDL có tốc độ khá cao, ổn định và khá dễ sử dụng có thể hoạt động được trên khá nhiều hệ điều hành.</w:t>
        </w:r>
      </w:ins>
    </w:p>
    <w:p w14:paraId="3AB58135" w14:textId="77777777" w:rsidR="00D40B91" w:rsidRPr="00081AF8" w:rsidRDefault="00D40B91" w:rsidP="00081AF8">
      <w:pPr>
        <w:numPr>
          <w:ilvl w:val="0"/>
          <w:numId w:val="9"/>
        </w:numPr>
        <w:tabs>
          <w:tab w:val="left" w:pos="851"/>
        </w:tabs>
        <w:spacing w:after="0" w:line="360" w:lineRule="auto"/>
        <w:ind w:left="284" w:hanging="284"/>
        <w:jc w:val="both"/>
        <w:rPr>
          <w:ins w:id="1813" w:author="admin" w:date="2022-12-12T09:28:00Z"/>
          <w:rFonts w:ascii="Times New Roman" w:eastAsia="Times New Roman" w:hAnsi="Times New Roman" w:cs="Times New Roman"/>
          <w:sz w:val="28"/>
          <w:szCs w:val="28"/>
        </w:rPr>
      </w:pPr>
      <w:ins w:id="1814" w:author="admin" w:date="2022-12-12T09:28:00Z">
        <w:r w:rsidRPr="00081AF8">
          <w:rPr>
            <w:rFonts w:ascii="Times New Roman" w:eastAsia="Times New Roman" w:hAnsi="Times New Roman" w:cs="Times New Roman"/>
            <w:sz w:val="28"/>
            <w:szCs w:val="28"/>
          </w:rPr>
          <w:t>Tính bảo mật mạnh và sử dụng được trên nhiều ứng dụng mà MySQL còn hoàn toàn được sử dụng miễn phí.</w:t>
        </w:r>
      </w:ins>
    </w:p>
    <w:p w14:paraId="602A9FB3" w14:textId="77777777" w:rsidR="00D40B91" w:rsidRPr="00081AF8" w:rsidRDefault="00D40B91" w:rsidP="00081AF8">
      <w:pPr>
        <w:numPr>
          <w:ilvl w:val="0"/>
          <w:numId w:val="9"/>
        </w:numPr>
        <w:tabs>
          <w:tab w:val="left" w:pos="851"/>
        </w:tabs>
        <w:spacing w:after="0" w:line="360" w:lineRule="auto"/>
        <w:ind w:left="284" w:hanging="284"/>
        <w:jc w:val="both"/>
        <w:rPr>
          <w:ins w:id="1815" w:author="admin" w:date="2022-12-12T09:28:00Z"/>
          <w:rFonts w:ascii="Times New Roman" w:eastAsia="Times New Roman" w:hAnsi="Times New Roman" w:cs="Times New Roman"/>
          <w:sz w:val="28"/>
          <w:szCs w:val="28"/>
        </w:rPr>
      </w:pPr>
      <w:ins w:id="1816" w:author="admin" w:date="2022-12-12T09:28:00Z">
        <w:r w:rsidRPr="00081AF8">
          <w:rPr>
            <w:rFonts w:ascii="Times New Roman" w:eastAsia="Times New Roman" w:hAnsi="Times New Roman" w:cs="Times New Roman"/>
            <w:sz w:val="28"/>
            <w:szCs w:val="28"/>
          </w:rPr>
          <w:lastRenderedPageBreak/>
          <w:t>MySQL không chỉ dừng lại ở bổ trợ cho PHP và Perl, mà nó còn bổ trợ cho nhiều ngôn ngữ khác, Nó là nơi để lưu trữ thông tin trên các trang web được viết bằng Perl hoặc PHP.</w:t>
        </w:r>
      </w:ins>
    </w:p>
    <w:p w14:paraId="5E3D80E0" w14:textId="77777777" w:rsidR="00D40B91" w:rsidRPr="00081AF8" w:rsidRDefault="00D40B91" w:rsidP="00081AF8">
      <w:pPr>
        <w:spacing w:line="360" w:lineRule="auto"/>
        <w:jc w:val="both"/>
        <w:rPr>
          <w:ins w:id="1817" w:author="admin" w:date="2022-12-12T09:28:00Z"/>
          <w:rFonts w:ascii="Times New Roman" w:eastAsia="Times New Roman" w:hAnsi="Times New Roman" w:cs="Times New Roman"/>
          <w:b/>
          <w:sz w:val="28"/>
          <w:szCs w:val="28"/>
        </w:rPr>
      </w:pPr>
      <w:ins w:id="1818" w:author="admin" w:date="2022-12-12T09:28:00Z">
        <w:r w:rsidRPr="00081AF8">
          <w:rPr>
            <w:rFonts w:ascii="Times New Roman" w:eastAsia="Times New Roman" w:hAnsi="Times New Roman" w:cs="Times New Roman"/>
            <w:b/>
            <w:sz w:val="28"/>
            <w:szCs w:val="28"/>
          </w:rPr>
          <w:t>Nhược điểm</w:t>
        </w:r>
      </w:ins>
    </w:p>
    <w:p w14:paraId="7885EBF6" w14:textId="77777777" w:rsidR="00D40B91" w:rsidRPr="00081AF8" w:rsidRDefault="00D40B91" w:rsidP="00081AF8">
      <w:pPr>
        <w:numPr>
          <w:ilvl w:val="0"/>
          <w:numId w:val="7"/>
        </w:numPr>
        <w:tabs>
          <w:tab w:val="left" w:pos="851"/>
        </w:tabs>
        <w:spacing w:after="0" w:line="360" w:lineRule="auto"/>
        <w:ind w:left="284" w:hanging="284"/>
        <w:jc w:val="both"/>
        <w:rPr>
          <w:ins w:id="1819" w:author="admin" w:date="2022-12-12T09:28:00Z"/>
          <w:rFonts w:ascii="Times New Roman" w:eastAsia="Times New Roman" w:hAnsi="Times New Roman" w:cs="Times New Roman"/>
          <w:sz w:val="28"/>
          <w:szCs w:val="28"/>
        </w:rPr>
      </w:pPr>
      <w:ins w:id="1820" w:author="admin" w:date="2022-12-12T09:28:00Z">
        <w:r w:rsidRPr="00081AF8">
          <w:rPr>
            <w:rFonts w:ascii="Times New Roman" w:eastAsia="Times New Roman" w:hAnsi="Times New Roman" w:cs="Times New Roman"/>
            <w:i/>
            <w:sz w:val="28"/>
            <w:szCs w:val="28"/>
          </w:rPr>
          <w:t>Giới hạn</w:t>
        </w:r>
        <w:r w:rsidRPr="00081AF8">
          <w:rPr>
            <w:rFonts w:ascii="Times New Roman" w:eastAsia="Times New Roman" w:hAnsi="Times New Roman" w:cs="Times New Roman"/>
            <w:sz w:val="28"/>
            <w:szCs w:val="28"/>
          </w:rPr>
          <w:t>: Theo thiết kế, MySQL không có ý định làm tất cả và nó đi kèm với các hạn chế về chức năng mà một vào ứng dụng có thể cần.</w:t>
        </w:r>
      </w:ins>
    </w:p>
    <w:p w14:paraId="44BA2D5C" w14:textId="77777777" w:rsidR="00D40B91" w:rsidRPr="00081AF8" w:rsidRDefault="00D40B91" w:rsidP="00081AF8">
      <w:pPr>
        <w:numPr>
          <w:ilvl w:val="0"/>
          <w:numId w:val="7"/>
        </w:numPr>
        <w:tabs>
          <w:tab w:val="left" w:pos="851"/>
        </w:tabs>
        <w:spacing w:after="0" w:line="360" w:lineRule="auto"/>
        <w:ind w:left="284" w:hanging="284"/>
        <w:jc w:val="both"/>
        <w:rPr>
          <w:ins w:id="1821" w:author="admin" w:date="2022-12-12T09:28:00Z"/>
          <w:rFonts w:ascii="Times New Roman" w:eastAsia="Times New Roman" w:hAnsi="Times New Roman" w:cs="Times New Roman"/>
          <w:sz w:val="28"/>
          <w:szCs w:val="28"/>
        </w:rPr>
      </w:pPr>
      <w:ins w:id="1822" w:author="admin" w:date="2022-12-12T09:28:00Z">
        <w:r w:rsidRPr="00081AF8">
          <w:rPr>
            <w:rFonts w:ascii="Times New Roman" w:eastAsia="Times New Roman" w:hAnsi="Times New Roman" w:cs="Times New Roman"/>
            <w:i/>
            <w:sz w:val="28"/>
            <w:szCs w:val="28"/>
          </w:rPr>
          <w:t>Độ tin cậy</w:t>
        </w:r>
        <w:r w:rsidRPr="00081AF8">
          <w:rPr>
            <w:rFonts w:ascii="Times New Roman" w:eastAsia="Times New Roman" w:hAnsi="Times New Roman" w:cs="Times New Roman"/>
            <w:sz w:val="28"/>
            <w:szCs w:val="28"/>
          </w:rPr>
          <w:t>: Cách các chức năng cụ thể được xử lý với MySQL (ví dụ tài liệu tham khảo, các giao dịch, kiểm toán,</w:t>
        </w:r>
      </w:ins>
      <w:r w:rsidRPr="00081AF8">
        <w:rPr>
          <w:rFonts w:ascii="Times New Roman" w:eastAsia="Times New Roman" w:hAnsi="Times New Roman" w:cs="Times New Roman"/>
          <w:sz w:val="28"/>
          <w:szCs w:val="28"/>
        </w:rPr>
        <w:t xml:space="preserve"> </w:t>
      </w:r>
      <w:ins w:id="1823" w:author="admin" w:date="2022-12-12T09:28:00Z">
        <w:r w:rsidRPr="00081AF8">
          <w:rPr>
            <w:rFonts w:ascii="Times New Roman" w:eastAsia="Times New Roman" w:hAnsi="Times New Roman" w:cs="Times New Roman"/>
            <w:sz w:val="28"/>
            <w:szCs w:val="28"/>
          </w:rPr>
          <w:t>…) làm cho nó kém tin cậy hơn so với một số hệ quản trị cơ sở dữ liệu quan hệ khác.</w:t>
        </w:r>
      </w:ins>
    </w:p>
    <w:p w14:paraId="356AF8F7" w14:textId="77777777" w:rsidR="00D40B91" w:rsidRPr="00081AF8" w:rsidRDefault="00D40B91" w:rsidP="00081AF8">
      <w:pPr>
        <w:numPr>
          <w:ilvl w:val="0"/>
          <w:numId w:val="7"/>
        </w:numPr>
        <w:tabs>
          <w:tab w:val="left" w:pos="851"/>
        </w:tabs>
        <w:spacing w:after="0" w:line="360" w:lineRule="auto"/>
        <w:ind w:left="284" w:hanging="284"/>
        <w:jc w:val="both"/>
        <w:rPr>
          <w:ins w:id="1824" w:author="admin" w:date="2022-12-12T09:28:00Z"/>
          <w:rFonts w:ascii="Times New Roman" w:eastAsia="Times New Roman" w:hAnsi="Times New Roman" w:cs="Times New Roman"/>
          <w:sz w:val="28"/>
          <w:szCs w:val="28"/>
        </w:rPr>
      </w:pPr>
      <w:ins w:id="1825" w:author="admin" w:date="2022-12-12T09:28:00Z">
        <w:r w:rsidRPr="00081AF8">
          <w:rPr>
            <w:rFonts w:ascii="Times New Roman" w:eastAsia="Times New Roman" w:hAnsi="Times New Roman" w:cs="Times New Roman"/>
            <w:i/>
            <w:sz w:val="28"/>
            <w:szCs w:val="28"/>
          </w:rPr>
          <w:t>Dung lượng hạn chế</w:t>
        </w:r>
        <w:r w:rsidRPr="00081AF8">
          <w:rPr>
            <w:rFonts w:ascii="Times New Roman" w:eastAsia="Times New Roman" w:hAnsi="Times New Roman" w:cs="Times New Roman"/>
            <w:sz w:val="28"/>
            <w:szCs w:val="28"/>
          </w:rPr>
          <w:t xml:space="preserve">: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081AF8">
          <w:rPr>
            <w:rFonts w:ascii="Times New Roman" w:eastAsia="Times New Roman" w:hAnsi="Times New Roman" w:cs="Times New Roman"/>
            <w:i/>
            <w:sz w:val="28"/>
            <w:szCs w:val="28"/>
          </w:rPr>
          <w:t>tạo cache MySQL</w:t>
        </w:r>
      </w:ins>
    </w:p>
    <w:p w14:paraId="63DDEDB3" w14:textId="77777777" w:rsidR="00D40B91" w:rsidRPr="00081AF8" w:rsidRDefault="00D40B91" w:rsidP="00081AF8">
      <w:pPr>
        <w:pStyle w:val="Heading3"/>
        <w:spacing w:line="360" w:lineRule="auto"/>
        <w:rPr>
          <w:ins w:id="1826" w:author="admin" w:date="2022-12-12T09:28:00Z"/>
          <w:rFonts w:ascii="Times New Roman" w:eastAsia="Times New Roman" w:hAnsi="Times New Roman" w:cs="Times New Roman"/>
          <w:b/>
          <w:color w:val="auto"/>
          <w:sz w:val="28"/>
          <w:szCs w:val="28"/>
        </w:rPr>
      </w:pPr>
      <w:bookmarkStart w:id="1827" w:name="_Toc121810141"/>
      <w:bookmarkStart w:id="1828" w:name="_Toc121836033"/>
      <w:ins w:id="1829" w:author="admin" w:date="2022-12-12T09:28:00Z">
        <w:r w:rsidRPr="00081AF8">
          <w:rPr>
            <w:rFonts w:ascii="Times New Roman" w:eastAsia="Times New Roman" w:hAnsi="Times New Roman" w:cs="Times New Roman"/>
            <w:b/>
            <w:color w:val="auto"/>
            <w:sz w:val="28"/>
            <w:szCs w:val="28"/>
          </w:rPr>
          <w:t>3.1.3 HTML,</w:t>
        </w:r>
      </w:ins>
      <w:r w:rsidRPr="00081AF8">
        <w:rPr>
          <w:rFonts w:ascii="Times New Roman" w:eastAsia="Times New Roman" w:hAnsi="Times New Roman" w:cs="Times New Roman"/>
          <w:b/>
          <w:color w:val="auto"/>
          <w:sz w:val="28"/>
          <w:szCs w:val="28"/>
        </w:rPr>
        <w:t xml:space="preserve"> </w:t>
      </w:r>
      <w:ins w:id="1830" w:author="admin" w:date="2022-12-12T09:28:00Z">
        <w:r w:rsidRPr="00081AF8">
          <w:rPr>
            <w:rFonts w:ascii="Times New Roman" w:eastAsia="Times New Roman" w:hAnsi="Times New Roman" w:cs="Times New Roman"/>
            <w:b/>
            <w:color w:val="auto"/>
            <w:sz w:val="28"/>
            <w:szCs w:val="28"/>
          </w:rPr>
          <w:t>CSS,</w:t>
        </w:r>
      </w:ins>
      <w:r w:rsidRPr="00081AF8">
        <w:rPr>
          <w:rFonts w:ascii="Times New Roman" w:eastAsia="Times New Roman" w:hAnsi="Times New Roman" w:cs="Times New Roman"/>
          <w:b/>
          <w:color w:val="auto"/>
          <w:sz w:val="28"/>
          <w:szCs w:val="28"/>
        </w:rPr>
        <w:t xml:space="preserve"> </w:t>
      </w:r>
      <w:ins w:id="1831" w:author="admin" w:date="2022-12-12T09:28:00Z">
        <w:r w:rsidRPr="00081AF8">
          <w:rPr>
            <w:rFonts w:ascii="Times New Roman" w:eastAsia="Times New Roman" w:hAnsi="Times New Roman" w:cs="Times New Roman"/>
            <w:b/>
            <w:color w:val="auto"/>
            <w:sz w:val="28"/>
            <w:szCs w:val="28"/>
          </w:rPr>
          <w:t>JS</w:t>
        </w:r>
        <w:bookmarkEnd w:id="1827"/>
        <w:bookmarkEnd w:id="1828"/>
      </w:ins>
    </w:p>
    <w:p w14:paraId="53F4E14A" w14:textId="77777777" w:rsidR="00D40B91" w:rsidRPr="00081AF8" w:rsidRDefault="00D40B91" w:rsidP="00081AF8">
      <w:pPr>
        <w:spacing w:line="360" w:lineRule="auto"/>
        <w:rPr>
          <w:ins w:id="1832" w:author="admin" w:date="2022-12-12T09:28:00Z"/>
          <w:rFonts w:ascii="Times New Roman" w:hAnsi="Times New Roman" w:cs="Times New Roman"/>
          <w:sz w:val="28"/>
          <w:szCs w:val="28"/>
        </w:rPr>
      </w:pPr>
      <w:ins w:id="1833" w:author="admin" w:date="2022-12-12T09:28:00Z">
        <w:r w:rsidRPr="00081AF8">
          <w:rPr>
            <w:rFonts w:ascii="Times New Roman" w:eastAsia="Times New Roman" w:hAnsi="Times New Roman" w:cs="Times New Roman"/>
            <w:b/>
            <w:sz w:val="28"/>
            <w:szCs w:val="28"/>
          </w:rPr>
          <w:t>HTML là gì?</w:t>
        </w:r>
      </w:ins>
    </w:p>
    <w:p w14:paraId="7473B7FC" w14:textId="77777777" w:rsidR="00D40B91" w:rsidRPr="00081AF8" w:rsidRDefault="00D40B91" w:rsidP="00081AF8">
      <w:pPr>
        <w:spacing w:line="360" w:lineRule="auto"/>
        <w:rPr>
          <w:ins w:id="1834" w:author="admin" w:date="2022-12-12T09:28:00Z"/>
          <w:rFonts w:ascii="Times New Roman" w:hAnsi="Times New Roman" w:cs="Times New Roman"/>
          <w:sz w:val="28"/>
          <w:szCs w:val="28"/>
        </w:rPr>
      </w:pPr>
      <w:ins w:id="1835" w:author="admin" w:date="2022-12-12T09:28:00Z">
        <w:r w:rsidRPr="00081AF8">
          <w:rPr>
            <w:rFonts w:ascii="Times New Roman" w:hAnsi="Times New Roman" w:cs="Times New Roman"/>
            <w:sz w:val="28"/>
            <w:szCs w:val="28"/>
          </w:rPr>
          <w:t>HTML là tên viết tắt của HyperText Markup Language. Trong chương trình của môn tin học thuộc trung học phổ thông, HTML được giới thiệu là ngôn ngữ đánh dấu siêu văn bản.</w:t>
        </w:r>
      </w:ins>
    </w:p>
    <w:p w14:paraId="1666322A" w14:textId="77777777" w:rsidR="00D40B91" w:rsidRPr="00081AF8" w:rsidRDefault="00D40B91" w:rsidP="00081AF8">
      <w:pPr>
        <w:spacing w:line="360" w:lineRule="auto"/>
        <w:rPr>
          <w:ins w:id="1836" w:author="admin" w:date="2022-12-12T09:28:00Z"/>
          <w:rFonts w:ascii="Times New Roman" w:hAnsi="Times New Roman" w:cs="Times New Roman"/>
          <w:sz w:val="28"/>
          <w:szCs w:val="28"/>
        </w:rPr>
      </w:pPr>
      <w:ins w:id="1837" w:author="admin" w:date="2022-12-12T09:28:00Z">
        <w:r w:rsidRPr="00081AF8">
          <w:rPr>
            <w:rFonts w:ascii="Times New Roman" w:hAnsi="Times New Roman" w:cs="Times New Roman"/>
            <w:sz w:val="28"/>
            <w:szCs w:val="28"/>
          </w:rPr>
          <w:t>Và thay vì sử dụng ngôn ngữ lập trình để thực hiện các chức năng, HTML sử dụng các thẻ để xác định các loại nội dung khác nhau và mục đích phục vụ cho trang web. HTML là ngôn ngữ được sử dụng cho các tài liệu website.</w:t>
        </w:r>
      </w:ins>
    </w:p>
    <w:p w14:paraId="699F3339" w14:textId="77777777" w:rsidR="00D40B91" w:rsidRPr="00081AF8" w:rsidRDefault="00D40B91" w:rsidP="00081AF8">
      <w:pPr>
        <w:spacing w:line="360" w:lineRule="auto"/>
        <w:rPr>
          <w:ins w:id="1838" w:author="admin" w:date="2022-12-12T09:28:00Z"/>
          <w:rFonts w:ascii="Times New Roman" w:hAnsi="Times New Roman" w:cs="Times New Roman"/>
          <w:sz w:val="28"/>
          <w:szCs w:val="28"/>
        </w:rPr>
      </w:pPr>
      <w:ins w:id="1839" w:author="admin" w:date="2022-12-12T09:28:00Z">
        <w:r w:rsidRPr="00081AF8">
          <w:rPr>
            <w:rFonts w:ascii="Times New Roman" w:hAnsi="Times New Roman" w:cs="Times New Roman"/>
            <w:sz w:val="28"/>
            <w:szCs w:val="28"/>
          </w:rPr>
          <w:t>HTML không phải là một ngôn ngữ lập trình. HTML giống như một ngôn ngữ đánh dấu có vai trò xác định đâu là ý nghĩa, mục đích và cấu trúc của một tài liệu. Cùng với CSS và JavaScript, HTML kết hợp tạo nên bộ ba nền tảng kỹ thuật cho hoạt động của website. </w:t>
        </w:r>
      </w:ins>
    </w:p>
    <w:p w14:paraId="1BB34CAD" w14:textId="77777777" w:rsidR="00D55F98" w:rsidRDefault="00D55F98" w:rsidP="00081AF8">
      <w:pPr>
        <w:spacing w:line="360" w:lineRule="auto"/>
        <w:rPr>
          <w:rFonts w:ascii="Times New Roman" w:eastAsia="Times New Roman" w:hAnsi="Times New Roman" w:cs="Times New Roman"/>
          <w:b/>
          <w:sz w:val="28"/>
          <w:szCs w:val="28"/>
        </w:rPr>
      </w:pPr>
    </w:p>
    <w:p w14:paraId="06E4C4EF" w14:textId="77777777" w:rsidR="00D55F98" w:rsidRDefault="00D55F98" w:rsidP="00081AF8">
      <w:pPr>
        <w:spacing w:line="360" w:lineRule="auto"/>
        <w:rPr>
          <w:rFonts w:ascii="Times New Roman" w:eastAsia="Times New Roman" w:hAnsi="Times New Roman" w:cs="Times New Roman"/>
          <w:b/>
          <w:sz w:val="28"/>
          <w:szCs w:val="28"/>
        </w:rPr>
      </w:pPr>
    </w:p>
    <w:p w14:paraId="23A43D2E" w14:textId="6CFEBB92" w:rsidR="00D40B91" w:rsidRPr="00081AF8" w:rsidRDefault="00D40B91" w:rsidP="00081AF8">
      <w:pPr>
        <w:spacing w:line="360" w:lineRule="auto"/>
        <w:rPr>
          <w:ins w:id="1840" w:author="admin" w:date="2022-12-12T09:28:00Z"/>
          <w:rFonts w:ascii="Times New Roman" w:eastAsia="Times New Roman" w:hAnsi="Times New Roman" w:cs="Times New Roman"/>
          <w:b/>
          <w:sz w:val="28"/>
          <w:szCs w:val="28"/>
        </w:rPr>
      </w:pPr>
      <w:ins w:id="1841" w:author="admin" w:date="2022-12-12T09:28:00Z">
        <w:r w:rsidRPr="00081AF8">
          <w:rPr>
            <w:rFonts w:ascii="Times New Roman" w:eastAsia="Times New Roman" w:hAnsi="Times New Roman" w:cs="Times New Roman"/>
            <w:b/>
            <w:sz w:val="28"/>
            <w:szCs w:val="28"/>
          </w:rPr>
          <w:lastRenderedPageBreak/>
          <w:t>CSS là gì?</w:t>
        </w:r>
      </w:ins>
    </w:p>
    <w:p w14:paraId="6ECBC3A8" w14:textId="77777777" w:rsidR="00D40B91" w:rsidRPr="00081AF8" w:rsidRDefault="00D40B91" w:rsidP="00081AF8">
      <w:pPr>
        <w:spacing w:line="360" w:lineRule="auto"/>
        <w:rPr>
          <w:ins w:id="1842" w:author="admin" w:date="2022-12-12T09:28:00Z"/>
          <w:rFonts w:ascii="Times New Roman" w:hAnsi="Times New Roman" w:cs="Times New Roman"/>
          <w:sz w:val="28"/>
          <w:szCs w:val="28"/>
        </w:rPr>
      </w:pPr>
      <w:ins w:id="1843" w:author="admin" w:date="2022-12-12T09:28:00Z">
        <w:r w:rsidRPr="00081AF8">
          <w:rPr>
            <w:rFonts w:ascii="Times New Roman" w:hAnsi="Times New Roman" w:cs="Times New Roman"/>
            <w:sz w:val="28"/>
            <w:szCs w:val="28"/>
          </w:rPr>
          <w:t>CSS là từ viết tắt của </w:t>
        </w:r>
        <w:r w:rsidRPr="00081AF8">
          <w:rPr>
            <w:rFonts w:ascii="Times New Roman" w:hAnsi="Times New Roman" w:cs="Times New Roman"/>
            <w:b/>
            <w:bCs/>
            <w:sz w:val="28"/>
            <w:szCs w:val="28"/>
          </w:rPr>
          <w:t>“</w:t>
        </w:r>
        <w:r w:rsidRPr="00081AF8">
          <w:rPr>
            <w:rFonts w:ascii="Times New Roman" w:hAnsi="Times New Roman" w:cs="Times New Roman"/>
            <w:bCs/>
            <w:sz w:val="28"/>
            <w:szCs w:val="28"/>
          </w:rPr>
          <w:t>Cascading Style Sheets</w:t>
        </w:r>
        <w:r w:rsidRPr="00081AF8">
          <w:rPr>
            <w:rFonts w:ascii="Times New Roman" w:hAnsi="Times New Roman" w:cs="Times New Roman"/>
            <w:b/>
            <w:bCs/>
            <w:sz w:val="28"/>
            <w:szCs w:val="28"/>
          </w:rPr>
          <w:t>”</w:t>
        </w:r>
        <w:r w:rsidRPr="00081AF8">
          <w:rPr>
            <w:rFonts w:ascii="Times New Roman" w:hAnsi="Times New Roman" w:cs="Times New Roman"/>
            <w:sz w:val="28"/>
            <w:szCs w:val="28"/>
          </w:rPr>
          <w:t>. Nếu dịch theo word by word thì có nghĩa là </w:t>
        </w:r>
        <w:r w:rsidRPr="00081AF8">
          <w:rPr>
            <w:rFonts w:ascii="Times New Roman" w:hAnsi="Times New Roman" w:cs="Times New Roman"/>
            <w:bCs/>
            <w:i/>
            <w:iCs/>
            <w:sz w:val="28"/>
            <w:szCs w:val="28"/>
          </w:rPr>
          <w:t>ngôn ngữ tạo phong cách của website</w:t>
        </w:r>
        <w:r w:rsidRPr="00081AF8">
          <w:rPr>
            <w:rFonts w:ascii="Times New Roman" w:hAnsi="Times New Roman" w:cs="Times New Roman"/>
            <w:sz w:val="28"/>
            <w:szCs w:val="28"/>
          </w:rPr>
          <w:t>. Ngôn ngữ lập trình này quy định các thành phần HTML sẽ xuất hiện trên website như thế nào. </w:t>
        </w:r>
      </w:ins>
    </w:p>
    <w:p w14:paraId="1A1DFBD8" w14:textId="77777777" w:rsidR="00D40B91" w:rsidRPr="00081AF8" w:rsidRDefault="00D40B91" w:rsidP="00081AF8">
      <w:pPr>
        <w:spacing w:line="360" w:lineRule="auto"/>
        <w:rPr>
          <w:ins w:id="1844" w:author="admin" w:date="2022-12-12T09:28:00Z"/>
          <w:rFonts w:ascii="Times New Roman" w:hAnsi="Times New Roman" w:cs="Times New Roman"/>
          <w:sz w:val="28"/>
          <w:szCs w:val="28"/>
        </w:rPr>
      </w:pPr>
      <w:ins w:id="1845" w:author="admin" w:date="2022-12-12T09:28:00Z">
        <w:r w:rsidRPr="00081AF8">
          <w:rPr>
            <w:rFonts w:ascii="Times New Roman" w:hAnsi="Times New Roman" w:cs="Times New Roman"/>
            <w:sz w:val="28"/>
            <w:szCs w:val="28"/>
          </w:rPr>
          <w:t>HTML sẽ cung cấp các công cụ thô cần thiết để cấu trúc nội dung trên một trang web. Còn với CSS sẽ giúp định hình kiểu nội dung này để trang web đó xuất hiện trước người dùng theo một cách đẹp hơn. Hiểu đơn giản thì HTML sẽ là tường gạch thô, còn CSS sẽ giúp bạn sơn lên để trang trí cho tường gạch đó.</w:t>
        </w:r>
      </w:ins>
    </w:p>
    <w:p w14:paraId="0B535208" w14:textId="77777777" w:rsidR="00D40B91" w:rsidRPr="00081AF8" w:rsidRDefault="00D40B91" w:rsidP="00081AF8">
      <w:pPr>
        <w:spacing w:line="360" w:lineRule="auto"/>
        <w:rPr>
          <w:ins w:id="1846" w:author="admin" w:date="2022-12-12T09:28:00Z"/>
          <w:rFonts w:ascii="Times New Roman" w:eastAsia="Times New Roman" w:hAnsi="Times New Roman" w:cs="Times New Roman"/>
          <w:b/>
          <w:sz w:val="28"/>
          <w:szCs w:val="28"/>
        </w:rPr>
      </w:pPr>
      <w:ins w:id="1847" w:author="admin" w:date="2022-12-12T09:28:00Z">
        <w:r w:rsidRPr="00081AF8">
          <w:rPr>
            <w:rFonts w:ascii="Times New Roman" w:eastAsia="Times New Roman" w:hAnsi="Times New Roman" w:cs="Times New Roman"/>
            <w:b/>
            <w:sz w:val="28"/>
            <w:szCs w:val="28"/>
          </w:rPr>
          <w:t>JS là gì?</w:t>
        </w:r>
      </w:ins>
    </w:p>
    <w:p w14:paraId="167EB81A" w14:textId="77777777" w:rsidR="00D40B91" w:rsidRPr="00081AF8" w:rsidRDefault="00D40B91" w:rsidP="00081AF8">
      <w:pPr>
        <w:spacing w:line="360" w:lineRule="auto"/>
        <w:rPr>
          <w:ins w:id="1848" w:author="admin" w:date="2022-12-12T09:28:00Z"/>
          <w:rFonts w:ascii="Times New Roman" w:eastAsia="Times New Roman" w:hAnsi="Times New Roman" w:cs="Times New Roman"/>
          <w:b/>
          <w:sz w:val="28"/>
          <w:szCs w:val="28"/>
        </w:rPr>
      </w:pPr>
    </w:p>
    <w:p w14:paraId="166983F5" w14:textId="77777777" w:rsidR="00D40B91" w:rsidRPr="00081AF8" w:rsidRDefault="00D40B91" w:rsidP="00081AF8">
      <w:pPr>
        <w:spacing w:line="360" w:lineRule="auto"/>
        <w:rPr>
          <w:ins w:id="1849" w:author="admin" w:date="2022-12-12T09:28:00Z"/>
          <w:rFonts w:ascii="Times New Roman" w:eastAsia="Times New Roman" w:hAnsi="Times New Roman" w:cs="Times New Roman"/>
          <w:sz w:val="28"/>
          <w:szCs w:val="28"/>
        </w:rPr>
      </w:pPr>
      <w:ins w:id="1850" w:author="admin" w:date="2022-12-12T09:28:00Z">
        <w:r w:rsidRPr="00081AF8">
          <w:rPr>
            <w:rFonts w:ascii="Times New Roman" w:eastAsia="Times New Roman" w:hAnsi="Times New Roman" w:cs="Times New Roman"/>
            <w:sz w:val="28"/>
            <w:szCs w:val="28"/>
          </w:rPr>
          <w:t xml:space="preserve">JavaScript có tác dụng chuyển đổi trang web từ một trạng thái tĩnh sang trạng thái động. </w:t>
        </w:r>
      </w:ins>
      <w:r w:rsidRPr="00081AF8">
        <w:rPr>
          <w:rFonts w:ascii="Times New Roman" w:eastAsia="Times New Roman" w:hAnsi="Times New Roman" w:cs="Times New Roman"/>
          <w:sz w:val="28"/>
          <w:szCs w:val="28"/>
        </w:rPr>
        <w:t>Java</w:t>
      </w:r>
      <w:ins w:id="1851" w:author="admin" w:date="2022-12-12T09:28:00Z">
        <w:r w:rsidRPr="00081AF8">
          <w:rPr>
            <w:rFonts w:ascii="Times New Roman" w:eastAsia="Times New Roman" w:hAnsi="Times New Roman" w:cs="Times New Roman"/>
            <w:sz w:val="28"/>
            <w:szCs w:val="28"/>
          </w:rPr>
          <w:t>Script có khả năng tạo tương tác để cải thiện hiệu suất của máy chủ, nâng cao trải nghiệm website của người dùng. JavaScript là ngôn ngữ được sử dụng rộng rãi khi phối hợp với HTML và CSS để thiết kế website chuyển động. </w:t>
        </w:r>
      </w:ins>
    </w:p>
    <w:p w14:paraId="68F7FE8E" w14:textId="77777777" w:rsidR="00D40B91" w:rsidRPr="00081AF8" w:rsidRDefault="00D40B91" w:rsidP="00081AF8">
      <w:pPr>
        <w:spacing w:line="360" w:lineRule="auto"/>
        <w:rPr>
          <w:ins w:id="1852" w:author="admin" w:date="2022-12-12T09:28:00Z"/>
          <w:rFonts w:ascii="Times New Roman" w:eastAsia="Times New Roman" w:hAnsi="Times New Roman" w:cs="Times New Roman"/>
          <w:sz w:val="28"/>
          <w:szCs w:val="28"/>
        </w:rPr>
      </w:pPr>
      <w:ins w:id="1853" w:author="admin" w:date="2022-12-12T09:28:00Z">
        <w:r w:rsidRPr="00081AF8">
          <w:rPr>
            <w:rFonts w:ascii="Times New Roman" w:eastAsia="Times New Roman" w:hAnsi="Times New Roman" w:cs="Times New Roman"/>
            <w:sz w:val="28"/>
            <w:szCs w:val="28"/>
          </w:rPr>
          <w:t> JavaScript hiểu theo nghĩa đơn giản hơn, nó chính là ngôn ngữ được sử dụng rộng rãi khi kết hợp với HTML</w:t>
        </w:r>
      </w:ins>
      <w:r w:rsidRPr="00081AF8">
        <w:rPr>
          <w:rFonts w:ascii="Times New Roman" w:eastAsia="Times New Roman" w:hAnsi="Times New Roman" w:cs="Times New Roman"/>
          <w:sz w:val="28"/>
          <w:szCs w:val="28"/>
        </w:rPr>
        <w:t xml:space="preserve">, </w:t>
      </w:r>
      <w:ins w:id="1854" w:author="admin" w:date="2022-12-12T09:28:00Z">
        <w:r w:rsidRPr="00081AF8">
          <w:rPr>
            <w:rFonts w:ascii="Times New Roman" w:eastAsia="Times New Roman" w:hAnsi="Times New Roman" w:cs="Times New Roman"/>
            <w:sz w:val="28"/>
            <w:szCs w:val="28"/>
          </w:rPr>
          <w:t>CSS để thiết kế web động.</w:t>
        </w:r>
      </w:ins>
    </w:p>
    <w:p w14:paraId="0CED8267" w14:textId="77777777" w:rsidR="00161E4B" w:rsidRPr="00D55F98" w:rsidRDefault="00161E4B" w:rsidP="00081AF8">
      <w:pPr>
        <w:keepNext/>
        <w:keepLines/>
        <w:spacing w:after="0" w:line="360" w:lineRule="auto"/>
        <w:outlineLvl w:val="1"/>
        <w:rPr>
          <w:rFonts w:ascii="Times New Roman" w:eastAsia="SimSun" w:hAnsi="Times New Roman" w:cs="Times New Roman"/>
          <w:b/>
          <w:color w:val="000000" w:themeColor="text1"/>
          <w:sz w:val="28"/>
          <w:szCs w:val="28"/>
        </w:rPr>
      </w:pPr>
      <w:bookmarkStart w:id="1855" w:name="_Toc95911340"/>
      <w:bookmarkStart w:id="1856" w:name="_Toc121836034"/>
      <w:r w:rsidRPr="00D55F98">
        <w:rPr>
          <w:rFonts w:ascii="Times New Roman" w:eastAsia="SimSun" w:hAnsi="Times New Roman" w:cs="Times New Roman"/>
          <w:b/>
          <w:color w:val="000000" w:themeColor="text1"/>
          <w:sz w:val="28"/>
          <w:szCs w:val="28"/>
        </w:rPr>
        <w:t>3.2. THIẾT KẾ KIỂM SOÁT</w:t>
      </w:r>
      <w:bookmarkEnd w:id="1855"/>
      <w:bookmarkEnd w:id="1856"/>
    </w:p>
    <w:p w14:paraId="0EB063B7" w14:textId="77777777"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bCs/>
          <w:iCs/>
          <w:color w:val="000000"/>
          <w:sz w:val="28"/>
          <w:szCs w:val="28"/>
        </w:rPr>
        <w:tab/>
      </w:r>
      <w:r w:rsidRPr="00081AF8">
        <w:rPr>
          <w:rFonts w:ascii="Times New Roman" w:eastAsia="Times New Roman" w:hAnsi="Times New Roman" w:cs="Times New Roman"/>
          <w:bCs/>
          <w:iCs/>
          <w:color w:val="000000"/>
          <w:sz w:val="28"/>
          <w:szCs w:val="28"/>
        </w:rPr>
        <w:tab/>
        <w:t xml:space="preserve">Máy tính là một phương tiện để lưu trữ và xử lý thông tin. Trong môi trường doanh nghiệp, yêu cầu dữ liệu được bảo mật cao, thì việc quản lý chặt chẽ các trang thiết bị này là một yêu cầu thiết yếu. </w:t>
      </w:r>
      <w:r w:rsidRPr="00081AF8">
        <w:rPr>
          <w:rFonts w:ascii="Times New Roman" w:eastAsia="Times New Roman" w:hAnsi="Times New Roman" w:cs="Times New Roman"/>
          <w:color w:val="000000"/>
          <w:sz w:val="28"/>
          <w:szCs w:val="28"/>
        </w:rPr>
        <w:t>Để bảo đảm tính an toàn, tin cậy của hệ thống, ngoài việc xây dựng một hệ thống tốt, chạy hiệu quả thì ta cần phải bảo mật cho hệ thống để chống những truy cập trái phép vào hệ thống.</w:t>
      </w:r>
    </w:p>
    <w:p w14:paraId="1FEE2319" w14:textId="77777777"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ab/>
      </w:r>
      <w:r w:rsidRPr="00081AF8">
        <w:rPr>
          <w:rFonts w:ascii="Times New Roman" w:eastAsia="Times New Roman" w:hAnsi="Times New Roman" w:cs="Times New Roman"/>
          <w:color w:val="000000"/>
          <w:sz w:val="28"/>
          <w:szCs w:val="28"/>
        </w:rPr>
        <w:tab/>
        <w:t>Vì nhu cầu bảo mật, hệ thống quản lý phòng thí nghiệm tích hợp được xây dựng chỉ cho phép những người có đủ thẩm quyền truy cập vào hệ thống, những người truy cập vào cũng có các quyền khác nhau tuỳ theo vị trí công tác, chức năng, nhi</w:t>
      </w:r>
      <w:bookmarkStart w:id="1857" w:name="_Toc46099956"/>
      <w:r w:rsidRPr="00081AF8">
        <w:rPr>
          <w:rFonts w:ascii="Times New Roman" w:eastAsia="Times New Roman" w:hAnsi="Times New Roman" w:cs="Times New Roman"/>
          <w:color w:val="000000"/>
          <w:sz w:val="28"/>
          <w:szCs w:val="28"/>
        </w:rPr>
        <w:t xml:space="preserve">ệm vụ, quyền hạn của người đó. </w:t>
      </w:r>
    </w:p>
    <w:p w14:paraId="0DC531BA" w14:textId="77777777" w:rsidR="00161E4B" w:rsidRPr="00081AF8" w:rsidRDefault="00161E4B" w:rsidP="00081AF8">
      <w:pPr>
        <w:keepNext/>
        <w:keepLines/>
        <w:spacing w:after="0" w:line="360" w:lineRule="auto"/>
        <w:outlineLvl w:val="2"/>
        <w:rPr>
          <w:rFonts w:ascii="Times New Roman" w:eastAsia="SimSun" w:hAnsi="Times New Roman" w:cs="Times New Roman"/>
          <w:b/>
          <w:color w:val="000000" w:themeColor="text1"/>
          <w:sz w:val="28"/>
          <w:szCs w:val="28"/>
        </w:rPr>
      </w:pPr>
      <w:bookmarkStart w:id="1858" w:name="_Toc46874297"/>
      <w:bookmarkStart w:id="1859" w:name="_Toc95911341"/>
      <w:bookmarkStart w:id="1860" w:name="_Toc121836035"/>
      <w:r w:rsidRPr="00081AF8">
        <w:rPr>
          <w:rFonts w:ascii="Times New Roman" w:eastAsia="SimSun" w:hAnsi="Times New Roman" w:cs="Times New Roman"/>
          <w:b/>
          <w:color w:val="000000" w:themeColor="text1"/>
          <w:sz w:val="28"/>
          <w:szCs w:val="28"/>
        </w:rPr>
        <w:lastRenderedPageBreak/>
        <w:t>3.2.1. Xác định nhóm người dùng</w:t>
      </w:r>
      <w:bookmarkEnd w:id="1857"/>
      <w:bookmarkEnd w:id="1858"/>
      <w:bookmarkEnd w:id="1859"/>
      <w:bookmarkEnd w:id="1860"/>
    </w:p>
    <w:p w14:paraId="61117686" w14:textId="77777777"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ab/>
      </w:r>
      <w:r w:rsidRPr="00081AF8">
        <w:rPr>
          <w:rFonts w:ascii="Times New Roman" w:eastAsia="Times New Roman" w:hAnsi="Times New Roman" w:cs="Times New Roman"/>
          <w:color w:val="000000"/>
          <w:sz w:val="28"/>
          <w:szCs w:val="28"/>
        </w:rPr>
        <w:tab/>
        <w:t>- Quản trị viên</w:t>
      </w:r>
    </w:p>
    <w:p w14:paraId="75FCD73B" w14:textId="77777777"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ab/>
      </w:r>
      <w:r w:rsidRPr="00081AF8">
        <w:rPr>
          <w:rFonts w:ascii="Times New Roman" w:eastAsia="Times New Roman" w:hAnsi="Times New Roman" w:cs="Times New Roman"/>
          <w:color w:val="000000"/>
          <w:sz w:val="28"/>
          <w:szCs w:val="28"/>
        </w:rPr>
        <w:tab/>
        <w:t xml:space="preserve">- Khách hàng </w:t>
      </w:r>
    </w:p>
    <w:p w14:paraId="7FD9E97E" w14:textId="77777777" w:rsidR="00161E4B" w:rsidRPr="00081AF8" w:rsidRDefault="00161E4B" w:rsidP="00081AF8">
      <w:pPr>
        <w:keepNext/>
        <w:keepLines/>
        <w:spacing w:after="0" w:line="360" w:lineRule="auto"/>
        <w:outlineLvl w:val="2"/>
        <w:rPr>
          <w:rFonts w:ascii="Times New Roman" w:eastAsia="SimSun" w:hAnsi="Times New Roman" w:cs="Times New Roman"/>
          <w:b/>
          <w:color w:val="000000" w:themeColor="text1"/>
          <w:sz w:val="28"/>
          <w:szCs w:val="28"/>
        </w:rPr>
      </w:pPr>
      <w:bookmarkStart w:id="1861" w:name="_Toc46874298"/>
      <w:bookmarkStart w:id="1862" w:name="_Toc95911342"/>
      <w:bookmarkStart w:id="1863" w:name="_Toc121836036"/>
      <w:r w:rsidRPr="00081AF8">
        <w:rPr>
          <w:rFonts w:ascii="Times New Roman" w:eastAsia="SimSun" w:hAnsi="Times New Roman" w:cs="Times New Roman"/>
          <w:b/>
          <w:bCs/>
          <w:color w:val="000000" w:themeColor="text1"/>
          <w:sz w:val="28"/>
          <w:szCs w:val="28"/>
        </w:rPr>
        <w:t xml:space="preserve">3.2.2. </w:t>
      </w:r>
      <w:r w:rsidRPr="00081AF8">
        <w:rPr>
          <w:rFonts w:ascii="Times New Roman" w:eastAsia="SimSun" w:hAnsi="Times New Roman" w:cs="Times New Roman"/>
          <w:b/>
          <w:color w:val="000000" w:themeColor="text1"/>
          <w:sz w:val="28"/>
          <w:szCs w:val="28"/>
        </w:rPr>
        <w:t>Xác định quyền hạn của các nhóm</w:t>
      </w:r>
      <w:bookmarkEnd w:id="1861"/>
      <w:bookmarkEnd w:id="1862"/>
      <w:bookmarkEnd w:id="1863"/>
    </w:p>
    <w:p w14:paraId="65DF78BD" w14:textId="0699403E"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ab/>
      </w:r>
      <w:r w:rsidRPr="00081AF8">
        <w:rPr>
          <w:rFonts w:ascii="Times New Roman" w:eastAsia="Times New Roman" w:hAnsi="Times New Roman" w:cs="Times New Roman"/>
          <w:color w:val="000000"/>
          <w:sz w:val="28"/>
          <w:szCs w:val="28"/>
        </w:rPr>
        <w:tab/>
        <w:t xml:space="preserve">- </w:t>
      </w:r>
      <w:r w:rsidR="00B52A84">
        <w:rPr>
          <w:rFonts w:ascii="Times New Roman" w:eastAsia="Times New Roman" w:hAnsi="Times New Roman" w:cs="Times New Roman"/>
          <w:color w:val="000000"/>
          <w:sz w:val="28"/>
          <w:szCs w:val="28"/>
        </w:rPr>
        <w:t>Quản trị viên</w:t>
      </w:r>
      <w:bookmarkStart w:id="1864" w:name="_GoBack"/>
      <w:bookmarkEnd w:id="1864"/>
      <w:r w:rsidRPr="00081AF8">
        <w:rPr>
          <w:rFonts w:ascii="Times New Roman" w:eastAsia="Times New Roman" w:hAnsi="Times New Roman" w:cs="Times New Roman"/>
          <w:color w:val="000000"/>
          <w:sz w:val="28"/>
          <w:szCs w:val="28"/>
        </w:rPr>
        <w:t>: Có toàn quyền truy cập hệ thống</w:t>
      </w:r>
    </w:p>
    <w:p w14:paraId="4927CF24" w14:textId="77777777"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ab/>
      </w:r>
      <w:r w:rsidRPr="00081AF8">
        <w:rPr>
          <w:rFonts w:ascii="Times New Roman" w:eastAsia="Times New Roman" w:hAnsi="Times New Roman" w:cs="Times New Roman"/>
          <w:color w:val="000000"/>
          <w:sz w:val="28"/>
          <w:szCs w:val="28"/>
        </w:rPr>
        <w:tab/>
        <w:t>+ Có quyền cao nhất trong hệ thống.</w:t>
      </w:r>
    </w:p>
    <w:p w14:paraId="174261CF" w14:textId="77777777"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ab/>
      </w:r>
      <w:r w:rsidRPr="00081AF8">
        <w:rPr>
          <w:rFonts w:ascii="Times New Roman" w:eastAsia="Times New Roman" w:hAnsi="Times New Roman" w:cs="Times New Roman"/>
          <w:color w:val="000000"/>
          <w:sz w:val="28"/>
          <w:szCs w:val="28"/>
        </w:rPr>
        <w:tab/>
        <w:t xml:space="preserve">+ Có thể xem, thêm, sửa và xóa thông tin sản phẩm. </w:t>
      </w:r>
    </w:p>
    <w:p w14:paraId="68AF11D9" w14:textId="77777777"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ab/>
      </w:r>
      <w:r w:rsidRPr="00081AF8">
        <w:rPr>
          <w:rFonts w:ascii="Times New Roman" w:eastAsia="Times New Roman" w:hAnsi="Times New Roman" w:cs="Times New Roman"/>
          <w:color w:val="000000"/>
          <w:sz w:val="28"/>
          <w:szCs w:val="28"/>
        </w:rPr>
        <w:tab/>
        <w:t>+ Có thể xem, cập nhập đơn hàng trong hệ thống.</w:t>
      </w:r>
    </w:p>
    <w:p w14:paraId="1F4C8EE5" w14:textId="77777777"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bCs/>
          <w:color w:val="000000"/>
          <w:sz w:val="28"/>
          <w:szCs w:val="28"/>
        </w:rPr>
      </w:pPr>
      <w:r w:rsidRPr="00081AF8">
        <w:rPr>
          <w:rFonts w:ascii="Times New Roman" w:eastAsia="Times New Roman" w:hAnsi="Times New Roman" w:cs="Times New Roman"/>
          <w:bCs/>
          <w:color w:val="000000"/>
          <w:sz w:val="28"/>
          <w:szCs w:val="28"/>
        </w:rPr>
        <w:tab/>
      </w:r>
      <w:r w:rsidRPr="00081AF8">
        <w:rPr>
          <w:rFonts w:ascii="Times New Roman" w:eastAsia="Times New Roman" w:hAnsi="Times New Roman" w:cs="Times New Roman"/>
          <w:bCs/>
          <w:color w:val="000000"/>
          <w:sz w:val="28"/>
          <w:szCs w:val="28"/>
        </w:rPr>
        <w:tab/>
        <w:t xml:space="preserve">- Khách hàng: </w:t>
      </w:r>
    </w:p>
    <w:p w14:paraId="5712B198" w14:textId="77777777" w:rsidR="00161E4B" w:rsidRPr="00081AF8" w:rsidRDefault="00161E4B" w:rsidP="00081AF8">
      <w:pPr>
        <w:tabs>
          <w:tab w:val="left" w:pos="567"/>
          <w:tab w:val="left" w:pos="851"/>
        </w:tabs>
        <w:spacing w:after="0" w:line="360" w:lineRule="auto"/>
        <w:jc w:val="both"/>
        <w:rPr>
          <w:rFonts w:ascii="Times New Roman" w:eastAsia="Times New Roman" w:hAnsi="Times New Roman" w:cs="Times New Roman"/>
          <w:bCs/>
          <w:color w:val="000000"/>
          <w:sz w:val="28"/>
          <w:szCs w:val="28"/>
        </w:rPr>
      </w:pPr>
      <w:r w:rsidRPr="00081AF8">
        <w:rPr>
          <w:rFonts w:ascii="Times New Roman" w:eastAsia="Times New Roman" w:hAnsi="Times New Roman" w:cs="Times New Roman"/>
          <w:bCs/>
          <w:color w:val="000000"/>
          <w:sz w:val="28"/>
          <w:szCs w:val="28"/>
        </w:rPr>
        <w:tab/>
      </w:r>
      <w:r w:rsidRPr="00081AF8">
        <w:rPr>
          <w:rFonts w:ascii="Times New Roman" w:eastAsia="Times New Roman" w:hAnsi="Times New Roman" w:cs="Times New Roman"/>
          <w:bCs/>
          <w:color w:val="000000"/>
          <w:sz w:val="28"/>
          <w:szCs w:val="28"/>
        </w:rPr>
        <w:tab/>
        <w:t>+ Có thể truy cập website bán hàng của hệ thống</w:t>
      </w:r>
    </w:p>
    <w:p w14:paraId="0333FC39" w14:textId="77777777" w:rsidR="00D40B91" w:rsidRPr="00081AF8" w:rsidRDefault="00161E4B" w:rsidP="00081AF8">
      <w:pPr>
        <w:tabs>
          <w:tab w:val="left" w:pos="567"/>
          <w:tab w:val="left" w:pos="851"/>
        </w:tabs>
        <w:spacing w:after="0" w:line="360" w:lineRule="auto"/>
        <w:jc w:val="both"/>
        <w:rPr>
          <w:rFonts w:ascii="Times New Roman" w:eastAsia="Times New Roman" w:hAnsi="Times New Roman" w:cs="Times New Roman"/>
          <w:bCs/>
          <w:color w:val="000000"/>
          <w:sz w:val="28"/>
          <w:szCs w:val="28"/>
        </w:rPr>
      </w:pPr>
      <w:r w:rsidRPr="00081AF8">
        <w:rPr>
          <w:rFonts w:ascii="Times New Roman" w:eastAsia="Times New Roman" w:hAnsi="Times New Roman" w:cs="Times New Roman"/>
          <w:bCs/>
          <w:color w:val="000000"/>
          <w:sz w:val="28"/>
          <w:szCs w:val="28"/>
        </w:rPr>
        <w:tab/>
      </w:r>
      <w:r w:rsidRPr="00081AF8">
        <w:rPr>
          <w:rFonts w:ascii="Times New Roman" w:eastAsia="Times New Roman" w:hAnsi="Times New Roman" w:cs="Times New Roman"/>
          <w:bCs/>
          <w:color w:val="000000"/>
          <w:sz w:val="28"/>
          <w:szCs w:val="28"/>
        </w:rPr>
        <w:tab/>
        <w:t xml:space="preserve">+ Có thể thực hiện đủ chức năng mà website bán </w:t>
      </w:r>
      <w:bookmarkStart w:id="1865" w:name="_Toc121810143"/>
      <w:r w:rsidR="00627946" w:rsidRPr="00081AF8">
        <w:rPr>
          <w:rFonts w:ascii="Times New Roman" w:eastAsia="Times New Roman" w:hAnsi="Times New Roman" w:cs="Times New Roman"/>
          <w:bCs/>
          <w:color w:val="000000"/>
          <w:sz w:val="28"/>
          <w:szCs w:val="28"/>
        </w:rPr>
        <w:t>hàng cung cấp</w:t>
      </w:r>
    </w:p>
    <w:p w14:paraId="7C5FCEAD" w14:textId="77777777" w:rsidR="00D40B91" w:rsidRPr="00081AF8" w:rsidRDefault="00D40B91" w:rsidP="00081AF8">
      <w:pPr>
        <w:pStyle w:val="Heading2"/>
        <w:spacing w:line="360" w:lineRule="auto"/>
        <w:rPr>
          <w:ins w:id="1866" w:author="admin" w:date="2022-12-12T09:28:00Z"/>
          <w:rFonts w:ascii="Times New Roman" w:hAnsi="Times New Roman" w:cs="Times New Roman"/>
          <w:b/>
          <w:sz w:val="28"/>
          <w:szCs w:val="28"/>
        </w:rPr>
      </w:pPr>
      <w:bookmarkStart w:id="1867" w:name="_Toc121836037"/>
      <w:ins w:id="1868" w:author="admin" w:date="2022-12-12T09:28:00Z">
        <w:r w:rsidRPr="00081AF8">
          <w:rPr>
            <w:rFonts w:ascii="Times New Roman" w:hAnsi="Times New Roman" w:cs="Times New Roman"/>
            <w:b/>
            <w:sz w:val="28"/>
            <w:szCs w:val="28"/>
          </w:rPr>
          <w:t>3.</w:t>
        </w:r>
      </w:ins>
      <w:r w:rsidR="00161E4B" w:rsidRPr="00081AF8">
        <w:rPr>
          <w:rFonts w:ascii="Times New Roman" w:hAnsi="Times New Roman" w:cs="Times New Roman"/>
          <w:b/>
          <w:sz w:val="28"/>
          <w:szCs w:val="28"/>
        </w:rPr>
        <w:t>3</w:t>
      </w:r>
      <w:ins w:id="1869" w:author="admin" w:date="2022-12-12T09:28:00Z">
        <w:r w:rsidRPr="00081AF8">
          <w:rPr>
            <w:rFonts w:ascii="Times New Roman" w:hAnsi="Times New Roman" w:cs="Times New Roman"/>
            <w:b/>
            <w:sz w:val="28"/>
            <w:szCs w:val="28"/>
          </w:rPr>
          <w:t xml:space="preserve"> Thiết kế cơ sở dữ liệu</w:t>
        </w:r>
        <w:bookmarkEnd w:id="1865"/>
        <w:bookmarkEnd w:id="1867"/>
      </w:ins>
    </w:p>
    <w:p w14:paraId="0288B6FE" w14:textId="77777777" w:rsidR="00D40B91" w:rsidRPr="00081AF8" w:rsidRDefault="00D40B91" w:rsidP="00081AF8">
      <w:pPr>
        <w:pStyle w:val="Heading3"/>
        <w:spacing w:line="360" w:lineRule="auto"/>
        <w:rPr>
          <w:rFonts w:ascii="Times New Roman" w:eastAsia="Calibri" w:hAnsi="Times New Roman" w:cs="Times New Roman"/>
          <w:b/>
          <w:color w:val="auto"/>
          <w:sz w:val="28"/>
          <w:szCs w:val="28"/>
          <w:lang w:val="vi-VN" w:eastAsia="vi-VN"/>
        </w:rPr>
      </w:pPr>
      <w:bookmarkStart w:id="1870" w:name="_Toc121810144"/>
      <w:bookmarkStart w:id="1871" w:name="_Toc121836038"/>
      <w:ins w:id="1872" w:author="admin" w:date="2022-12-12T09:28:00Z">
        <w:r w:rsidRPr="00081AF8">
          <w:rPr>
            <w:rFonts w:ascii="Times New Roman" w:eastAsia="Calibri" w:hAnsi="Times New Roman" w:cs="Times New Roman"/>
            <w:b/>
            <w:color w:val="auto"/>
            <w:sz w:val="28"/>
            <w:szCs w:val="28"/>
            <w:lang w:eastAsia="vi-VN"/>
          </w:rPr>
          <w:t xml:space="preserve">3.3.1 </w:t>
        </w:r>
        <w:r w:rsidRPr="00081AF8">
          <w:rPr>
            <w:rFonts w:ascii="Times New Roman" w:eastAsia="Calibri" w:hAnsi="Times New Roman" w:cs="Times New Roman"/>
            <w:b/>
            <w:color w:val="auto"/>
            <w:sz w:val="28"/>
            <w:szCs w:val="28"/>
            <w:lang w:val="vi-VN" w:eastAsia="vi-VN"/>
          </w:rPr>
          <w:t xml:space="preserve">Bảng </w:t>
        </w:r>
        <w:r w:rsidRPr="00081AF8">
          <w:rPr>
            <w:rFonts w:ascii="Times New Roman" w:eastAsia="Calibri" w:hAnsi="Times New Roman" w:cs="Times New Roman"/>
            <w:b/>
            <w:color w:val="auto"/>
            <w:sz w:val="28"/>
            <w:szCs w:val="28"/>
            <w:lang w:eastAsia="vi-VN"/>
          </w:rPr>
          <w:t>Người dùng</w:t>
        </w:r>
        <w:r w:rsidRPr="00081AF8">
          <w:rPr>
            <w:rFonts w:ascii="Times New Roman" w:eastAsia="Calibri" w:hAnsi="Times New Roman" w:cs="Times New Roman"/>
            <w:b/>
            <w:color w:val="auto"/>
            <w:sz w:val="28"/>
            <w:szCs w:val="28"/>
            <w:lang w:val="vi-VN" w:eastAsia="vi-VN"/>
          </w:rPr>
          <w:t xml:space="preserve"> (</w:t>
        </w:r>
        <w:r w:rsidRPr="00081AF8">
          <w:rPr>
            <w:rFonts w:ascii="Times New Roman" w:eastAsia="Calibri" w:hAnsi="Times New Roman" w:cs="Times New Roman"/>
            <w:b/>
            <w:color w:val="auto"/>
            <w:sz w:val="28"/>
            <w:szCs w:val="28"/>
            <w:lang w:eastAsia="vi-VN"/>
          </w:rPr>
          <w:t>User</w:t>
        </w:r>
        <w:r w:rsidRPr="00081AF8">
          <w:rPr>
            <w:rFonts w:ascii="Times New Roman" w:eastAsia="Calibri" w:hAnsi="Times New Roman" w:cs="Times New Roman"/>
            <w:b/>
            <w:color w:val="auto"/>
            <w:sz w:val="28"/>
            <w:szCs w:val="28"/>
            <w:lang w:val="vi-VN" w:eastAsia="vi-VN"/>
          </w:rPr>
          <w:t>)</w:t>
        </w:r>
      </w:ins>
      <w:bookmarkEnd w:id="1870"/>
      <w:bookmarkEnd w:id="18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43"/>
        <w:gridCol w:w="1037"/>
        <w:gridCol w:w="2716"/>
        <w:gridCol w:w="2504"/>
        <w:gridCol w:w="828"/>
      </w:tblGrid>
      <w:tr w:rsidR="00161E4B" w:rsidRPr="00081AF8" w14:paraId="28B14BA7" w14:textId="77777777" w:rsidTr="00E305A5">
        <w:trPr>
          <w:trHeight w:val="567"/>
        </w:trPr>
        <w:tc>
          <w:tcPr>
            <w:tcW w:w="1771" w:type="dxa"/>
            <w:gridSpan w:val="2"/>
            <w:tcBorders>
              <w:top w:val="single" w:sz="4" w:space="0" w:color="auto"/>
              <w:left w:val="single" w:sz="4" w:space="0" w:color="auto"/>
              <w:bottom w:val="single" w:sz="4" w:space="0" w:color="auto"/>
              <w:right w:val="single" w:sz="4" w:space="0" w:color="auto"/>
            </w:tcBorders>
            <w:vAlign w:val="center"/>
            <w:hideMark/>
          </w:tcPr>
          <w:p w14:paraId="51E0E74B"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 Số hiệu: 1</w:t>
            </w:r>
          </w:p>
        </w:tc>
        <w:tc>
          <w:tcPr>
            <w:tcW w:w="3753" w:type="dxa"/>
            <w:gridSpan w:val="2"/>
            <w:tcBorders>
              <w:top w:val="single" w:sz="4" w:space="0" w:color="auto"/>
              <w:left w:val="single" w:sz="4" w:space="0" w:color="auto"/>
              <w:bottom w:val="single" w:sz="4" w:space="0" w:color="auto"/>
              <w:right w:val="single" w:sz="4" w:space="0" w:color="auto"/>
            </w:tcBorders>
            <w:vAlign w:val="center"/>
            <w:hideMark/>
          </w:tcPr>
          <w:p w14:paraId="3C160ADB"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 Tên bảng: User</w:t>
            </w:r>
          </w:p>
        </w:tc>
        <w:tc>
          <w:tcPr>
            <w:tcW w:w="3332" w:type="dxa"/>
            <w:gridSpan w:val="2"/>
            <w:tcBorders>
              <w:top w:val="single" w:sz="4" w:space="0" w:color="auto"/>
              <w:left w:val="single" w:sz="4" w:space="0" w:color="auto"/>
              <w:bottom w:val="single" w:sz="4" w:space="0" w:color="auto"/>
              <w:right w:val="single" w:sz="4" w:space="0" w:color="auto"/>
            </w:tcBorders>
            <w:vAlign w:val="center"/>
            <w:hideMark/>
          </w:tcPr>
          <w:p w14:paraId="34AB3F89"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 xml:space="preserve">3. Bí danh: </w:t>
            </w:r>
          </w:p>
        </w:tc>
      </w:tr>
      <w:tr w:rsidR="00161E4B" w:rsidRPr="00081AF8" w14:paraId="62E97914"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34B01A30"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 Mô tả: lưu trữ thông tin người dùng</w:t>
            </w:r>
          </w:p>
        </w:tc>
      </w:tr>
      <w:tr w:rsidR="00161E4B" w:rsidRPr="00081AF8" w14:paraId="1C372ABF"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31D6E5B5"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 Mô tả chi tiết các cột</w:t>
            </w:r>
          </w:p>
        </w:tc>
      </w:tr>
      <w:tr w:rsidR="00161E4B" w:rsidRPr="00081AF8" w14:paraId="76F33165"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0B6F9AA3"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1980" w:type="dxa"/>
            <w:gridSpan w:val="2"/>
            <w:tcBorders>
              <w:top w:val="single" w:sz="4" w:space="0" w:color="auto"/>
              <w:left w:val="single" w:sz="4" w:space="0" w:color="auto"/>
              <w:bottom w:val="single" w:sz="4" w:space="0" w:color="auto"/>
              <w:right w:val="single" w:sz="4" w:space="0" w:color="auto"/>
            </w:tcBorders>
            <w:vAlign w:val="center"/>
            <w:hideMark/>
          </w:tcPr>
          <w:p w14:paraId="538C09FF"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 cột</w:t>
            </w:r>
          </w:p>
        </w:tc>
        <w:tc>
          <w:tcPr>
            <w:tcW w:w="2716" w:type="dxa"/>
            <w:tcBorders>
              <w:top w:val="single" w:sz="4" w:space="0" w:color="auto"/>
              <w:left w:val="single" w:sz="4" w:space="0" w:color="auto"/>
              <w:bottom w:val="single" w:sz="4" w:space="0" w:color="auto"/>
              <w:right w:val="single" w:sz="4" w:space="0" w:color="auto"/>
            </w:tcBorders>
            <w:vAlign w:val="center"/>
            <w:hideMark/>
          </w:tcPr>
          <w:p w14:paraId="3E6870FA"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Mô tả</w:t>
            </w:r>
          </w:p>
        </w:tc>
        <w:tc>
          <w:tcPr>
            <w:tcW w:w="2504" w:type="dxa"/>
            <w:tcBorders>
              <w:top w:val="single" w:sz="4" w:space="0" w:color="auto"/>
              <w:left w:val="single" w:sz="4" w:space="0" w:color="auto"/>
              <w:bottom w:val="single" w:sz="4" w:space="0" w:color="auto"/>
              <w:right w:val="single" w:sz="4" w:space="0" w:color="auto"/>
            </w:tcBorders>
            <w:vAlign w:val="center"/>
            <w:hideMark/>
          </w:tcPr>
          <w:p w14:paraId="47C2EB88"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Kiểu dữ liệu</w:t>
            </w:r>
          </w:p>
        </w:tc>
        <w:tc>
          <w:tcPr>
            <w:tcW w:w="828" w:type="dxa"/>
            <w:tcBorders>
              <w:top w:val="single" w:sz="4" w:space="0" w:color="auto"/>
              <w:left w:val="single" w:sz="4" w:space="0" w:color="auto"/>
              <w:bottom w:val="single" w:sz="4" w:space="0" w:color="auto"/>
              <w:right w:val="single" w:sz="4" w:space="0" w:color="auto"/>
            </w:tcBorders>
            <w:vAlign w:val="center"/>
            <w:hideMark/>
          </w:tcPr>
          <w:p w14:paraId="1BD2898A"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N</w:t>
            </w:r>
          </w:p>
        </w:tc>
      </w:tr>
      <w:tr w:rsidR="00161E4B" w:rsidRPr="00081AF8" w14:paraId="00EA5277"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6ABAEDB8"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1980" w:type="dxa"/>
            <w:gridSpan w:val="2"/>
            <w:tcBorders>
              <w:top w:val="single" w:sz="4" w:space="0" w:color="auto"/>
              <w:left w:val="single" w:sz="4" w:space="0" w:color="auto"/>
              <w:bottom w:val="single" w:sz="4" w:space="0" w:color="auto"/>
              <w:right w:val="single" w:sz="4" w:space="0" w:color="auto"/>
            </w:tcBorders>
            <w:vAlign w:val="center"/>
            <w:hideMark/>
          </w:tcPr>
          <w:p w14:paraId="203E99C4"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UserID</w:t>
            </w:r>
          </w:p>
        </w:tc>
        <w:tc>
          <w:tcPr>
            <w:tcW w:w="2716" w:type="dxa"/>
            <w:tcBorders>
              <w:top w:val="single" w:sz="4" w:space="0" w:color="auto"/>
              <w:left w:val="single" w:sz="4" w:space="0" w:color="auto"/>
              <w:bottom w:val="single" w:sz="4" w:space="0" w:color="auto"/>
              <w:right w:val="single" w:sz="4" w:space="0" w:color="auto"/>
            </w:tcBorders>
            <w:vAlign w:val="center"/>
            <w:hideMark/>
          </w:tcPr>
          <w:p w14:paraId="1C9DB997"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 xml:space="preserve">Mã </w:t>
            </w:r>
            <w:r w:rsidR="005813B5" w:rsidRPr="00081AF8">
              <w:rPr>
                <w:rFonts w:ascii="Times New Roman" w:eastAsia="Times New Roman" w:hAnsi="Times New Roman" w:cs="Times New Roman"/>
                <w:color w:val="000000"/>
                <w:sz w:val="28"/>
                <w:szCs w:val="28"/>
              </w:rPr>
              <w:t>người dùng</w:t>
            </w:r>
          </w:p>
        </w:tc>
        <w:tc>
          <w:tcPr>
            <w:tcW w:w="2504" w:type="dxa"/>
            <w:tcBorders>
              <w:top w:val="single" w:sz="4" w:space="0" w:color="auto"/>
              <w:left w:val="single" w:sz="4" w:space="0" w:color="auto"/>
              <w:bottom w:val="single" w:sz="4" w:space="0" w:color="auto"/>
              <w:right w:val="single" w:sz="4" w:space="0" w:color="auto"/>
            </w:tcBorders>
            <w:vAlign w:val="center"/>
            <w:hideMark/>
          </w:tcPr>
          <w:p w14:paraId="69E590F9"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26F7865D" w14:textId="77777777" w:rsidR="00161E4B" w:rsidRPr="00081AF8" w:rsidRDefault="00161E4B" w:rsidP="00081AF8">
            <w:pPr>
              <w:tabs>
                <w:tab w:val="left" w:pos="851"/>
              </w:tabs>
              <w:spacing w:after="0" w:line="360" w:lineRule="auto"/>
              <w:ind w:left="360"/>
              <w:jc w:val="both"/>
              <w:rPr>
                <w:rFonts w:ascii="Times New Roman" w:eastAsia="Times New Roman" w:hAnsi="Times New Roman" w:cs="Times New Roman"/>
                <w:sz w:val="28"/>
                <w:szCs w:val="28"/>
              </w:rPr>
            </w:pPr>
          </w:p>
        </w:tc>
      </w:tr>
      <w:tr w:rsidR="00161E4B" w:rsidRPr="00081AF8" w14:paraId="6A725948"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386A46F1"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1980" w:type="dxa"/>
            <w:gridSpan w:val="2"/>
            <w:tcBorders>
              <w:top w:val="single" w:sz="4" w:space="0" w:color="auto"/>
              <w:left w:val="single" w:sz="4" w:space="0" w:color="auto"/>
              <w:bottom w:val="single" w:sz="4" w:space="0" w:color="auto"/>
              <w:right w:val="single" w:sz="4" w:space="0" w:color="auto"/>
            </w:tcBorders>
            <w:vAlign w:val="center"/>
            <w:hideMark/>
          </w:tcPr>
          <w:p w14:paraId="60306FBB"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Username</w:t>
            </w:r>
          </w:p>
        </w:tc>
        <w:tc>
          <w:tcPr>
            <w:tcW w:w="2716" w:type="dxa"/>
            <w:tcBorders>
              <w:top w:val="single" w:sz="4" w:space="0" w:color="auto"/>
              <w:left w:val="single" w:sz="4" w:space="0" w:color="auto"/>
              <w:bottom w:val="single" w:sz="4" w:space="0" w:color="auto"/>
              <w:right w:val="single" w:sz="4" w:space="0" w:color="auto"/>
            </w:tcBorders>
            <w:vAlign w:val="center"/>
            <w:hideMark/>
          </w:tcPr>
          <w:p w14:paraId="3D3B389E"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 xml:space="preserve">Tên </w:t>
            </w:r>
            <w:r w:rsidR="005813B5" w:rsidRPr="00081AF8">
              <w:rPr>
                <w:rFonts w:ascii="Times New Roman" w:eastAsia="Times New Roman" w:hAnsi="Times New Roman" w:cs="Times New Roman"/>
                <w:color w:val="000000"/>
                <w:sz w:val="28"/>
                <w:szCs w:val="28"/>
              </w:rPr>
              <w:t>người dùng</w:t>
            </w:r>
          </w:p>
        </w:tc>
        <w:tc>
          <w:tcPr>
            <w:tcW w:w="2504" w:type="dxa"/>
            <w:tcBorders>
              <w:top w:val="single" w:sz="4" w:space="0" w:color="auto"/>
              <w:left w:val="single" w:sz="4" w:space="0" w:color="auto"/>
              <w:bottom w:val="single" w:sz="4" w:space="0" w:color="auto"/>
              <w:right w:val="single" w:sz="4" w:space="0" w:color="auto"/>
            </w:tcBorders>
            <w:vAlign w:val="center"/>
            <w:hideMark/>
          </w:tcPr>
          <w:p w14:paraId="23F7DD84"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nvarchar(2</w:t>
            </w:r>
            <w:r w:rsidR="005813B5" w:rsidRPr="00081AF8">
              <w:rPr>
                <w:rFonts w:ascii="Times New Roman" w:eastAsia="Times New Roman" w:hAnsi="Times New Roman" w:cs="Times New Roman"/>
                <w:color w:val="000000"/>
                <w:sz w:val="28"/>
                <w:szCs w:val="28"/>
              </w:rPr>
              <w:t>55</w:t>
            </w:r>
            <w:r w:rsidRPr="00081AF8">
              <w:rPr>
                <w:rFonts w:ascii="Times New Roman" w:eastAsia="Times New Roman" w:hAnsi="Times New Roman" w:cs="Times New Roman"/>
                <w:color w:val="000000"/>
                <w:sz w:val="28"/>
                <w:szCs w:val="28"/>
              </w:rPr>
              <w:t>)</w:t>
            </w:r>
          </w:p>
        </w:tc>
        <w:tc>
          <w:tcPr>
            <w:tcW w:w="828" w:type="dxa"/>
            <w:tcBorders>
              <w:top w:val="single" w:sz="4" w:space="0" w:color="auto"/>
              <w:left w:val="single" w:sz="4" w:space="0" w:color="auto"/>
              <w:bottom w:val="single" w:sz="4" w:space="0" w:color="auto"/>
              <w:right w:val="single" w:sz="4" w:space="0" w:color="auto"/>
            </w:tcBorders>
            <w:vAlign w:val="center"/>
            <w:hideMark/>
          </w:tcPr>
          <w:p w14:paraId="76F9DBCE" w14:textId="77777777" w:rsidR="00161E4B" w:rsidRPr="00081AF8" w:rsidRDefault="00161E4B"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161E4B" w:rsidRPr="00081AF8" w14:paraId="10F28241"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3FD80B47"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w:t>
            </w:r>
          </w:p>
        </w:tc>
        <w:tc>
          <w:tcPr>
            <w:tcW w:w="1980" w:type="dxa"/>
            <w:gridSpan w:val="2"/>
            <w:tcBorders>
              <w:top w:val="single" w:sz="4" w:space="0" w:color="auto"/>
              <w:left w:val="single" w:sz="4" w:space="0" w:color="auto"/>
              <w:bottom w:val="single" w:sz="4" w:space="0" w:color="auto"/>
              <w:right w:val="single" w:sz="4" w:space="0" w:color="auto"/>
            </w:tcBorders>
            <w:vAlign w:val="center"/>
            <w:hideMark/>
          </w:tcPr>
          <w:p w14:paraId="5E3580C0"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Email</w:t>
            </w:r>
          </w:p>
        </w:tc>
        <w:tc>
          <w:tcPr>
            <w:tcW w:w="2716" w:type="dxa"/>
            <w:tcBorders>
              <w:top w:val="single" w:sz="4" w:space="0" w:color="auto"/>
              <w:left w:val="single" w:sz="4" w:space="0" w:color="auto"/>
              <w:bottom w:val="single" w:sz="4" w:space="0" w:color="auto"/>
              <w:right w:val="single" w:sz="4" w:space="0" w:color="auto"/>
            </w:tcBorders>
            <w:vAlign w:val="center"/>
            <w:hideMark/>
          </w:tcPr>
          <w:p w14:paraId="45993D69"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Email</w:t>
            </w:r>
          </w:p>
        </w:tc>
        <w:tc>
          <w:tcPr>
            <w:tcW w:w="2504" w:type="dxa"/>
            <w:tcBorders>
              <w:top w:val="single" w:sz="4" w:space="0" w:color="auto"/>
              <w:left w:val="single" w:sz="4" w:space="0" w:color="auto"/>
              <w:bottom w:val="single" w:sz="4" w:space="0" w:color="auto"/>
              <w:right w:val="single" w:sz="4" w:space="0" w:color="auto"/>
            </w:tcBorders>
            <w:vAlign w:val="center"/>
            <w:hideMark/>
          </w:tcPr>
          <w:p w14:paraId="22D5C20F"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nvarchar(255)</w:t>
            </w:r>
          </w:p>
        </w:tc>
        <w:tc>
          <w:tcPr>
            <w:tcW w:w="828" w:type="dxa"/>
            <w:tcBorders>
              <w:top w:val="single" w:sz="4" w:space="0" w:color="auto"/>
              <w:left w:val="single" w:sz="4" w:space="0" w:color="auto"/>
              <w:bottom w:val="single" w:sz="4" w:space="0" w:color="auto"/>
              <w:right w:val="single" w:sz="4" w:space="0" w:color="auto"/>
            </w:tcBorders>
            <w:hideMark/>
          </w:tcPr>
          <w:p w14:paraId="7D8275EA" w14:textId="77777777" w:rsidR="00161E4B" w:rsidRPr="00081AF8" w:rsidRDefault="00161E4B"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161E4B" w:rsidRPr="00081AF8" w14:paraId="10E5D470"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427BAEFC"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1DF4DC4E"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ins w:id="1873" w:author="admin" w:date="2022-12-12T09:28:00Z">
              <w:r w:rsidRPr="00081AF8">
                <w:rPr>
                  <w:rFonts w:ascii="Times New Roman" w:eastAsia="Calibri" w:hAnsi="Times New Roman" w:cs="Times New Roman"/>
                  <w:sz w:val="28"/>
                  <w:szCs w:val="28"/>
                  <w:lang w:eastAsia="vi-VN"/>
                </w:rPr>
                <w:t>Phone</w:t>
              </w:r>
            </w:ins>
          </w:p>
        </w:tc>
        <w:tc>
          <w:tcPr>
            <w:tcW w:w="2716" w:type="dxa"/>
            <w:tcBorders>
              <w:top w:val="single" w:sz="4" w:space="0" w:color="auto"/>
              <w:left w:val="single" w:sz="4" w:space="0" w:color="auto"/>
              <w:bottom w:val="single" w:sz="4" w:space="0" w:color="auto"/>
              <w:right w:val="single" w:sz="4" w:space="0" w:color="auto"/>
            </w:tcBorders>
            <w:vAlign w:val="center"/>
          </w:tcPr>
          <w:p w14:paraId="55B45F3F"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Mô tả sản phẩm</w:t>
            </w:r>
          </w:p>
        </w:tc>
        <w:tc>
          <w:tcPr>
            <w:tcW w:w="2504" w:type="dxa"/>
            <w:tcBorders>
              <w:top w:val="single" w:sz="4" w:space="0" w:color="auto"/>
              <w:left w:val="single" w:sz="4" w:space="0" w:color="auto"/>
              <w:bottom w:val="single" w:sz="4" w:space="0" w:color="auto"/>
              <w:right w:val="single" w:sz="4" w:space="0" w:color="auto"/>
            </w:tcBorders>
            <w:vAlign w:val="center"/>
          </w:tcPr>
          <w:p w14:paraId="03B6D599"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ntext</w:t>
            </w:r>
          </w:p>
        </w:tc>
        <w:tc>
          <w:tcPr>
            <w:tcW w:w="828" w:type="dxa"/>
            <w:tcBorders>
              <w:top w:val="single" w:sz="4" w:space="0" w:color="auto"/>
              <w:left w:val="single" w:sz="4" w:space="0" w:color="auto"/>
              <w:bottom w:val="single" w:sz="4" w:space="0" w:color="auto"/>
              <w:right w:val="single" w:sz="4" w:space="0" w:color="auto"/>
            </w:tcBorders>
          </w:tcPr>
          <w:p w14:paraId="182CFCAA" w14:textId="77777777" w:rsidR="00161E4B" w:rsidRPr="00081AF8" w:rsidRDefault="00161E4B"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161E4B" w:rsidRPr="00081AF8" w14:paraId="79A1C10F"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5C137586"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71906F4B"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ins w:id="1874" w:author="admin" w:date="2022-12-12T09:28:00Z">
              <w:r w:rsidRPr="00081AF8">
                <w:rPr>
                  <w:rFonts w:ascii="Times New Roman" w:eastAsia="Calibri" w:hAnsi="Times New Roman" w:cs="Times New Roman"/>
                  <w:sz w:val="28"/>
                  <w:szCs w:val="28"/>
                  <w:lang w:eastAsia="vi-VN"/>
                </w:rPr>
                <w:t>Address</w:t>
              </w:r>
            </w:ins>
          </w:p>
        </w:tc>
        <w:tc>
          <w:tcPr>
            <w:tcW w:w="2716" w:type="dxa"/>
            <w:tcBorders>
              <w:top w:val="single" w:sz="4" w:space="0" w:color="auto"/>
              <w:left w:val="single" w:sz="4" w:space="0" w:color="auto"/>
              <w:bottom w:val="single" w:sz="4" w:space="0" w:color="auto"/>
              <w:right w:val="single" w:sz="4" w:space="0" w:color="auto"/>
            </w:tcBorders>
            <w:vAlign w:val="center"/>
          </w:tcPr>
          <w:p w14:paraId="4D0A7360"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content</w:t>
            </w:r>
          </w:p>
        </w:tc>
        <w:tc>
          <w:tcPr>
            <w:tcW w:w="2504" w:type="dxa"/>
            <w:tcBorders>
              <w:top w:val="single" w:sz="4" w:space="0" w:color="auto"/>
              <w:left w:val="single" w:sz="4" w:space="0" w:color="auto"/>
              <w:bottom w:val="single" w:sz="4" w:space="0" w:color="auto"/>
              <w:right w:val="single" w:sz="4" w:space="0" w:color="auto"/>
            </w:tcBorders>
            <w:vAlign w:val="center"/>
          </w:tcPr>
          <w:p w14:paraId="24F90FB4"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ntext</w:t>
            </w:r>
          </w:p>
        </w:tc>
        <w:tc>
          <w:tcPr>
            <w:tcW w:w="828" w:type="dxa"/>
            <w:tcBorders>
              <w:top w:val="single" w:sz="4" w:space="0" w:color="auto"/>
              <w:left w:val="single" w:sz="4" w:space="0" w:color="auto"/>
              <w:bottom w:val="single" w:sz="4" w:space="0" w:color="auto"/>
              <w:right w:val="single" w:sz="4" w:space="0" w:color="auto"/>
            </w:tcBorders>
          </w:tcPr>
          <w:p w14:paraId="01DC4077" w14:textId="77777777" w:rsidR="00161E4B" w:rsidRPr="00081AF8" w:rsidRDefault="00161E4B"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161E4B" w:rsidRPr="00081AF8" w14:paraId="70FA3FD1"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4D78669E"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1F05AA38"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ins w:id="1875" w:author="admin" w:date="2022-12-12T09:28:00Z">
              <w:r w:rsidRPr="00081AF8">
                <w:rPr>
                  <w:rFonts w:ascii="Times New Roman" w:eastAsia="Calibri" w:hAnsi="Times New Roman" w:cs="Times New Roman"/>
                  <w:sz w:val="28"/>
                  <w:szCs w:val="28"/>
                  <w:lang w:eastAsia="vi-VN"/>
                </w:rPr>
                <w:t>DisplayName</w:t>
              </w:r>
            </w:ins>
          </w:p>
        </w:tc>
        <w:tc>
          <w:tcPr>
            <w:tcW w:w="2716" w:type="dxa"/>
            <w:tcBorders>
              <w:top w:val="single" w:sz="4" w:space="0" w:color="auto"/>
              <w:left w:val="single" w:sz="4" w:space="0" w:color="auto"/>
              <w:bottom w:val="single" w:sz="4" w:space="0" w:color="auto"/>
              <w:right w:val="single" w:sz="4" w:space="0" w:color="auto"/>
            </w:tcBorders>
            <w:vAlign w:val="center"/>
          </w:tcPr>
          <w:p w14:paraId="375FF29F"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Ảnh sản phẩm</w:t>
            </w:r>
          </w:p>
        </w:tc>
        <w:tc>
          <w:tcPr>
            <w:tcW w:w="2504" w:type="dxa"/>
            <w:tcBorders>
              <w:top w:val="single" w:sz="4" w:space="0" w:color="auto"/>
              <w:left w:val="single" w:sz="4" w:space="0" w:color="auto"/>
              <w:bottom w:val="single" w:sz="4" w:space="0" w:color="auto"/>
              <w:right w:val="single" w:sz="4" w:space="0" w:color="auto"/>
            </w:tcBorders>
            <w:vAlign w:val="center"/>
          </w:tcPr>
          <w:p w14:paraId="76EB9427"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w:t>
            </w:r>
            <w:r w:rsidR="005813B5" w:rsidRPr="00081AF8">
              <w:rPr>
                <w:rFonts w:ascii="Times New Roman" w:eastAsia="Times New Roman" w:hAnsi="Times New Roman" w:cs="Times New Roman"/>
                <w:color w:val="000000"/>
                <w:sz w:val="28"/>
                <w:szCs w:val="28"/>
              </w:rPr>
              <w:t>255</w:t>
            </w:r>
            <w:r w:rsidRPr="00081AF8">
              <w:rPr>
                <w:rFonts w:ascii="Times New Roman" w:eastAsia="Times New Roman" w:hAnsi="Times New Roman" w:cs="Times New Roman"/>
                <w:color w:val="000000"/>
                <w:sz w:val="28"/>
                <w:szCs w:val="28"/>
              </w:rPr>
              <w:t>)</w:t>
            </w:r>
          </w:p>
        </w:tc>
        <w:tc>
          <w:tcPr>
            <w:tcW w:w="828" w:type="dxa"/>
            <w:tcBorders>
              <w:top w:val="single" w:sz="4" w:space="0" w:color="auto"/>
              <w:left w:val="single" w:sz="4" w:space="0" w:color="auto"/>
              <w:bottom w:val="single" w:sz="4" w:space="0" w:color="auto"/>
              <w:right w:val="single" w:sz="4" w:space="0" w:color="auto"/>
            </w:tcBorders>
          </w:tcPr>
          <w:p w14:paraId="469F8691" w14:textId="77777777" w:rsidR="00161E4B" w:rsidRPr="00081AF8" w:rsidRDefault="00161E4B"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161E4B" w:rsidRPr="00081AF8" w14:paraId="094BC892"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4B6F1848"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7</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0003569B"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ins w:id="1876" w:author="admin" w:date="2022-12-12T09:28:00Z">
              <w:r w:rsidRPr="00081AF8">
                <w:rPr>
                  <w:rFonts w:ascii="Times New Roman" w:eastAsia="Calibri" w:hAnsi="Times New Roman" w:cs="Times New Roman"/>
                  <w:sz w:val="28"/>
                  <w:szCs w:val="28"/>
                  <w:lang w:eastAsia="vi-VN"/>
                </w:rPr>
                <w:t>Password</w:t>
              </w:r>
            </w:ins>
          </w:p>
        </w:tc>
        <w:tc>
          <w:tcPr>
            <w:tcW w:w="2716" w:type="dxa"/>
            <w:tcBorders>
              <w:top w:val="single" w:sz="4" w:space="0" w:color="auto"/>
              <w:left w:val="single" w:sz="4" w:space="0" w:color="auto"/>
              <w:bottom w:val="single" w:sz="4" w:space="0" w:color="auto"/>
              <w:right w:val="single" w:sz="4" w:space="0" w:color="auto"/>
            </w:tcBorders>
            <w:vAlign w:val="center"/>
          </w:tcPr>
          <w:p w14:paraId="1B1E209F"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Số lượng tồn kho</w:t>
            </w:r>
          </w:p>
        </w:tc>
        <w:tc>
          <w:tcPr>
            <w:tcW w:w="2504" w:type="dxa"/>
            <w:tcBorders>
              <w:top w:val="single" w:sz="4" w:space="0" w:color="auto"/>
              <w:left w:val="single" w:sz="4" w:space="0" w:color="auto"/>
              <w:bottom w:val="single" w:sz="4" w:space="0" w:color="auto"/>
              <w:right w:val="single" w:sz="4" w:space="0" w:color="auto"/>
            </w:tcBorders>
            <w:vAlign w:val="center"/>
          </w:tcPr>
          <w:p w14:paraId="6DD642F6"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tcPr>
          <w:p w14:paraId="4FD3BECE" w14:textId="77777777" w:rsidR="00161E4B" w:rsidRPr="00081AF8" w:rsidRDefault="00161E4B"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161E4B" w:rsidRPr="00081AF8" w14:paraId="01B94BAF"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3B5A3373"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8</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0E749547" w14:textId="77777777" w:rsidR="00161E4B"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ins w:id="1877" w:author="admin" w:date="2022-12-12T09:28:00Z">
              <w:r w:rsidRPr="00081AF8">
                <w:rPr>
                  <w:rFonts w:ascii="Times New Roman" w:eastAsia="Calibri" w:hAnsi="Times New Roman" w:cs="Times New Roman"/>
                  <w:sz w:val="28"/>
                  <w:szCs w:val="28"/>
                  <w:lang w:eastAsia="vi-VN"/>
                </w:rPr>
                <w:t>Password</w:t>
              </w:r>
            </w:ins>
          </w:p>
        </w:tc>
        <w:tc>
          <w:tcPr>
            <w:tcW w:w="2716" w:type="dxa"/>
            <w:tcBorders>
              <w:top w:val="single" w:sz="4" w:space="0" w:color="auto"/>
              <w:left w:val="single" w:sz="4" w:space="0" w:color="auto"/>
              <w:bottom w:val="single" w:sz="4" w:space="0" w:color="auto"/>
              <w:right w:val="single" w:sz="4" w:space="0" w:color="auto"/>
            </w:tcBorders>
            <w:vAlign w:val="center"/>
          </w:tcPr>
          <w:p w14:paraId="298F77BF"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Ngày tạo</w:t>
            </w:r>
          </w:p>
        </w:tc>
        <w:tc>
          <w:tcPr>
            <w:tcW w:w="2504" w:type="dxa"/>
            <w:tcBorders>
              <w:top w:val="single" w:sz="4" w:space="0" w:color="auto"/>
              <w:left w:val="single" w:sz="4" w:space="0" w:color="auto"/>
              <w:bottom w:val="single" w:sz="4" w:space="0" w:color="auto"/>
              <w:right w:val="single" w:sz="4" w:space="0" w:color="auto"/>
            </w:tcBorders>
            <w:vAlign w:val="center"/>
          </w:tcPr>
          <w:p w14:paraId="7FF1A1A4"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deatetime</w:t>
            </w:r>
          </w:p>
        </w:tc>
        <w:tc>
          <w:tcPr>
            <w:tcW w:w="828" w:type="dxa"/>
            <w:tcBorders>
              <w:top w:val="single" w:sz="4" w:space="0" w:color="auto"/>
              <w:left w:val="single" w:sz="4" w:space="0" w:color="auto"/>
              <w:bottom w:val="single" w:sz="4" w:space="0" w:color="auto"/>
              <w:right w:val="single" w:sz="4" w:space="0" w:color="auto"/>
            </w:tcBorders>
          </w:tcPr>
          <w:p w14:paraId="73D306D0" w14:textId="77777777" w:rsidR="00161E4B" w:rsidRPr="00081AF8" w:rsidRDefault="00161E4B"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161E4B" w:rsidRPr="00081AF8" w14:paraId="11F99FC6"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3C991E44"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 Khoá ngoài</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934"/>
              <w:gridCol w:w="2926"/>
              <w:gridCol w:w="3168"/>
            </w:tblGrid>
            <w:tr w:rsidR="00161E4B" w:rsidRPr="00081AF8" w14:paraId="1C5D6082"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592AD831"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lastRenderedPageBreak/>
                    <w:t>Số</w:t>
                  </w:r>
                </w:p>
              </w:tc>
              <w:tc>
                <w:tcPr>
                  <w:tcW w:w="1934" w:type="dxa"/>
                  <w:tcBorders>
                    <w:top w:val="single" w:sz="4" w:space="0" w:color="auto"/>
                    <w:left w:val="single" w:sz="4" w:space="0" w:color="auto"/>
                    <w:bottom w:val="single" w:sz="4" w:space="0" w:color="auto"/>
                    <w:right w:val="single" w:sz="4" w:space="0" w:color="auto"/>
                  </w:tcBorders>
                  <w:vAlign w:val="center"/>
                  <w:hideMark/>
                </w:tcPr>
                <w:p w14:paraId="5BB4B733"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w:t>
                  </w:r>
                </w:p>
              </w:tc>
              <w:tc>
                <w:tcPr>
                  <w:tcW w:w="2926" w:type="dxa"/>
                  <w:tcBorders>
                    <w:top w:val="single" w:sz="4" w:space="0" w:color="auto"/>
                    <w:left w:val="single" w:sz="4" w:space="0" w:color="auto"/>
                    <w:bottom w:val="single" w:sz="4" w:space="0" w:color="auto"/>
                    <w:right w:val="single" w:sz="4" w:space="0" w:color="auto"/>
                  </w:tcBorders>
                  <w:vAlign w:val="center"/>
                  <w:hideMark/>
                </w:tcPr>
                <w:p w14:paraId="3EE512D8"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Cột khoá ngoài</w:t>
                  </w:r>
                </w:p>
              </w:tc>
              <w:tc>
                <w:tcPr>
                  <w:tcW w:w="3168" w:type="dxa"/>
                  <w:tcBorders>
                    <w:top w:val="single" w:sz="4" w:space="0" w:color="auto"/>
                    <w:left w:val="single" w:sz="4" w:space="0" w:color="auto"/>
                    <w:bottom w:val="single" w:sz="4" w:space="0" w:color="auto"/>
                    <w:right w:val="single" w:sz="4" w:space="0" w:color="auto"/>
                  </w:tcBorders>
                  <w:vAlign w:val="center"/>
                  <w:hideMark/>
                </w:tcPr>
                <w:p w14:paraId="7510B0D9" w14:textId="77777777" w:rsidR="00161E4B" w:rsidRPr="00081AF8" w:rsidRDefault="00161E4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Quan hệ với bảng</w:t>
                  </w:r>
                </w:p>
              </w:tc>
            </w:tr>
          </w:tbl>
          <w:p w14:paraId="454C0F74" w14:textId="77777777" w:rsidR="00161E4B" w:rsidRPr="00081AF8" w:rsidRDefault="00161E4B" w:rsidP="00081AF8">
            <w:pPr>
              <w:keepNext/>
              <w:tabs>
                <w:tab w:val="left" w:pos="851"/>
              </w:tabs>
              <w:spacing w:after="0" w:line="360" w:lineRule="auto"/>
              <w:jc w:val="both"/>
              <w:rPr>
                <w:rFonts w:ascii="Times New Roman" w:eastAsia="Times New Roman" w:hAnsi="Times New Roman" w:cs="Times New Roman"/>
                <w:sz w:val="28"/>
                <w:szCs w:val="28"/>
              </w:rPr>
            </w:pPr>
          </w:p>
        </w:tc>
      </w:tr>
    </w:tbl>
    <w:p w14:paraId="30731F1C" w14:textId="77777777" w:rsidR="005813B5" w:rsidRPr="00081AF8" w:rsidRDefault="005813B5" w:rsidP="00081AF8">
      <w:pPr>
        <w:pStyle w:val="Heading3"/>
        <w:spacing w:line="360" w:lineRule="auto"/>
        <w:rPr>
          <w:rFonts w:ascii="Times New Roman" w:eastAsia="Calibri" w:hAnsi="Times New Roman" w:cs="Times New Roman"/>
          <w:b/>
          <w:color w:val="auto"/>
          <w:sz w:val="28"/>
          <w:szCs w:val="28"/>
          <w:lang w:val="vi-VN" w:eastAsia="vi-VN"/>
        </w:rPr>
      </w:pPr>
      <w:bookmarkStart w:id="1878" w:name="_Toc121836039"/>
      <w:ins w:id="1879" w:author="admin" w:date="2022-12-12T09:28:00Z">
        <w:r w:rsidRPr="00081AF8">
          <w:rPr>
            <w:rFonts w:ascii="Times New Roman" w:eastAsia="Calibri" w:hAnsi="Times New Roman" w:cs="Times New Roman"/>
            <w:b/>
            <w:color w:val="auto"/>
            <w:sz w:val="28"/>
            <w:szCs w:val="28"/>
            <w:lang w:eastAsia="vi-VN"/>
          </w:rPr>
          <w:lastRenderedPageBreak/>
          <w:t>3.3.</w:t>
        </w:r>
      </w:ins>
      <w:r w:rsidRPr="00081AF8">
        <w:rPr>
          <w:rFonts w:ascii="Times New Roman" w:eastAsia="Calibri" w:hAnsi="Times New Roman" w:cs="Times New Roman"/>
          <w:b/>
          <w:color w:val="auto"/>
          <w:sz w:val="28"/>
          <w:szCs w:val="28"/>
          <w:lang w:eastAsia="vi-VN"/>
        </w:rPr>
        <w:t>2</w:t>
      </w:r>
      <w:ins w:id="1880" w:author="admin" w:date="2022-12-12T09:28:00Z">
        <w:r w:rsidRPr="00081AF8">
          <w:rPr>
            <w:rFonts w:ascii="Times New Roman" w:eastAsia="Calibri" w:hAnsi="Times New Roman" w:cs="Times New Roman"/>
            <w:b/>
            <w:color w:val="auto"/>
            <w:sz w:val="28"/>
            <w:szCs w:val="28"/>
            <w:lang w:eastAsia="vi-VN"/>
          </w:rPr>
          <w:t xml:space="preserve"> </w:t>
        </w:r>
        <w:r w:rsidRPr="00081AF8">
          <w:rPr>
            <w:rFonts w:ascii="Times New Roman" w:eastAsia="Calibri" w:hAnsi="Times New Roman" w:cs="Times New Roman"/>
            <w:b/>
            <w:color w:val="auto"/>
            <w:sz w:val="28"/>
            <w:szCs w:val="28"/>
            <w:lang w:val="vi-VN" w:eastAsia="vi-VN"/>
          </w:rPr>
          <w:t xml:space="preserve">Bảng </w:t>
        </w:r>
      </w:ins>
      <w:r w:rsidRPr="00081AF8">
        <w:rPr>
          <w:rFonts w:ascii="Times New Roman" w:eastAsia="Calibri" w:hAnsi="Times New Roman" w:cs="Times New Roman"/>
          <w:b/>
          <w:color w:val="auto"/>
          <w:sz w:val="28"/>
          <w:szCs w:val="28"/>
          <w:lang w:eastAsia="vi-VN"/>
        </w:rPr>
        <w:t>Khuyến mại</w:t>
      </w:r>
      <w:ins w:id="1881" w:author="admin" w:date="2022-12-12T09:28:00Z">
        <w:r w:rsidRPr="00081AF8">
          <w:rPr>
            <w:rFonts w:ascii="Times New Roman" w:eastAsia="Calibri" w:hAnsi="Times New Roman" w:cs="Times New Roman"/>
            <w:b/>
            <w:color w:val="auto"/>
            <w:sz w:val="28"/>
            <w:szCs w:val="28"/>
            <w:lang w:val="vi-VN" w:eastAsia="vi-VN"/>
          </w:rPr>
          <w:t xml:space="preserve"> (</w:t>
        </w:r>
        <w:r w:rsidRPr="00081AF8">
          <w:rPr>
            <w:rFonts w:ascii="Times New Roman" w:eastAsia="Calibri" w:hAnsi="Times New Roman" w:cs="Times New Roman"/>
            <w:b/>
            <w:color w:val="auto"/>
            <w:sz w:val="28"/>
            <w:szCs w:val="28"/>
            <w:lang w:eastAsia="vi-VN"/>
          </w:rPr>
          <w:t>Promotion</w:t>
        </w:r>
        <w:r w:rsidRPr="00081AF8">
          <w:rPr>
            <w:rFonts w:ascii="Times New Roman" w:eastAsia="Calibri" w:hAnsi="Times New Roman" w:cs="Times New Roman"/>
            <w:b/>
            <w:color w:val="auto"/>
            <w:sz w:val="28"/>
            <w:szCs w:val="28"/>
            <w:lang w:val="vi-VN" w:eastAsia="vi-VN"/>
          </w:rPr>
          <w:t>)</w:t>
        </w:r>
      </w:ins>
      <w:bookmarkEnd w:id="18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43"/>
        <w:gridCol w:w="1343"/>
        <w:gridCol w:w="2410"/>
        <w:gridCol w:w="2504"/>
        <w:gridCol w:w="828"/>
      </w:tblGrid>
      <w:tr w:rsidR="005813B5" w:rsidRPr="00081AF8" w14:paraId="1E86395F" w14:textId="77777777" w:rsidTr="00E305A5">
        <w:trPr>
          <w:trHeight w:val="567"/>
        </w:trPr>
        <w:tc>
          <w:tcPr>
            <w:tcW w:w="1771" w:type="dxa"/>
            <w:gridSpan w:val="2"/>
            <w:tcBorders>
              <w:top w:val="single" w:sz="4" w:space="0" w:color="auto"/>
              <w:left w:val="single" w:sz="4" w:space="0" w:color="auto"/>
              <w:bottom w:val="single" w:sz="4" w:space="0" w:color="auto"/>
              <w:right w:val="single" w:sz="4" w:space="0" w:color="auto"/>
            </w:tcBorders>
            <w:vAlign w:val="center"/>
            <w:hideMark/>
          </w:tcPr>
          <w:p w14:paraId="4B7D4725"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 Số hiệu: 2</w:t>
            </w:r>
          </w:p>
        </w:tc>
        <w:tc>
          <w:tcPr>
            <w:tcW w:w="3753" w:type="dxa"/>
            <w:gridSpan w:val="2"/>
            <w:tcBorders>
              <w:top w:val="single" w:sz="4" w:space="0" w:color="auto"/>
              <w:left w:val="single" w:sz="4" w:space="0" w:color="auto"/>
              <w:bottom w:val="single" w:sz="4" w:space="0" w:color="auto"/>
              <w:right w:val="single" w:sz="4" w:space="0" w:color="auto"/>
            </w:tcBorders>
            <w:vAlign w:val="center"/>
            <w:hideMark/>
          </w:tcPr>
          <w:p w14:paraId="201F2558"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 Tên bảng: Promotion</w:t>
            </w:r>
          </w:p>
        </w:tc>
        <w:tc>
          <w:tcPr>
            <w:tcW w:w="3332" w:type="dxa"/>
            <w:gridSpan w:val="2"/>
            <w:tcBorders>
              <w:top w:val="single" w:sz="4" w:space="0" w:color="auto"/>
              <w:left w:val="single" w:sz="4" w:space="0" w:color="auto"/>
              <w:bottom w:val="single" w:sz="4" w:space="0" w:color="auto"/>
              <w:right w:val="single" w:sz="4" w:space="0" w:color="auto"/>
            </w:tcBorders>
            <w:vAlign w:val="center"/>
            <w:hideMark/>
          </w:tcPr>
          <w:p w14:paraId="65E85EB5"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 xml:space="preserve">3. Bí danh: </w:t>
            </w:r>
          </w:p>
        </w:tc>
      </w:tr>
      <w:tr w:rsidR="005813B5" w:rsidRPr="00081AF8" w14:paraId="0B7CDD9C"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1E53AF68"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 Mô tả: lưu trữ thông tin khuyến mại</w:t>
            </w:r>
          </w:p>
        </w:tc>
      </w:tr>
      <w:tr w:rsidR="005813B5" w:rsidRPr="00081AF8" w14:paraId="69ABA8B9"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504E5F52"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 Mô tả chi tiết các cột</w:t>
            </w:r>
          </w:p>
        </w:tc>
      </w:tr>
      <w:tr w:rsidR="005813B5" w:rsidRPr="00081AF8" w14:paraId="4C2F7292" w14:textId="77777777" w:rsidTr="005813B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974BC89"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286" w:type="dxa"/>
            <w:gridSpan w:val="2"/>
            <w:tcBorders>
              <w:top w:val="single" w:sz="4" w:space="0" w:color="auto"/>
              <w:left w:val="single" w:sz="4" w:space="0" w:color="auto"/>
              <w:bottom w:val="single" w:sz="4" w:space="0" w:color="auto"/>
              <w:right w:val="single" w:sz="4" w:space="0" w:color="auto"/>
            </w:tcBorders>
            <w:vAlign w:val="center"/>
            <w:hideMark/>
          </w:tcPr>
          <w:p w14:paraId="0E71D33A"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 cột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FC10A7F"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Mô tả</w:t>
            </w:r>
          </w:p>
        </w:tc>
        <w:tc>
          <w:tcPr>
            <w:tcW w:w="2504" w:type="dxa"/>
            <w:tcBorders>
              <w:top w:val="single" w:sz="4" w:space="0" w:color="auto"/>
              <w:left w:val="single" w:sz="4" w:space="0" w:color="auto"/>
              <w:bottom w:val="single" w:sz="4" w:space="0" w:color="auto"/>
              <w:right w:val="single" w:sz="4" w:space="0" w:color="auto"/>
            </w:tcBorders>
            <w:vAlign w:val="center"/>
            <w:hideMark/>
          </w:tcPr>
          <w:p w14:paraId="6BBC8D57"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Kiểu dữ liệu</w:t>
            </w:r>
          </w:p>
        </w:tc>
        <w:tc>
          <w:tcPr>
            <w:tcW w:w="828" w:type="dxa"/>
            <w:tcBorders>
              <w:top w:val="single" w:sz="4" w:space="0" w:color="auto"/>
              <w:left w:val="single" w:sz="4" w:space="0" w:color="auto"/>
              <w:bottom w:val="single" w:sz="4" w:space="0" w:color="auto"/>
              <w:right w:val="single" w:sz="4" w:space="0" w:color="auto"/>
            </w:tcBorders>
            <w:vAlign w:val="center"/>
            <w:hideMark/>
          </w:tcPr>
          <w:p w14:paraId="3B872F54"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N</w:t>
            </w:r>
          </w:p>
        </w:tc>
      </w:tr>
      <w:tr w:rsidR="005813B5" w:rsidRPr="00081AF8" w14:paraId="474FA989" w14:textId="77777777" w:rsidTr="005813B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534B28B3"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286" w:type="dxa"/>
            <w:gridSpan w:val="2"/>
            <w:tcBorders>
              <w:top w:val="single" w:sz="4" w:space="0" w:color="auto"/>
              <w:left w:val="single" w:sz="4" w:space="0" w:color="auto"/>
              <w:bottom w:val="single" w:sz="4" w:space="0" w:color="auto"/>
              <w:right w:val="single" w:sz="4" w:space="0" w:color="auto"/>
            </w:tcBorders>
            <w:vAlign w:val="center"/>
            <w:hideMark/>
          </w:tcPr>
          <w:p w14:paraId="056536D2"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bCs/>
                <w:sz w:val="28"/>
                <w:szCs w:val="28"/>
              </w:rPr>
            </w:pPr>
            <w:ins w:id="1882" w:author="admin" w:date="2022-12-12T09:28:00Z">
              <w:r w:rsidRPr="00081AF8">
                <w:rPr>
                  <w:rFonts w:ascii="Times New Roman" w:eastAsia="Calibri" w:hAnsi="Times New Roman" w:cs="Times New Roman"/>
                  <w:sz w:val="28"/>
                  <w:szCs w:val="28"/>
                  <w:lang w:eastAsia="vi-VN"/>
                </w:rPr>
                <w:t>PromotionID</w:t>
              </w:r>
            </w:ins>
          </w:p>
        </w:tc>
        <w:tc>
          <w:tcPr>
            <w:tcW w:w="2410" w:type="dxa"/>
            <w:tcBorders>
              <w:top w:val="single" w:sz="4" w:space="0" w:color="auto"/>
              <w:left w:val="single" w:sz="4" w:space="0" w:color="auto"/>
              <w:bottom w:val="single" w:sz="4" w:space="0" w:color="auto"/>
              <w:right w:val="single" w:sz="4" w:space="0" w:color="auto"/>
            </w:tcBorders>
            <w:vAlign w:val="center"/>
            <w:hideMark/>
          </w:tcPr>
          <w:p w14:paraId="16F4B6F6"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khuyến mại</w:t>
            </w:r>
          </w:p>
        </w:tc>
        <w:tc>
          <w:tcPr>
            <w:tcW w:w="2504" w:type="dxa"/>
            <w:tcBorders>
              <w:top w:val="single" w:sz="4" w:space="0" w:color="auto"/>
              <w:left w:val="single" w:sz="4" w:space="0" w:color="auto"/>
              <w:bottom w:val="single" w:sz="4" w:space="0" w:color="auto"/>
              <w:right w:val="single" w:sz="4" w:space="0" w:color="auto"/>
            </w:tcBorders>
            <w:vAlign w:val="center"/>
            <w:hideMark/>
          </w:tcPr>
          <w:p w14:paraId="451BB656"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532ED935" w14:textId="77777777" w:rsidR="005813B5" w:rsidRPr="00081AF8" w:rsidRDefault="005813B5" w:rsidP="00081AF8">
            <w:pPr>
              <w:tabs>
                <w:tab w:val="left" w:pos="851"/>
              </w:tabs>
              <w:spacing w:after="0" w:line="360" w:lineRule="auto"/>
              <w:ind w:left="360"/>
              <w:jc w:val="both"/>
              <w:rPr>
                <w:rFonts w:ascii="Times New Roman" w:eastAsia="Times New Roman" w:hAnsi="Times New Roman" w:cs="Times New Roman"/>
                <w:sz w:val="28"/>
                <w:szCs w:val="28"/>
              </w:rPr>
            </w:pPr>
          </w:p>
        </w:tc>
      </w:tr>
      <w:tr w:rsidR="005813B5" w:rsidRPr="00081AF8" w14:paraId="355BBE0D" w14:textId="77777777" w:rsidTr="005813B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5627BA18"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286" w:type="dxa"/>
            <w:gridSpan w:val="2"/>
            <w:tcBorders>
              <w:top w:val="single" w:sz="4" w:space="0" w:color="auto"/>
              <w:left w:val="single" w:sz="4" w:space="0" w:color="auto"/>
              <w:bottom w:val="single" w:sz="4" w:space="0" w:color="auto"/>
              <w:right w:val="single" w:sz="4" w:space="0" w:color="auto"/>
            </w:tcBorders>
            <w:vAlign w:val="center"/>
            <w:hideMark/>
          </w:tcPr>
          <w:p w14:paraId="4D1B15F1"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bCs/>
                <w:sz w:val="28"/>
                <w:szCs w:val="28"/>
              </w:rPr>
            </w:pPr>
            <w:ins w:id="1883" w:author="admin" w:date="2022-12-12T09:28:00Z">
              <w:r w:rsidRPr="00081AF8">
                <w:rPr>
                  <w:rFonts w:ascii="Times New Roman" w:eastAsia="Calibri" w:hAnsi="Times New Roman" w:cs="Times New Roman"/>
                  <w:sz w:val="28"/>
                  <w:szCs w:val="28"/>
                  <w:lang w:eastAsia="vi-VN"/>
                </w:rPr>
                <w:t>PromotionName</w:t>
              </w:r>
            </w:ins>
          </w:p>
        </w:tc>
        <w:tc>
          <w:tcPr>
            <w:tcW w:w="2410" w:type="dxa"/>
            <w:tcBorders>
              <w:top w:val="single" w:sz="4" w:space="0" w:color="auto"/>
              <w:left w:val="single" w:sz="4" w:space="0" w:color="auto"/>
              <w:bottom w:val="single" w:sz="4" w:space="0" w:color="auto"/>
              <w:right w:val="single" w:sz="4" w:space="0" w:color="auto"/>
            </w:tcBorders>
            <w:vAlign w:val="center"/>
            <w:hideMark/>
          </w:tcPr>
          <w:p w14:paraId="2325959F"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Tên khuyến mại</w:t>
            </w:r>
          </w:p>
        </w:tc>
        <w:tc>
          <w:tcPr>
            <w:tcW w:w="2504" w:type="dxa"/>
            <w:tcBorders>
              <w:top w:val="single" w:sz="4" w:space="0" w:color="auto"/>
              <w:left w:val="single" w:sz="4" w:space="0" w:color="auto"/>
              <w:bottom w:val="single" w:sz="4" w:space="0" w:color="auto"/>
              <w:right w:val="single" w:sz="4" w:space="0" w:color="auto"/>
            </w:tcBorders>
            <w:vAlign w:val="center"/>
            <w:hideMark/>
          </w:tcPr>
          <w:p w14:paraId="73E9AAC8"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nvarchar(255)</w:t>
            </w:r>
          </w:p>
        </w:tc>
        <w:tc>
          <w:tcPr>
            <w:tcW w:w="828" w:type="dxa"/>
            <w:tcBorders>
              <w:top w:val="single" w:sz="4" w:space="0" w:color="auto"/>
              <w:left w:val="single" w:sz="4" w:space="0" w:color="auto"/>
              <w:bottom w:val="single" w:sz="4" w:space="0" w:color="auto"/>
              <w:right w:val="single" w:sz="4" w:space="0" w:color="auto"/>
            </w:tcBorders>
            <w:vAlign w:val="center"/>
            <w:hideMark/>
          </w:tcPr>
          <w:p w14:paraId="6649B96F" w14:textId="77777777" w:rsidR="005813B5" w:rsidRPr="00081AF8" w:rsidRDefault="005813B5"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5813B5" w:rsidRPr="00081AF8" w14:paraId="167C8FEB" w14:textId="77777777" w:rsidTr="005813B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1B96D3B0"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w:t>
            </w:r>
          </w:p>
        </w:tc>
        <w:tc>
          <w:tcPr>
            <w:tcW w:w="2286" w:type="dxa"/>
            <w:gridSpan w:val="2"/>
            <w:tcBorders>
              <w:top w:val="single" w:sz="4" w:space="0" w:color="auto"/>
              <w:left w:val="single" w:sz="4" w:space="0" w:color="auto"/>
              <w:bottom w:val="single" w:sz="4" w:space="0" w:color="auto"/>
              <w:right w:val="single" w:sz="4" w:space="0" w:color="auto"/>
            </w:tcBorders>
            <w:vAlign w:val="center"/>
            <w:hideMark/>
          </w:tcPr>
          <w:p w14:paraId="0443CE0C"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ins w:id="1884" w:author="admin" w:date="2022-12-12T09:28:00Z">
              <w:r w:rsidRPr="00081AF8">
                <w:rPr>
                  <w:rFonts w:ascii="Times New Roman" w:eastAsia="Calibri" w:hAnsi="Times New Roman" w:cs="Times New Roman"/>
                  <w:sz w:val="28"/>
                  <w:szCs w:val="28"/>
                  <w:lang w:eastAsia="vi-VN"/>
                </w:rPr>
                <w:t>PromotionType</w:t>
              </w:r>
            </w:ins>
          </w:p>
        </w:tc>
        <w:tc>
          <w:tcPr>
            <w:tcW w:w="2410" w:type="dxa"/>
            <w:tcBorders>
              <w:top w:val="single" w:sz="4" w:space="0" w:color="auto"/>
              <w:left w:val="single" w:sz="4" w:space="0" w:color="auto"/>
              <w:bottom w:val="single" w:sz="4" w:space="0" w:color="auto"/>
              <w:right w:val="single" w:sz="4" w:space="0" w:color="auto"/>
            </w:tcBorders>
            <w:vAlign w:val="center"/>
            <w:hideMark/>
          </w:tcPr>
          <w:p w14:paraId="3844644C"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Kiểu khuyến mại</w:t>
            </w:r>
          </w:p>
        </w:tc>
        <w:tc>
          <w:tcPr>
            <w:tcW w:w="2504" w:type="dxa"/>
            <w:tcBorders>
              <w:top w:val="single" w:sz="4" w:space="0" w:color="auto"/>
              <w:left w:val="single" w:sz="4" w:space="0" w:color="auto"/>
              <w:bottom w:val="single" w:sz="4" w:space="0" w:color="auto"/>
              <w:right w:val="single" w:sz="4" w:space="0" w:color="auto"/>
            </w:tcBorders>
            <w:vAlign w:val="center"/>
            <w:hideMark/>
          </w:tcPr>
          <w:p w14:paraId="32C88B75"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nvarchar(255)</w:t>
            </w:r>
          </w:p>
        </w:tc>
        <w:tc>
          <w:tcPr>
            <w:tcW w:w="828" w:type="dxa"/>
            <w:tcBorders>
              <w:top w:val="single" w:sz="4" w:space="0" w:color="auto"/>
              <w:left w:val="single" w:sz="4" w:space="0" w:color="auto"/>
              <w:bottom w:val="single" w:sz="4" w:space="0" w:color="auto"/>
              <w:right w:val="single" w:sz="4" w:space="0" w:color="auto"/>
            </w:tcBorders>
            <w:hideMark/>
          </w:tcPr>
          <w:p w14:paraId="529AC4CB" w14:textId="77777777" w:rsidR="005813B5" w:rsidRPr="00081AF8" w:rsidRDefault="005813B5"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5813B5" w:rsidRPr="00081AF8" w14:paraId="79DA75EB" w14:textId="77777777" w:rsidTr="005813B5">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43A9DAA0"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w:t>
            </w:r>
          </w:p>
        </w:tc>
        <w:tc>
          <w:tcPr>
            <w:tcW w:w="2286" w:type="dxa"/>
            <w:gridSpan w:val="2"/>
            <w:tcBorders>
              <w:top w:val="single" w:sz="4" w:space="0" w:color="auto"/>
              <w:left w:val="single" w:sz="4" w:space="0" w:color="auto"/>
              <w:bottom w:val="single" w:sz="4" w:space="0" w:color="auto"/>
              <w:right w:val="single" w:sz="4" w:space="0" w:color="auto"/>
            </w:tcBorders>
            <w:vAlign w:val="center"/>
          </w:tcPr>
          <w:p w14:paraId="66350510"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ins w:id="1885" w:author="admin" w:date="2022-12-12T09:28:00Z">
              <w:r w:rsidRPr="00081AF8">
                <w:rPr>
                  <w:rFonts w:ascii="Times New Roman" w:eastAsia="Calibri" w:hAnsi="Times New Roman" w:cs="Times New Roman"/>
                  <w:sz w:val="28"/>
                  <w:szCs w:val="28"/>
                  <w:lang w:eastAsia="vi-VN"/>
                </w:rPr>
                <w:t>PromotionValue</w:t>
              </w:r>
            </w:ins>
          </w:p>
        </w:tc>
        <w:tc>
          <w:tcPr>
            <w:tcW w:w="2410" w:type="dxa"/>
            <w:tcBorders>
              <w:top w:val="single" w:sz="4" w:space="0" w:color="auto"/>
              <w:left w:val="single" w:sz="4" w:space="0" w:color="auto"/>
              <w:bottom w:val="single" w:sz="4" w:space="0" w:color="auto"/>
              <w:right w:val="single" w:sz="4" w:space="0" w:color="auto"/>
            </w:tcBorders>
            <w:vAlign w:val="center"/>
          </w:tcPr>
          <w:p w14:paraId="1B1027F5"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Giá trị khuyến mại</w:t>
            </w:r>
          </w:p>
        </w:tc>
        <w:tc>
          <w:tcPr>
            <w:tcW w:w="2504" w:type="dxa"/>
            <w:tcBorders>
              <w:top w:val="single" w:sz="4" w:space="0" w:color="auto"/>
              <w:left w:val="single" w:sz="4" w:space="0" w:color="auto"/>
              <w:bottom w:val="single" w:sz="4" w:space="0" w:color="auto"/>
              <w:right w:val="single" w:sz="4" w:space="0" w:color="auto"/>
            </w:tcBorders>
            <w:vAlign w:val="center"/>
          </w:tcPr>
          <w:p w14:paraId="55D9A01E"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ntext</w:t>
            </w:r>
          </w:p>
        </w:tc>
        <w:tc>
          <w:tcPr>
            <w:tcW w:w="828" w:type="dxa"/>
            <w:tcBorders>
              <w:top w:val="single" w:sz="4" w:space="0" w:color="auto"/>
              <w:left w:val="single" w:sz="4" w:space="0" w:color="auto"/>
              <w:bottom w:val="single" w:sz="4" w:space="0" w:color="auto"/>
              <w:right w:val="single" w:sz="4" w:space="0" w:color="auto"/>
            </w:tcBorders>
          </w:tcPr>
          <w:p w14:paraId="18E08EFE" w14:textId="77777777" w:rsidR="005813B5" w:rsidRPr="00081AF8" w:rsidRDefault="005813B5"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5813B5" w:rsidRPr="00081AF8" w14:paraId="6F8DB4CF" w14:textId="77777777" w:rsidTr="005813B5">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4CEABBCB"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w:t>
            </w:r>
          </w:p>
        </w:tc>
        <w:tc>
          <w:tcPr>
            <w:tcW w:w="2286" w:type="dxa"/>
            <w:gridSpan w:val="2"/>
            <w:tcBorders>
              <w:top w:val="single" w:sz="4" w:space="0" w:color="auto"/>
              <w:left w:val="single" w:sz="4" w:space="0" w:color="auto"/>
              <w:bottom w:val="single" w:sz="4" w:space="0" w:color="auto"/>
              <w:right w:val="single" w:sz="4" w:space="0" w:color="auto"/>
            </w:tcBorders>
            <w:vAlign w:val="center"/>
          </w:tcPr>
          <w:p w14:paraId="64334BA9"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ins w:id="1886" w:author="admin" w:date="2022-12-12T09:28:00Z">
              <w:r w:rsidRPr="00081AF8">
                <w:rPr>
                  <w:rFonts w:ascii="Times New Roman" w:eastAsia="Calibri" w:hAnsi="Times New Roman" w:cs="Times New Roman"/>
                  <w:sz w:val="28"/>
                  <w:szCs w:val="28"/>
                  <w:lang w:eastAsia="vi-VN"/>
                </w:rPr>
                <w:t>StartDate</w:t>
              </w:r>
            </w:ins>
          </w:p>
        </w:tc>
        <w:tc>
          <w:tcPr>
            <w:tcW w:w="2410" w:type="dxa"/>
            <w:tcBorders>
              <w:top w:val="single" w:sz="4" w:space="0" w:color="auto"/>
              <w:left w:val="single" w:sz="4" w:space="0" w:color="auto"/>
              <w:bottom w:val="single" w:sz="4" w:space="0" w:color="auto"/>
              <w:right w:val="single" w:sz="4" w:space="0" w:color="auto"/>
            </w:tcBorders>
            <w:vAlign w:val="center"/>
          </w:tcPr>
          <w:p w14:paraId="1EEA8856"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Ngày bắt đầu</w:t>
            </w:r>
          </w:p>
        </w:tc>
        <w:tc>
          <w:tcPr>
            <w:tcW w:w="2504" w:type="dxa"/>
            <w:tcBorders>
              <w:top w:val="single" w:sz="4" w:space="0" w:color="auto"/>
              <w:left w:val="single" w:sz="4" w:space="0" w:color="auto"/>
              <w:bottom w:val="single" w:sz="4" w:space="0" w:color="auto"/>
              <w:right w:val="single" w:sz="4" w:space="0" w:color="auto"/>
            </w:tcBorders>
            <w:vAlign w:val="center"/>
          </w:tcPr>
          <w:p w14:paraId="267CFAF9"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ntext</w:t>
            </w:r>
          </w:p>
        </w:tc>
        <w:tc>
          <w:tcPr>
            <w:tcW w:w="828" w:type="dxa"/>
            <w:tcBorders>
              <w:top w:val="single" w:sz="4" w:space="0" w:color="auto"/>
              <w:left w:val="single" w:sz="4" w:space="0" w:color="auto"/>
              <w:bottom w:val="single" w:sz="4" w:space="0" w:color="auto"/>
              <w:right w:val="single" w:sz="4" w:space="0" w:color="auto"/>
            </w:tcBorders>
          </w:tcPr>
          <w:p w14:paraId="23B4F0FC" w14:textId="77777777" w:rsidR="005813B5" w:rsidRPr="00081AF8" w:rsidRDefault="005813B5"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5813B5" w:rsidRPr="00081AF8" w14:paraId="1736B6A5" w14:textId="77777777" w:rsidTr="005813B5">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2A5E4B0F"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w:t>
            </w:r>
          </w:p>
        </w:tc>
        <w:tc>
          <w:tcPr>
            <w:tcW w:w="2286" w:type="dxa"/>
            <w:gridSpan w:val="2"/>
            <w:tcBorders>
              <w:top w:val="single" w:sz="4" w:space="0" w:color="auto"/>
              <w:left w:val="single" w:sz="4" w:space="0" w:color="auto"/>
              <w:bottom w:val="single" w:sz="4" w:space="0" w:color="auto"/>
              <w:right w:val="single" w:sz="4" w:space="0" w:color="auto"/>
            </w:tcBorders>
            <w:vAlign w:val="center"/>
          </w:tcPr>
          <w:p w14:paraId="7E723A9D"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ins w:id="1887" w:author="admin" w:date="2022-12-12T09:28:00Z">
              <w:r w:rsidRPr="00081AF8">
                <w:rPr>
                  <w:rFonts w:ascii="Times New Roman" w:eastAsia="Calibri" w:hAnsi="Times New Roman" w:cs="Times New Roman"/>
                  <w:sz w:val="28"/>
                  <w:szCs w:val="28"/>
                  <w:lang w:eastAsia="vi-VN"/>
                </w:rPr>
                <w:t>EndDate</w:t>
              </w:r>
            </w:ins>
          </w:p>
        </w:tc>
        <w:tc>
          <w:tcPr>
            <w:tcW w:w="2410" w:type="dxa"/>
            <w:tcBorders>
              <w:top w:val="single" w:sz="4" w:space="0" w:color="auto"/>
              <w:left w:val="single" w:sz="4" w:space="0" w:color="auto"/>
              <w:bottom w:val="single" w:sz="4" w:space="0" w:color="auto"/>
              <w:right w:val="single" w:sz="4" w:space="0" w:color="auto"/>
            </w:tcBorders>
            <w:vAlign w:val="center"/>
          </w:tcPr>
          <w:p w14:paraId="7F3F93C4"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Ngày kết thúc</w:t>
            </w:r>
          </w:p>
        </w:tc>
        <w:tc>
          <w:tcPr>
            <w:tcW w:w="2504" w:type="dxa"/>
            <w:tcBorders>
              <w:top w:val="single" w:sz="4" w:space="0" w:color="auto"/>
              <w:left w:val="single" w:sz="4" w:space="0" w:color="auto"/>
              <w:bottom w:val="single" w:sz="4" w:space="0" w:color="auto"/>
              <w:right w:val="single" w:sz="4" w:space="0" w:color="auto"/>
            </w:tcBorders>
            <w:vAlign w:val="center"/>
          </w:tcPr>
          <w:p w14:paraId="4514B46C"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Varchar(255)</w:t>
            </w:r>
          </w:p>
        </w:tc>
        <w:tc>
          <w:tcPr>
            <w:tcW w:w="828" w:type="dxa"/>
            <w:tcBorders>
              <w:top w:val="single" w:sz="4" w:space="0" w:color="auto"/>
              <w:left w:val="single" w:sz="4" w:space="0" w:color="auto"/>
              <w:bottom w:val="single" w:sz="4" w:space="0" w:color="auto"/>
              <w:right w:val="single" w:sz="4" w:space="0" w:color="auto"/>
            </w:tcBorders>
          </w:tcPr>
          <w:p w14:paraId="465A7491" w14:textId="77777777" w:rsidR="005813B5" w:rsidRPr="00081AF8" w:rsidRDefault="005813B5"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5813B5" w:rsidRPr="00081AF8" w14:paraId="7DE2E610"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290994DC"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 Khoá ngoài</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934"/>
              <w:gridCol w:w="2926"/>
              <w:gridCol w:w="3168"/>
            </w:tblGrid>
            <w:tr w:rsidR="005813B5" w:rsidRPr="00081AF8" w14:paraId="5BECD309"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6FA0893F"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1934" w:type="dxa"/>
                  <w:tcBorders>
                    <w:top w:val="single" w:sz="4" w:space="0" w:color="auto"/>
                    <w:left w:val="single" w:sz="4" w:space="0" w:color="auto"/>
                    <w:bottom w:val="single" w:sz="4" w:space="0" w:color="auto"/>
                    <w:right w:val="single" w:sz="4" w:space="0" w:color="auto"/>
                  </w:tcBorders>
                  <w:vAlign w:val="center"/>
                  <w:hideMark/>
                </w:tcPr>
                <w:p w14:paraId="7CBE211B"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w:t>
                  </w:r>
                </w:p>
              </w:tc>
              <w:tc>
                <w:tcPr>
                  <w:tcW w:w="2926" w:type="dxa"/>
                  <w:tcBorders>
                    <w:top w:val="single" w:sz="4" w:space="0" w:color="auto"/>
                    <w:left w:val="single" w:sz="4" w:space="0" w:color="auto"/>
                    <w:bottom w:val="single" w:sz="4" w:space="0" w:color="auto"/>
                    <w:right w:val="single" w:sz="4" w:space="0" w:color="auto"/>
                  </w:tcBorders>
                  <w:vAlign w:val="center"/>
                  <w:hideMark/>
                </w:tcPr>
                <w:p w14:paraId="25090651"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Cột khoá ngoài</w:t>
                  </w:r>
                </w:p>
              </w:tc>
              <w:tc>
                <w:tcPr>
                  <w:tcW w:w="3168" w:type="dxa"/>
                  <w:tcBorders>
                    <w:top w:val="single" w:sz="4" w:space="0" w:color="auto"/>
                    <w:left w:val="single" w:sz="4" w:space="0" w:color="auto"/>
                    <w:bottom w:val="single" w:sz="4" w:space="0" w:color="auto"/>
                    <w:right w:val="single" w:sz="4" w:space="0" w:color="auto"/>
                  </w:tcBorders>
                  <w:vAlign w:val="center"/>
                  <w:hideMark/>
                </w:tcPr>
                <w:p w14:paraId="66440E7E" w14:textId="77777777" w:rsidR="005813B5" w:rsidRPr="00081AF8" w:rsidRDefault="005813B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Quan hệ với bảng</w:t>
                  </w:r>
                </w:p>
              </w:tc>
            </w:tr>
          </w:tbl>
          <w:p w14:paraId="2768E340" w14:textId="77777777" w:rsidR="005813B5" w:rsidRPr="00081AF8" w:rsidRDefault="005813B5" w:rsidP="00081AF8">
            <w:pPr>
              <w:keepNext/>
              <w:tabs>
                <w:tab w:val="left" w:pos="851"/>
              </w:tabs>
              <w:spacing w:after="0" w:line="360" w:lineRule="auto"/>
              <w:jc w:val="both"/>
              <w:rPr>
                <w:rFonts w:ascii="Times New Roman" w:eastAsia="Times New Roman" w:hAnsi="Times New Roman" w:cs="Times New Roman"/>
                <w:sz w:val="28"/>
                <w:szCs w:val="28"/>
              </w:rPr>
            </w:pPr>
          </w:p>
        </w:tc>
      </w:tr>
    </w:tbl>
    <w:p w14:paraId="04A0EF86" w14:textId="77777777" w:rsidR="00D40B91" w:rsidRPr="00081AF8" w:rsidRDefault="00D40B91" w:rsidP="00081AF8">
      <w:pPr>
        <w:pStyle w:val="ListParagraph"/>
        <w:spacing w:line="360" w:lineRule="auto"/>
        <w:ind w:left="450"/>
        <w:jc w:val="both"/>
        <w:rPr>
          <w:rFonts w:ascii="Times New Roman" w:hAnsi="Times New Roman" w:cs="Times New Roman"/>
          <w:sz w:val="28"/>
          <w:szCs w:val="28"/>
        </w:rPr>
      </w:pPr>
    </w:p>
    <w:p w14:paraId="4DF9BE77" w14:textId="77777777" w:rsidR="00D55F98" w:rsidRDefault="00D55F98" w:rsidP="00081AF8">
      <w:pPr>
        <w:pStyle w:val="Heading3"/>
        <w:spacing w:line="360" w:lineRule="auto"/>
        <w:rPr>
          <w:rFonts w:ascii="Times New Roman" w:eastAsia="Calibri" w:hAnsi="Times New Roman" w:cs="Times New Roman"/>
          <w:b/>
          <w:color w:val="auto"/>
          <w:sz w:val="28"/>
          <w:szCs w:val="28"/>
          <w:lang w:eastAsia="vi-VN"/>
        </w:rPr>
      </w:pPr>
      <w:bookmarkStart w:id="1888" w:name="_Toc121836040"/>
    </w:p>
    <w:p w14:paraId="55B80AAA" w14:textId="15E599AE" w:rsidR="00D55F98" w:rsidRDefault="00D55F98" w:rsidP="00081AF8">
      <w:pPr>
        <w:pStyle w:val="Heading3"/>
        <w:spacing w:line="360" w:lineRule="auto"/>
        <w:rPr>
          <w:rFonts w:ascii="Times New Roman" w:eastAsia="Calibri" w:hAnsi="Times New Roman" w:cs="Times New Roman"/>
          <w:b/>
          <w:color w:val="auto"/>
          <w:sz w:val="28"/>
          <w:szCs w:val="28"/>
          <w:lang w:eastAsia="vi-VN"/>
        </w:rPr>
      </w:pPr>
    </w:p>
    <w:p w14:paraId="24455B77" w14:textId="4A180832" w:rsidR="00D55F98" w:rsidRDefault="00D55F98" w:rsidP="00D55F98">
      <w:pPr>
        <w:rPr>
          <w:lang w:eastAsia="vi-VN"/>
        </w:rPr>
      </w:pPr>
    </w:p>
    <w:p w14:paraId="16FF54D6" w14:textId="77777777" w:rsidR="00D55F98" w:rsidRPr="00D55F98" w:rsidRDefault="00D55F98" w:rsidP="00D55F98">
      <w:pPr>
        <w:rPr>
          <w:lang w:eastAsia="vi-VN"/>
        </w:rPr>
      </w:pPr>
    </w:p>
    <w:p w14:paraId="2D1196F6" w14:textId="6B4874DC" w:rsidR="0009762B" w:rsidRPr="00081AF8" w:rsidRDefault="0009762B" w:rsidP="00081AF8">
      <w:pPr>
        <w:pStyle w:val="Heading3"/>
        <w:spacing w:line="360" w:lineRule="auto"/>
        <w:rPr>
          <w:rFonts w:ascii="Times New Roman" w:eastAsia="Calibri" w:hAnsi="Times New Roman" w:cs="Times New Roman"/>
          <w:b/>
          <w:color w:val="auto"/>
          <w:sz w:val="28"/>
          <w:szCs w:val="28"/>
          <w:lang w:val="vi-VN" w:eastAsia="vi-VN"/>
        </w:rPr>
      </w:pPr>
      <w:ins w:id="1889" w:author="admin" w:date="2022-12-12T09:28:00Z">
        <w:r w:rsidRPr="00081AF8">
          <w:rPr>
            <w:rFonts w:ascii="Times New Roman" w:eastAsia="Calibri" w:hAnsi="Times New Roman" w:cs="Times New Roman"/>
            <w:b/>
            <w:color w:val="auto"/>
            <w:sz w:val="28"/>
            <w:szCs w:val="28"/>
            <w:lang w:eastAsia="vi-VN"/>
          </w:rPr>
          <w:t>3.3.</w:t>
        </w:r>
      </w:ins>
      <w:r w:rsidRPr="00081AF8">
        <w:rPr>
          <w:rFonts w:ascii="Times New Roman" w:eastAsia="Calibri" w:hAnsi="Times New Roman" w:cs="Times New Roman"/>
          <w:b/>
          <w:color w:val="auto"/>
          <w:sz w:val="28"/>
          <w:szCs w:val="28"/>
          <w:lang w:eastAsia="vi-VN"/>
        </w:rPr>
        <w:t>3</w:t>
      </w:r>
      <w:ins w:id="1890" w:author="admin" w:date="2022-12-12T09:28:00Z">
        <w:r w:rsidRPr="00081AF8">
          <w:rPr>
            <w:rFonts w:ascii="Times New Roman" w:eastAsia="Calibri" w:hAnsi="Times New Roman" w:cs="Times New Roman"/>
            <w:b/>
            <w:color w:val="auto"/>
            <w:sz w:val="28"/>
            <w:szCs w:val="28"/>
            <w:lang w:eastAsia="vi-VN"/>
          </w:rPr>
          <w:t xml:space="preserve"> </w:t>
        </w:r>
        <w:r w:rsidRPr="00081AF8">
          <w:rPr>
            <w:rFonts w:ascii="Times New Roman" w:eastAsia="Calibri" w:hAnsi="Times New Roman" w:cs="Times New Roman"/>
            <w:b/>
            <w:color w:val="auto"/>
            <w:sz w:val="28"/>
            <w:szCs w:val="28"/>
            <w:lang w:val="vi-VN" w:eastAsia="vi-VN"/>
          </w:rPr>
          <w:t xml:space="preserve">Bảng </w:t>
        </w:r>
        <w:r w:rsidRPr="00081AF8">
          <w:rPr>
            <w:rFonts w:ascii="Times New Roman" w:eastAsia="Calibri" w:hAnsi="Times New Roman" w:cs="Times New Roman"/>
            <w:b/>
            <w:color w:val="auto"/>
            <w:sz w:val="28"/>
            <w:szCs w:val="28"/>
            <w:lang w:eastAsia="vi-VN"/>
          </w:rPr>
          <w:t xml:space="preserve">Hãng sản xuất </w:t>
        </w:r>
        <w:r w:rsidRPr="00081AF8">
          <w:rPr>
            <w:rFonts w:ascii="Times New Roman" w:eastAsia="Calibri" w:hAnsi="Times New Roman" w:cs="Times New Roman"/>
            <w:b/>
            <w:color w:val="auto"/>
            <w:sz w:val="28"/>
            <w:szCs w:val="28"/>
            <w:lang w:val="vi-VN" w:eastAsia="vi-VN"/>
          </w:rPr>
          <w:t>(</w:t>
        </w:r>
        <w:r w:rsidRPr="00081AF8">
          <w:rPr>
            <w:rFonts w:ascii="Times New Roman" w:eastAsia="Calibri" w:hAnsi="Times New Roman" w:cs="Times New Roman"/>
            <w:b/>
            <w:color w:val="auto"/>
            <w:sz w:val="28"/>
            <w:szCs w:val="28"/>
            <w:lang w:eastAsia="vi-VN"/>
          </w:rPr>
          <w:t>Manufacturer</w:t>
        </w:r>
        <w:r w:rsidRPr="00081AF8">
          <w:rPr>
            <w:rFonts w:ascii="Times New Roman" w:eastAsia="Calibri" w:hAnsi="Times New Roman" w:cs="Times New Roman"/>
            <w:b/>
            <w:color w:val="auto"/>
            <w:sz w:val="28"/>
            <w:szCs w:val="28"/>
            <w:lang w:val="vi-VN" w:eastAsia="vi-VN"/>
          </w:rPr>
          <w:t>)</w:t>
        </w:r>
      </w:ins>
      <w:bookmarkEnd w:id="18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43"/>
        <w:gridCol w:w="1485"/>
        <w:gridCol w:w="2268"/>
        <w:gridCol w:w="2504"/>
        <w:gridCol w:w="828"/>
      </w:tblGrid>
      <w:tr w:rsidR="0009762B" w:rsidRPr="00081AF8" w14:paraId="46F1F5B1" w14:textId="77777777" w:rsidTr="00E305A5">
        <w:trPr>
          <w:trHeight w:val="567"/>
        </w:trPr>
        <w:tc>
          <w:tcPr>
            <w:tcW w:w="1771" w:type="dxa"/>
            <w:gridSpan w:val="2"/>
            <w:tcBorders>
              <w:top w:val="single" w:sz="4" w:space="0" w:color="auto"/>
              <w:left w:val="single" w:sz="4" w:space="0" w:color="auto"/>
              <w:bottom w:val="single" w:sz="4" w:space="0" w:color="auto"/>
              <w:right w:val="single" w:sz="4" w:space="0" w:color="auto"/>
            </w:tcBorders>
            <w:vAlign w:val="center"/>
            <w:hideMark/>
          </w:tcPr>
          <w:p w14:paraId="16D92673"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 Số hiệu: 3</w:t>
            </w:r>
          </w:p>
        </w:tc>
        <w:tc>
          <w:tcPr>
            <w:tcW w:w="3753" w:type="dxa"/>
            <w:gridSpan w:val="2"/>
            <w:tcBorders>
              <w:top w:val="single" w:sz="4" w:space="0" w:color="auto"/>
              <w:left w:val="single" w:sz="4" w:space="0" w:color="auto"/>
              <w:bottom w:val="single" w:sz="4" w:space="0" w:color="auto"/>
              <w:right w:val="single" w:sz="4" w:space="0" w:color="auto"/>
            </w:tcBorders>
            <w:vAlign w:val="center"/>
            <w:hideMark/>
          </w:tcPr>
          <w:p w14:paraId="23A4BD68"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 Tên bảng: Manufacturer</w:t>
            </w:r>
          </w:p>
        </w:tc>
        <w:tc>
          <w:tcPr>
            <w:tcW w:w="3332" w:type="dxa"/>
            <w:gridSpan w:val="2"/>
            <w:tcBorders>
              <w:top w:val="single" w:sz="4" w:space="0" w:color="auto"/>
              <w:left w:val="single" w:sz="4" w:space="0" w:color="auto"/>
              <w:bottom w:val="single" w:sz="4" w:space="0" w:color="auto"/>
              <w:right w:val="single" w:sz="4" w:space="0" w:color="auto"/>
            </w:tcBorders>
            <w:vAlign w:val="center"/>
            <w:hideMark/>
          </w:tcPr>
          <w:p w14:paraId="0202F808"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 xml:space="preserve">3. Bí danh: </w:t>
            </w:r>
          </w:p>
        </w:tc>
      </w:tr>
      <w:tr w:rsidR="0009762B" w:rsidRPr="00081AF8" w14:paraId="6FD9BD81"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4B6B5647"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 Mô tả: lưu trữ thông tin hãng sản xuất</w:t>
            </w:r>
          </w:p>
        </w:tc>
      </w:tr>
      <w:tr w:rsidR="0009762B" w:rsidRPr="00081AF8" w14:paraId="540DD069"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0F47E44B"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 Mô tả chi tiết các cột</w:t>
            </w:r>
          </w:p>
        </w:tc>
      </w:tr>
      <w:tr w:rsidR="0009762B" w:rsidRPr="00081AF8" w14:paraId="31C3A669"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31012AB5"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428" w:type="dxa"/>
            <w:gridSpan w:val="2"/>
            <w:tcBorders>
              <w:top w:val="single" w:sz="4" w:space="0" w:color="auto"/>
              <w:left w:val="single" w:sz="4" w:space="0" w:color="auto"/>
              <w:bottom w:val="single" w:sz="4" w:space="0" w:color="auto"/>
              <w:right w:val="single" w:sz="4" w:space="0" w:color="auto"/>
            </w:tcBorders>
            <w:vAlign w:val="center"/>
            <w:hideMark/>
          </w:tcPr>
          <w:p w14:paraId="14D01E13"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 cột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F1E7AD9"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Mô tả</w:t>
            </w:r>
          </w:p>
        </w:tc>
        <w:tc>
          <w:tcPr>
            <w:tcW w:w="2504" w:type="dxa"/>
            <w:tcBorders>
              <w:top w:val="single" w:sz="4" w:space="0" w:color="auto"/>
              <w:left w:val="single" w:sz="4" w:space="0" w:color="auto"/>
              <w:bottom w:val="single" w:sz="4" w:space="0" w:color="auto"/>
              <w:right w:val="single" w:sz="4" w:space="0" w:color="auto"/>
            </w:tcBorders>
            <w:vAlign w:val="center"/>
            <w:hideMark/>
          </w:tcPr>
          <w:p w14:paraId="1F5B964C"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Kiểu dữ liệu</w:t>
            </w:r>
          </w:p>
        </w:tc>
        <w:tc>
          <w:tcPr>
            <w:tcW w:w="828" w:type="dxa"/>
            <w:tcBorders>
              <w:top w:val="single" w:sz="4" w:space="0" w:color="auto"/>
              <w:left w:val="single" w:sz="4" w:space="0" w:color="auto"/>
              <w:bottom w:val="single" w:sz="4" w:space="0" w:color="auto"/>
              <w:right w:val="single" w:sz="4" w:space="0" w:color="auto"/>
            </w:tcBorders>
            <w:vAlign w:val="center"/>
            <w:hideMark/>
          </w:tcPr>
          <w:p w14:paraId="17A1B5AF"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N</w:t>
            </w:r>
          </w:p>
        </w:tc>
      </w:tr>
      <w:tr w:rsidR="0009762B" w:rsidRPr="00081AF8" w14:paraId="43D8E7A2"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39D3C796"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428" w:type="dxa"/>
            <w:gridSpan w:val="2"/>
            <w:tcBorders>
              <w:top w:val="single" w:sz="4" w:space="0" w:color="auto"/>
              <w:left w:val="single" w:sz="4" w:space="0" w:color="auto"/>
              <w:bottom w:val="single" w:sz="4" w:space="0" w:color="auto"/>
              <w:right w:val="single" w:sz="4" w:space="0" w:color="auto"/>
            </w:tcBorders>
            <w:vAlign w:val="center"/>
            <w:hideMark/>
          </w:tcPr>
          <w:p w14:paraId="0C9C9D3D"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bCs/>
                <w:sz w:val="28"/>
                <w:szCs w:val="28"/>
              </w:rPr>
            </w:pPr>
            <w:ins w:id="1891" w:author="admin" w:date="2022-12-12T09:28:00Z">
              <w:r w:rsidRPr="00081AF8">
                <w:rPr>
                  <w:rFonts w:ascii="Times New Roman" w:eastAsia="Calibri" w:hAnsi="Times New Roman" w:cs="Times New Roman"/>
                  <w:sz w:val="28"/>
                  <w:szCs w:val="28"/>
                  <w:lang w:eastAsia="vi-VN"/>
                </w:rPr>
                <w:t>ManufacturerID</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6F48D52B"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hãng sản xuất</w:t>
            </w:r>
          </w:p>
        </w:tc>
        <w:tc>
          <w:tcPr>
            <w:tcW w:w="2504" w:type="dxa"/>
            <w:tcBorders>
              <w:top w:val="single" w:sz="4" w:space="0" w:color="auto"/>
              <w:left w:val="single" w:sz="4" w:space="0" w:color="auto"/>
              <w:bottom w:val="single" w:sz="4" w:space="0" w:color="auto"/>
              <w:right w:val="single" w:sz="4" w:space="0" w:color="auto"/>
            </w:tcBorders>
            <w:vAlign w:val="center"/>
            <w:hideMark/>
          </w:tcPr>
          <w:p w14:paraId="5826D2AC"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646CFAA8" w14:textId="77777777" w:rsidR="0009762B" w:rsidRPr="00081AF8" w:rsidRDefault="0009762B" w:rsidP="00081AF8">
            <w:pPr>
              <w:tabs>
                <w:tab w:val="left" w:pos="851"/>
              </w:tabs>
              <w:spacing w:after="0" w:line="360" w:lineRule="auto"/>
              <w:ind w:left="360"/>
              <w:jc w:val="both"/>
              <w:rPr>
                <w:rFonts w:ascii="Times New Roman" w:eastAsia="Times New Roman" w:hAnsi="Times New Roman" w:cs="Times New Roman"/>
                <w:sz w:val="28"/>
                <w:szCs w:val="28"/>
              </w:rPr>
            </w:pPr>
          </w:p>
        </w:tc>
      </w:tr>
      <w:tr w:rsidR="0009762B" w:rsidRPr="00081AF8" w14:paraId="19A0E4DC"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33AFB34"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lastRenderedPageBreak/>
              <w:t>2</w:t>
            </w:r>
          </w:p>
        </w:tc>
        <w:tc>
          <w:tcPr>
            <w:tcW w:w="2428" w:type="dxa"/>
            <w:gridSpan w:val="2"/>
            <w:tcBorders>
              <w:top w:val="single" w:sz="4" w:space="0" w:color="auto"/>
              <w:left w:val="single" w:sz="4" w:space="0" w:color="auto"/>
              <w:bottom w:val="single" w:sz="4" w:space="0" w:color="auto"/>
              <w:right w:val="single" w:sz="4" w:space="0" w:color="auto"/>
            </w:tcBorders>
            <w:vAlign w:val="center"/>
            <w:hideMark/>
          </w:tcPr>
          <w:p w14:paraId="38C3F36D"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bCs/>
                <w:sz w:val="28"/>
                <w:szCs w:val="28"/>
              </w:rPr>
            </w:pPr>
            <w:ins w:id="1892" w:author="admin" w:date="2022-12-12T09:28:00Z">
              <w:r w:rsidRPr="00081AF8">
                <w:rPr>
                  <w:rFonts w:ascii="Times New Roman" w:eastAsia="Calibri" w:hAnsi="Times New Roman" w:cs="Times New Roman"/>
                  <w:sz w:val="28"/>
                  <w:szCs w:val="28"/>
                  <w:lang w:eastAsia="vi-VN"/>
                </w:rPr>
                <w:t>ManufacturerName</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505E680D"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Tên hãng sản xuất</w:t>
            </w:r>
          </w:p>
        </w:tc>
        <w:tc>
          <w:tcPr>
            <w:tcW w:w="2504" w:type="dxa"/>
            <w:tcBorders>
              <w:top w:val="single" w:sz="4" w:space="0" w:color="auto"/>
              <w:left w:val="single" w:sz="4" w:space="0" w:color="auto"/>
              <w:bottom w:val="single" w:sz="4" w:space="0" w:color="auto"/>
              <w:right w:val="single" w:sz="4" w:space="0" w:color="auto"/>
            </w:tcBorders>
            <w:vAlign w:val="center"/>
            <w:hideMark/>
          </w:tcPr>
          <w:p w14:paraId="50CA9130"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nvarchar(255)</w:t>
            </w:r>
          </w:p>
        </w:tc>
        <w:tc>
          <w:tcPr>
            <w:tcW w:w="828" w:type="dxa"/>
            <w:tcBorders>
              <w:top w:val="single" w:sz="4" w:space="0" w:color="auto"/>
              <w:left w:val="single" w:sz="4" w:space="0" w:color="auto"/>
              <w:bottom w:val="single" w:sz="4" w:space="0" w:color="auto"/>
              <w:right w:val="single" w:sz="4" w:space="0" w:color="auto"/>
            </w:tcBorders>
            <w:vAlign w:val="center"/>
            <w:hideMark/>
          </w:tcPr>
          <w:p w14:paraId="0630CFCF" w14:textId="77777777" w:rsidR="0009762B" w:rsidRPr="00081AF8" w:rsidRDefault="0009762B"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78874E28"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4C78894A"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w:t>
            </w:r>
          </w:p>
        </w:tc>
        <w:tc>
          <w:tcPr>
            <w:tcW w:w="2428" w:type="dxa"/>
            <w:gridSpan w:val="2"/>
            <w:tcBorders>
              <w:top w:val="single" w:sz="4" w:space="0" w:color="auto"/>
              <w:left w:val="single" w:sz="4" w:space="0" w:color="auto"/>
              <w:bottom w:val="single" w:sz="4" w:space="0" w:color="auto"/>
              <w:right w:val="single" w:sz="4" w:space="0" w:color="auto"/>
            </w:tcBorders>
            <w:vAlign w:val="center"/>
            <w:hideMark/>
          </w:tcPr>
          <w:p w14:paraId="4737ACA8"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ins w:id="1893" w:author="admin" w:date="2022-12-12T09:28:00Z">
              <w:r w:rsidRPr="00081AF8">
                <w:rPr>
                  <w:rFonts w:ascii="Times New Roman" w:eastAsia="Calibri" w:hAnsi="Times New Roman" w:cs="Times New Roman"/>
                  <w:sz w:val="28"/>
                  <w:szCs w:val="28"/>
                  <w:lang w:eastAsia="vi-VN"/>
                </w:rPr>
                <w:t>Description</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3DE77B87"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Mô tả</w:t>
            </w:r>
          </w:p>
        </w:tc>
        <w:tc>
          <w:tcPr>
            <w:tcW w:w="2504" w:type="dxa"/>
            <w:tcBorders>
              <w:top w:val="single" w:sz="4" w:space="0" w:color="auto"/>
              <w:left w:val="single" w:sz="4" w:space="0" w:color="auto"/>
              <w:bottom w:val="single" w:sz="4" w:space="0" w:color="auto"/>
              <w:right w:val="single" w:sz="4" w:space="0" w:color="auto"/>
            </w:tcBorders>
            <w:vAlign w:val="center"/>
            <w:hideMark/>
          </w:tcPr>
          <w:p w14:paraId="747AC35B"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nvarchar(255)</w:t>
            </w:r>
          </w:p>
        </w:tc>
        <w:tc>
          <w:tcPr>
            <w:tcW w:w="828" w:type="dxa"/>
            <w:tcBorders>
              <w:top w:val="single" w:sz="4" w:space="0" w:color="auto"/>
              <w:left w:val="single" w:sz="4" w:space="0" w:color="auto"/>
              <w:bottom w:val="single" w:sz="4" w:space="0" w:color="auto"/>
              <w:right w:val="single" w:sz="4" w:space="0" w:color="auto"/>
            </w:tcBorders>
            <w:hideMark/>
          </w:tcPr>
          <w:p w14:paraId="24A567AE" w14:textId="77777777" w:rsidR="0009762B" w:rsidRPr="00081AF8" w:rsidRDefault="0009762B" w:rsidP="00081AF8">
            <w:pPr>
              <w:tabs>
                <w:tab w:val="left" w:pos="851"/>
              </w:tabs>
              <w:spacing w:after="0" w:line="360" w:lineRule="auto"/>
              <w:ind w:left="360"/>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524339DF"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79CE4D76"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 Khoá ngoài</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934"/>
              <w:gridCol w:w="2926"/>
              <w:gridCol w:w="3168"/>
            </w:tblGrid>
            <w:tr w:rsidR="0009762B" w:rsidRPr="00081AF8" w14:paraId="0B7785F6"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A7EAEA9"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1934" w:type="dxa"/>
                  <w:tcBorders>
                    <w:top w:val="single" w:sz="4" w:space="0" w:color="auto"/>
                    <w:left w:val="single" w:sz="4" w:space="0" w:color="auto"/>
                    <w:bottom w:val="single" w:sz="4" w:space="0" w:color="auto"/>
                    <w:right w:val="single" w:sz="4" w:space="0" w:color="auto"/>
                  </w:tcBorders>
                  <w:vAlign w:val="center"/>
                  <w:hideMark/>
                </w:tcPr>
                <w:p w14:paraId="68FF80E7"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w:t>
                  </w:r>
                </w:p>
              </w:tc>
              <w:tc>
                <w:tcPr>
                  <w:tcW w:w="2926" w:type="dxa"/>
                  <w:tcBorders>
                    <w:top w:val="single" w:sz="4" w:space="0" w:color="auto"/>
                    <w:left w:val="single" w:sz="4" w:space="0" w:color="auto"/>
                    <w:bottom w:val="single" w:sz="4" w:space="0" w:color="auto"/>
                    <w:right w:val="single" w:sz="4" w:space="0" w:color="auto"/>
                  </w:tcBorders>
                  <w:vAlign w:val="center"/>
                  <w:hideMark/>
                </w:tcPr>
                <w:p w14:paraId="2D011355"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Cột khoá ngoài</w:t>
                  </w:r>
                </w:p>
              </w:tc>
              <w:tc>
                <w:tcPr>
                  <w:tcW w:w="3168" w:type="dxa"/>
                  <w:tcBorders>
                    <w:top w:val="single" w:sz="4" w:space="0" w:color="auto"/>
                    <w:left w:val="single" w:sz="4" w:space="0" w:color="auto"/>
                    <w:bottom w:val="single" w:sz="4" w:space="0" w:color="auto"/>
                    <w:right w:val="single" w:sz="4" w:space="0" w:color="auto"/>
                  </w:tcBorders>
                  <w:vAlign w:val="center"/>
                  <w:hideMark/>
                </w:tcPr>
                <w:p w14:paraId="1D4F6F8F"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Quan hệ với bảng</w:t>
                  </w:r>
                </w:p>
              </w:tc>
            </w:tr>
          </w:tbl>
          <w:p w14:paraId="035AED03" w14:textId="77777777" w:rsidR="0009762B" w:rsidRPr="00081AF8" w:rsidRDefault="0009762B" w:rsidP="00081AF8">
            <w:pPr>
              <w:keepNext/>
              <w:tabs>
                <w:tab w:val="left" w:pos="851"/>
              </w:tabs>
              <w:spacing w:after="0" w:line="360" w:lineRule="auto"/>
              <w:jc w:val="both"/>
              <w:rPr>
                <w:rFonts w:ascii="Times New Roman" w:eastAsia="Times New Roman" w:hAnsi="Times New Roman" w:cs="Times New Roman"/>
                <w:sz w:val="28"/>
                <w:szCs w:val="28"/>
              </w:rPr>
            </w:pPr>
          </w:p>
        </w:tc>
      </w:tr>
    </w:tbl>
    <w:p w14:paraId="780FF92C" w14:textId="77777777" w:rsidR="0009762B" w:rsidRPr="00081AF8" w:rsidRDefault="0009762B" w:rsidP="00081AF8">
      <w:pPr>
        <w:pStyle w:val="ListParagraph"/>
        <w:spacing w:line="360" w:lineRule="auto"/>
        <w:ind w:left="450"/>
        <w:jc w:val="both"/>
        <w:rPr>
          <w:rFonts w:ascii="Times New Roman" w:hAnsi="Times New Roman" w:cs="Times New Roman"/>
          <w:sz w:val="28"/>
          <w:szCs w:val="28"/>
        </w:rPr>
      </w:pPr>
    </w:p>
    <w:p w14:paraId="17D71309" w14:textId="77777777" w:rsidR="0009762B" w:rsidRPr="00081AF8" w:rsidRDefault="0009762B" w:rsidP="00081AF8">
      <w:pPr>
        <w:pStyle w:val="Heading3"/>
        <w:spacing w:line="360" w:lineRule="auto"/>
        <w:rPr>
          <w:rFonts w:ascii="Times New Roman" w:eastAsia="Calibri" w:hAnsi="Times New Roman" w:cs="Times New Roman"/>
          <w:b/>
          <w:color w:val="auto"/>
          <w:sz w:val="28"/>
          <w:szCs w:val="28"/>
          <w:lang w:val="vi-VN" w:eastAsia="vi-VN"/>
        </w:rPr>
      </w:pPr>
      <w:bookmarkStart w:id="1894" w:name="_Toc121836041"/>
      <w:ins w:id="1895" w:author="admin" w:date="2022-12-12T09:28:00Z">
        <w:r w:rsidRPr="00081AF8">
          <w:rPr>
            <w:rFonts w:ascii="Times New Roman" w:eastAsia="Calibri" w:hAnsi="Times New Roman" w:cs="Times New Roman"/>
            <w:b/>
            <w:color w:val="auto"/>
            <w:sz w:val="28"/>
            <w:szCs w:val="28"/>
            <w:lang w:eastAsia="vi-VN"/>
          </w:rPr>
          <w:t>3.3.</w:t>
        </w:r>
      </w:ins>
      <w:r w:rsidRPr="00081AF8">
        <w:rPr>
          <w:rFonts w:ascii="Times New Roman" w:eastAsia="Calibri" w:hAnsi="Times New Roman" w:cs="Times New Roman"/>
          <w:b/>
          <w:color w:val="auto"/>
          <w:sz w:val="28"/>
          <w:szCs w:val="28"/>
          <w:lang w:eastAsia="vi-VN"/>
        </w:rPr>
        <w:t>4</w:t>
      </w:r>
      <w:ins w:id="1896" w:author="admin" w:date="2022-12-12T09:28:00Z">
        <w:r w:rsidRPr="00081AF8">
          <w:rPr>
            <w:rFonts w:ascii="Times New Roman" w:eastAsia="Calibri" w:hAnsi="Times New Roman" w:cs="Times New Roman"/>
            <w:b/>
            <w:color w:val="auto"/>
            <w:sz w:val="28"/>
            <w:szCs w:val="28"/>
            <w:lang w:eastAsia="vi-VN"/>
          </w:rPr>
          <w:t xml:space="preserve"> </w:t>
        </w:r>
        <w:r w:rsidRPr="00081AF8">
          <w:rPr>
            <w:rFonts w:ascii="Times New Roman" w:eastAsia="Calibri" w:hAnsi="Times New Roman" w:cs="Times New Roman"/>
            <w:b/>
            <w:color w:val="auto"/>
            <w:sz w:val="28"/>
            <w:szCs w:val="28"/>
            <w:lang w:val="vi-VN" w:eastAsia="vi-VN"/>
          </w:rPr>
          <w:t xml:space="preserve">Bảng </w:t>
        </w:r>
      </w:ins>
      <w:r w:rsidRPr="00081AF8">
        <w:rPr>
          <w:rFonts w:ascii="Times New Roman" w:eastAsia="Calibri" w:hAnsi="Times New Roman" w:cs="Times New Roman"/>
          <w:b/>
          <w:color w:val="auto"/>
          <w:sz w:val="28"/>
          <w:szCs w:val="28"/>
          <w:lang w:eastAsia="vi-VN"/>
        </w:rPr>
        <w:t>Sản phẩm</w:t>
      </w:r>
      <w:ins w:id="1897" w:author="admin" w:date="2022-12-12T09:28:00Z">
        <w:r w:rsidRPr="00081AF8">
          <w:rPr>
            <w:rFonts w:ascii="Times New Roman" w:eastAsia="Calibri" w:hAnsi="Times New Roman" w:cs="Times New Roman"/>
            <w:b/>
            <w:color w:val="auto"/>
            <w:sz w:val="28"/>
            <w:szCs w:val="28"/>
            <w:lang w:eastAsia="vi-VN"/>
          </w:rPr>
          <w:t xml:space="preserve"> </w:t>
        </w:r>
        <w:r w:rsidRPr="00081AF8">
          <w:rPr>
            <w:rFonts w:ascii="Times New Roman" w:eastAsia="Calibri" w:hAnsi="Times New Roman" w:cs="Times New Roman"/>
            <w:b/>
            <w:color w:val="auto"/>
            <w:sz w:val="28"/>
            <w:szCs w:val="28"/>
            <w:lang w:val="vi-VN" w:eastAsia="vi-VN"/>
          </w:rPr>
          <w:t>(</w:t>
        </w:r>
        <w:r w:rsidRPr="00081AF8">
          <w:rPr>
            <w:rFonts w:ascii="Times New Roman" w:eastAsia="Calibri" w:hAnsi="Times New Roman" w:cs="Times New Roman"/>
            <w:b/>
            <w:color w:val="auto"/>
            <w:sz w:val="28"/>
            <w:szCs w:val="28"/>
            <w:lang w:eastAsia="vi-VN"/>
          </w:rPr>
          <w:t>Product</w:t>
        </w:r>
        <w:r w:rsidRPr="00081AF8">
          <w:rPr>
            <w:rFonts w:ascii="Times New Roman" w:eastAsia="Calibri" w:hAnsi="Times New Roman" w:cs="Times New Roman"/>
            <w:b/>
            <w:color w:val="auto"/>
            <w:sz w:val="28"/>
            <w:szCs w:val="28"/>
            <w:lang w:val="vi-VN" w:eastAsia="vi-VN"/>
          </w:rPr>
          <w:t>)</w:t>
        </w:r>
      </w:ins>
      <w:bookmarkEnd w:id="1894"/>
    </w:p>
    <w:p w14:paraId="3101F219" w14:textId="77777777" w:rsidR="0009762B" w:rsidRPr="00081AF8" w:rsidRDefault="0009762B" w:rsidP="00081AF8">
      <w:pPr>
        <w:pStyle w:val="ListParagraph"/>
        <w:spacing w:line="360" w:lineRule="auto"/>
        <w:ind w:left="450"/>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43"/>
        <w:gridCol w:w="1626"/>
        <w:gridCol w:w="2127"/>
        <w:gridCol w:w="2504"/>
        <w:gridCol w:w="828"/>
      </w:tblGrid>
      <w:tr w:rsidR="0009762B" w:rsidRPr="00081AF8" w14:paraId="198BA484" w14:textId="77777777" w:rsidTr="00E305A5">
        <w:trPr>
          <w:trHeight w:val="567"/>
        </w:trPr>
        <w:tc>
          <w:tcPr>
            <w:tcW w:w="1771" w:type="dxa"/>
            <w:gridSpan w:val="2"/>
            <w:tcBorders>
              <w:top w:val="single" w:sz="4" w:space="0" w:color="auto"/>
              <w:left w:val="single" w:sz="4" w:space="0" w:color="auto"/>
              <w:bottom w:val="single" w:sz="4" w:space="0" w:color="auto"/>
              <w:right w:val="single" w:sz="4" w:space="0" w:color="auto"/>
            </w:tcBorders>
            <w:vAlign w:val="center"/>
            <w:hideMark/>
          </w:tcPr>
          <w:p w14:paraId="32B17AE8"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 Số hiệu: 4</w:t>
            </w:r>
          </w:p>
        </w:tc>
        <w:tc>
          <w:tcPr>
            <w:tcW w:w="3753" w:type="dxa"/>
            <w:gridSpan w:val="2"/>
            <w:tcBorders>
              <w:top w:val="single" w:sz="4" w:space="0" w:color="auto"/>
              <w:left w:val="single" w:sz="4" w:space="0" w:color="auto"/>
              <w:bottom w:val="single" w:sz="4" w:space="0" w:color="auto"/>
              <w:right w:val="single" w:sz="4" w:space="0" w:color="auto"/>
            </w:tcBorders>
            <w:vAlign w:val="center"/>
            <w:hideMark/>
          </w:tcPr>
          <w:p w14:paraId="5DC4D73E"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 Tên bảng:Product</w:t>
            </w:r>
          </w:p>
        </w:tc>
        <w:tc>
          <w:tcPr>
            <w:tcW w:w="3332" w:type="dxa"/>
            <w:gridSpan w:val="2"/>
            <w:tcBorders>
              <w:top w:val="single" w:sz="4" w:space="0" w:color="auto"/>
              <w:left w:val="single" w:sz="4" w:space="0" w:color="auto"/>
              <w:bottom w:val="single" w:sz="4" w:space="0" w:color="auto"/>
              <w:right w:val="single" w:sz="4" w:space="0" w:color="auto"/>
            </w:tcBorders>
            <w:vAlign w:val="center"/>
            <w:hideMark/>
          </w:tcPr>
          <w:p w14:paraId="638251DE"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 Bí danh:</w:t>
            </w:r>
          </w:p>
        </w:tc>
      </w:tr>
      <w:tr w:rsidR="0009762B" w:rsidRPr="00081AF8" w14:paraId="4D818280"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1D3320E4"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 Mô tả: Lưu trữ thông tin sản phẩm</w:t>
            </w:r>
          </w:p>
        </w:tc>
      </w:tr>
      <w:tr w:rsidR="0009762B" w:rsidRPr="00081AF8" w14:paraId="2C5977FF"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7C7840C3"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 Mô tả chi tiết các cột</w:t>
            </w:r>
          </w:p>
        </w:tc>
      </w:tr>
      <w:tr w:rsidR="0009762B" w:rsidRPr="00081AF8" w14:paraId="66E38B10"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F5D2E8D"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34CFCAEA"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 cột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2A837DE"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Mô tả</w:t>
            </w:r>
          </w:p>
        </w:tc>
        <w:tc>
          <w:tcPr>
            <w:tcW w:w="2504" w:type="dxa"/>
            <w:tcBorders>
              <w:top w:val="single" w:sz="4" w:space="0" w:color="auto"/>
              <w:left w:val="single" w:sz="4" w:space="0" w:color="auto"/>
              <w:bottom w:val="single" w:sz="4" w:space="0" w:color="auto"/>
              <w:right w:val="single" w:sz="4" w:space="0" w:color="auto"/>
            </w:tcBorders>
            <w:vAlign w:val="center"/>
            <w:hideMark/>
          </w:tcPr>
          <w:p w14:paraId="2A7416B7"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Kiểu dữ liệu</w:t>
            </w:r>
          </w:p>
        </w:tc>
        <w:tc>
          <w:tcPr>
            <w:tcW w:w="828" w:type="dxa"/>
            <w:tcBorders>
              <w:top w:val="single" w:sz="4" w:space="0" w:color="auto"/>
              <w:left w:val="single" w:sz="4" w:space="0" w:color="auto"/>
              <w:bottom w:val="single" w:sz="4" w:space="0" w:color="auto"/>
              <w:right w:val="single" w:sz="4" w:space="0" w:color="auto"/>
            </w:tcBorders>
            <w:vAlign w:val="center"/>
            <w:hideMark/>
          </w:tcPr>
          <w:p w14:paraId="429846DE"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N</w:t>
            </w:r>
          </w:p>
        </w:tc>
      </w:tr>
      <w:tr w:rsidR="0009762B" w:rsidRPr="00081AF8" w14:paraId="10980D85"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425ACB8A"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303F4819"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bCs/>
                <w:sz w:val="28"/>
                <w:szCs w:val="28"/>
              </w:rPr>
            </w:pPr>
            <w:ins w:id="1898" w:author="admin" w:date="2022-12-12T09:28:00Z">
              <w:r w:rsidRPr="00081AF8">
                <w:rPr>
                  <w:rFonts w:ascii="Times New Roman" w:eastAsia="Calibri" w:hAnsi="Times New Roman" w:cs="Times New Roman"/>
                  <w:sz w:val="28"/>
                  <w:szCs w:val="28"/>
                  <w:lang w:eastAsia="vi-VN"/>
                </w:rPr>
                <w:t>ProductID</w:t>
              </w:r>
            </w:ins>
          </w:p>
        </w:tc>
        <w:tc>
          <w:tcPr>
            <w:tcW w:w="2127" w:type="dxa"/>
            <w:tcBorders>
              <w:top w:val="single" w:sz="4" w:space="0" w:color="auto"/>
              <w:left w:val="single" w:sz="4" w:space="0" w:color="auto"/>
              <w:bottom w:val="single" w:sz="4" w:space="0" w:color="auto"/>
              <w:right w:val="single" w:sz="4" w:space="0" w:color="auto"/>
            </w:tcBorders>
            <w:vAlign w:val="center"/>
            <w:hideMark/>
          </w:tcPr>
          <w:p w14:paraId="06BDAE31"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sản phẩm</w:t>
            </w:r>
          </w:p>
        </w:tc>
        <w:tc>
          <w:tcPr>
            <w:tcW w:w="2504" w:type="dxa"/>
            <w:tcBorders>
              <w:top w:val="single" w:sz="4" w:space="0" w:color="auto"/>
              <w:left w:val="single" w:sz="4" w:space="0" w:color="auto"/>
              <w:bottom w:val="single" w:sz="4" w:space="0" w:color="auto"/>
              <w:right w:val="single" w:sz="4" w:space="0" w:color="auto"/>
            </w:tcBorders>
            <w:vAlign w:val="center"/>
            <w:hideMark/>
          </w:tcPr>
          <w:p w14:paraId="35D04FBD"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w:t>
            </w:r>
            <w:r w:rsidR="0009762B" w:rsidRPr="00081AF8">
              <w:rPr>
                <w:rFonts w:ascii="Times New Roman" w:eastAsia="Times New Roman" w:hAnsi="Times New Roman" w:cs="Times New Roman"/>
                <w:color w:val="000000"/>
                <w:sz w:val="28"/>
                <w:szCs w:val="28"/>
              </w:rPr>
              <w:t>nt</w:t>
            </w:r>
          </w:p>
        </w:tc>
        <w:tc>
          <w:tcPr>
            <w:tcW w:w="828" w:type="dxa"/>
            <w:tcBorders>
              <w:top w:val="single" w:sz="4" w:space="0" w:color="auto"/>
              <w:left w:val="single" w:sz="4" w:space="0" w:color="auto"/>
              <w:bottom w:val="single" w:sz="4" w:space="0" w:color="auto"/>
              <w:right w:val="single" w:sz="4" w:space="0" w:color="auto"/>
            </w:tcBorders>
            <w:vAlign w:val="center"/>
          </w:tcPr>
          <w:p w14:paraId="138FD982"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p>
        </w:tc>
      </w:tr>
      <w:tr w:rsidR="0009762B" w:rsidRPr="00081AF8" w14:paraId="25CFF90F"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344B711F"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4D3F88E1"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bCs/>
                <w:sz w:val="28"/>
                <w:szCs w:val="28"/>
              </w:rPr>
            </w:pPr>
            <w:ins w:id="1899" w:author="admin" w:date="2022-12-12T09:28:00Z">
              <w:r w:rsidRPr="00081AF8">
                <w:rPr>
                  <w:rFonts w:ascii="Times New Roman" w:eastAsia="Calibri" w:hAnsi="Times New Roman" w:cs="Times New Roman"/>
                  <w:sz w:val="28"/>
                  <w:szCs w:val="28"/>
                  <w:lang w:eastAsia="vi-VN"/>
                </w:rPr>
                <w:t>ProductName</w:t>
              </w:r>
            </w:ins>
          </w:p>
        </w:tc>
        <w:tc>
          <w:tcPr>
            <w:tcW w:w="2127" w:type="dxa"/>
            <w:tcBorders>
              <w:top w:val="single" w:sz="4" w:space="0" w:color="auto"/>
              <w:left w:val="single" w:sz="4" w:space="0" w:color="auto"/>
              <w:bottom w:val="single" w:sz="4" w:space="0" w:color="auto"/>
              <w:right w:val="single" w:sz="4" w:space="0" w:color="auto"/>
            </w:tcBorders>
            <w:vAlign w:val="center"/>
            <w:hideMark/>
          </w:tcPr>
          <w:p w14:paraId="1972F8AE"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Tên sản phẩm</w:t>
            </w:r>
          </w:p>
        </w:tc>
        <w:tc>
          <w:tcPr>
            <w:tcW w:w="2504" w:type="dxa"/>
            <w:tcBorders>
              <w:top w:val="single" w:sz="4" w:space="0" w:color="auto"/>
              <w:left w:val="single" w:sz="4" w:space="0" w:color="auto"/>
              <w:bottom w:val="single" w:sz="4" w:space="0" w:color="auto"/>
              <w:right w:val="single" w:sz="4" w:space="0" w:color="auto"/>
            </w:tcBorders>
            <w:vAlign w:val="center"/>
            <w:hideMark/>
          </w:tcPr>
          <w:p w14:paraId="6ABAF5FD"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hideMark/>
          </w:tcPr>
          <w:p w14:paraId="217BCF64"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0D807C3D"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36928419"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2DE29025"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ins w:id="1900" w:author="admin" w:date="2022-12-12T09:28:00Z">
              <w:r w:rsidRPr="00081AF8">
                <w:rPr>
                  <w:rFonts w:ascii="Times New Roman" w:eastAsia="Calibri" w:hAnsi="Times New Roman" w:cs="Times New Roman"/>
                  <w:sz w:val="28"/>
                  <w:szCs w:val="28"/>
                  <w:lang w:eastAsia="vi-VN"/>
                </w:rPr>
                <w:t>Price</w:t>
              </w:r>
            </w:ins>
          </w:p>
        </w:tc>
        <w:tc>
          <w:tcPr>
            <w:tcW w:w="2127" w:type="dxa"/>
            <w:tcBorders>
              <w:top w:val="single" w:sz="4" w:space="0" w:color="auto"/>
              <w:left w:val="single" w:sz="4" w:space="0" w:color="auto"/>
              <w:bottom w:val="single" w:sz="4" w:space="0" w:color="auto"/>
              <w:right w:val="single" w:sz="4" w:space="0" w:color="auto"/>
            </w:tcBorders>
            <w:vAlign w:val="center"/>
            <w:hideMark/>
          </w:tcPr>
          <w:p w14:paraId="67C0A5D8"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Đơn giá</w:t>
            </w:r>
          </w:p>
        </w:tc>
        <w:tc>
          <w:tcPr>
            <w:tcW w:w="2504" w:type="dxa"/>
            <w:tcBorders>
              <w:top w:val="single" w:sz="4" w:space="0" w:color="auto"/>
              <w:left w:val="single" w:sz="4" w:space="0" w:color="auto"/>
              <w:bottom w:val="single" w:sz="4" w:space="0" w:color="auto"/>
              <w:right w:val="single" w:sz="4" w:space="0" w:color="auto"/>
            </w:tcBorders>
            <w:vAlign w:val="center"/>
            <w:hideMark/>
          </w:tcPr>
          <w:p w14:paraId="64A73778"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hideMark/>
          </w:tcPr>
          <w:p w14:paraId="7E07D4ED"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40DF94B6"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152AF89E"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2C9091AD"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ins w:id="1901" w:author="admin" w:date="2022-12-12T09:28:00Z">
              <w:r w:rsidRPr="00081AF8">
                <w:rPr>
                  <w:rFonts w:ascii="Times New Roman" w:eastAsia="Calibri" w:hAnsi="Times New Roman" w:cs="Times New Roman"/>
                  <w:sz w:val="28"/>
                  <w:szCs w:val="28"/>
                  <w:lang w:eastAsia="vi-VN"/>
                </w:rPr>
                <w:t>Amount</w:t>
              </w:r>
            </w:ins>
          </w:p>
        </w:tc>
        <w:tc>
          <w:tcPr>
            <w:tcW w:w="2127" w:type="dxa"/>
            <w:tcBorders>
              <w:top w:val="single" w:sz="4" w:space="0" w:color="auto"/>
              <w:left w:val="single" w:sz="4" w:space="0" w:color="auto"/>
              <w:bottom w:val="single" w:sz="4" w:space="0" w:color="auto"/>
              <w:right w:val="single" w:sz="4" w:space="0" w:color="auto"/>
            </w:tcBorders>
            <w:vAlign w:val="center"/>
            <w:hideMark/>
          </w:tcPr>
          <w:p w14:paraId="4131703D"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Số lượng</w:t>
            </w:r>
          </w:p>
        </w:tc>
        <w:tc>
          <w:tcPr>
            <w:tcW w:w="2504" w:type="dxa"/>
            <w:tcBorders>
              <w:top w:val="single" w:sz="4" w:space="0" w:color="auto"/>
              <w:left w:val="single" w:sz="4" w:space="0" w:color="auto"/>
              <w:bottom w:val="single" w:sz="4" w:space="0" w:color="auto"/>
              <w:right w:val="single" w:sz="4" w:space="0" w:color="auto"/>
            </w:tcBorders>
            <w:vAlign w:val="center"/>
            <w:hideMark/>
          </w:tcPr>
          <w:p w14:paraId="20ABBE90"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hideMark/>
          </w:tcPr>
          <w:p w14:paraId="77BA4B16"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6BD2198E"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5C58DE8F"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585F08FC"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ins w:id="1902" w:author="admin" w:date="2022-12-12T09:28:00Z">
              <w:r w:rsidRPr="00081AF8">
                <w:rPr>
                  <w:rFonts w:ascii="Times New Roman" w:eastAsia="Calibri" w:hAnsi="Times New Roman" w:cs="Times New Roman"/>
                  <w:sz w:val="28"/>
                  <w:szCs w:val="28"/>
                  <w:lang w:eastAsia="vi-VN"/>
                </w:rPr>
                <w:t>Image</w:t>
              </w:r>
            </w:ins>
          </w:p>
        </w:tc>
        <w:tc>
          <w:tcPr>
            <w:tcW w:w="2127" w:type="dxa"/>
            <w:tcBorders>
              <w:top w:val="single" w:sz="4" w:space="0" w:color="auto"/>
              <w:left w:val="single" w:sz="4" w:space="0" w:color="auto"/>
              <w:bottom w:val="single" w:sz="4" w:space="0" w:color="auto"/>
              <w:right w:val="single" w:sz="4" w:space="0" w:color="auto"/>
            </w:tcBorders>
            <w:vAlign w:val="center"/>
          </w:tcPr>
          <w:p w14:paraId="50E8A11C"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Hình ảnh</w:t>
            </w:r>
          </w:p>
        </w:tc>
        <w:tc>
          <w:tcPr>
            <w:tcW w:w="2504" w:type="dxa"/>
            <w:tcBorders>
              <w:top w:val="single" w:sz="4" w:space="0" w:color="auto"/>
              <w:left w:val="single" w:sz="4" w:space="0" w:color="auto"/>
              <w:bottom w:val="single" w:sz="4" w:space="0" w:color="auto"/>
              <w:right w:val="single" w:sz="4" w:space="0" w:color="auto"/>
            </w:tcBorders>
            <w:vAlign w:val="center"/>
          </w:tcPr>
          <w:p w14:paraId="077988CA"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nvarchar(2</w:t>
            </w:r>
            <w:r w:rsidR="00E305A5" w:rsidRPr="00081AF8">
              <w:rPr>
                <w:rFonts w:ascii="Times New Roman" w:eastAsia="Times New Roman" w:hAnsi="Times New Roman" w:cs="Times New Roman"/>
                <w:color w:val="000000"/>
                <w:sz w:val="28"/>
                <w:szCs w:val="28"/>
              </w:rPr>
              <w:t>55</w:t>
            </w:r>
            <w:r w:rsidRPr="00081AF8">
              <w:rPr>
                <w:rFonts w:ascii="Times New Roman" w:eastAsia="Times New Roman" w:hAnsi="Times New Roman" w:cs="Times New Roman"/>
                <w:color w:val="000000"/>
                <w:sz w:val="28"/>
                <w:szCs w:val="28"/>
              </w:rPr>
              <w:t>)</w:t>
            </w:r>
          </w:p>
        </w:tc>
        <w:tc>
          <w:tcPr>
            <w:tcW w:w="828" w:type="dxa"/>
            <w:tcBorders>
              <w:top w:val="single" w:sz="4" w:space="0" w:color="auto"/>
              <w:left w:val="single" w:sz="4" w:space="0" w:color="auto"/>
              <w:bottom w:val="single" w:sz="4" w:space="0" w:color="auto"/>
              <w:right w:val="single" w:sz="4" w:space="0" w:color="auto"/>
            </w:tcBorders>
            <w:vAlign w:val="center"/>
          </w:tcPr>
          <w:p w14:paraId="5C816A26"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5B3C5761"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762B500C"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76AAD91D"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ins w:id="1903" w:author="admin" w:date="2022-12-12T09:28:00Z">
              <w:r w:rsidRPr="00081AF8">
                <w:rPr>
                  <w:rFonts w:ascii="Times New Roman" w:eastAsia="Calibri" w:hAnsi="Times New Roman" w:cs="Times New Roman"/>
                  <w:sz w:val="28"/>
                  <w:szCs w:val="28"/>
                  <w:lang w:eastAsia="vi-VN"/>
                </w:rPr>
                <w:t>Screen</w:t>
              </w:r>
            </w:ins>
          </w:p>
        </w:tc>
        <w:tc>
          <w:tcPr>
            <w:tcW w:w="2127" w:type="dxa"/>
            <w:tcBorders>
              <w:top w:val="single" w:sz="4" w:space="0" w:color="auto"/>
              <w:left w:val="single" w:sz="4" w:space="0" w:color="auto"/>
              <w:bottom w:val="single" w:sz="4" w:space="0" w:color="auto"/>
              <w:right w:val="single" w:sz="4" w:space="0" w:color="auto"/>
            </w:tcBorders>
            <w:vAlign w:val="center"/>
          </w:tcPr>
          <w:p w14:paraId="13581803"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Màn hình</w:t>
            </w:r>
          </w:p>
        </w:tc>
        <w:tc>
          <w:tcPr>
            <w:tcW w:w="2504" w:type="dxa"/>
            <w:tcBorders>
              <w:top w:val="single" w:sz="4" w:space="0" w:color="auto"/>
              <w:left w:val="single" w:sz="4" w:space="0" w:color="auto"/>
              <w:bottom w:val="single" w:sz="4" w:space="0" w:color="auto"/>
              <w:right w:val="single" w:sz="4" w:space="0" w:color="auto"/>
            </w:tcBorders>
            <w:vAlign w:val="center"/>
          </w:tcPr>
          <w:p w14:paraId="359DE2EA"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tcPr>
          <w:p w14:paraId="0516EADA"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4E9605C3"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34F10832"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7</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1DD4257B" w14:textId="77777777" w:rsidR="0009762B" w:rsidRPr="00081AF8" w:rsidRDefault="0009762B" w:rsidP="00081AF8">
            <w:pPr>
              <w:tabs>
                <w:tab w:val="left" w:pos="851"/>
              </w:tabs>
              <w:spacing w:after="0" w:line="360" w:lineRule="auto"/>
              <w:jc w:val="both"/>
              <w:rPr>
                <w:rFonts w:ascii="Times New Roman" w:eastAsia="Calibri" w:hAnsi="Times New Roman" w:cs="Times New Roman"/>
                <w:sz w:val="28"/>
                <w:szCs w:val="28"/>
                <w:lang w:eastAsia="vi-VN"/>
              </w:rPr>
            </w:pPr>
            <w:ins w:id="1904" w:author="admin" w:date="2022-12-12T09:28:00Z">
              <w:r w:rsidRPr="00081AF8">
                <w:rPr>
                  <w:rFonts w:ascii="Times New Roman" w:eastAsia="Calibri" w:hAnsi="Times New Roman" w:cs="Times New Roman"/>
                  <w:sz w:val="28"/>
                  <w:szCs w:val="28"/>
                  <w:lang w:eastAsia="vi-VN"/>
                </w:rPr>
                <w:t>OperatingSystem</w:t>
              </w:r>
            </w:ins>
          </w:p>
        </w:tc>
        <w:tc>
          <w:tcPr>
            <w:tcW w:w="2127" w:type="dxa"/>
            <w:tcBorders>
              <w:top w:val="single" w:sz="4" w:space="0" w:color="auto"/>
              <w:left w:val="single" w:sz="4" w:space="0" w:color="auto"/>
              <w:bottom w:val="single" w:sz="4" w:space="0" w:color="auto"/>
              <w:right w:val="single" w:sz="4" w:space="0" w:color="auto"/>
            </w:tcBorders>
            <w:vAlign w:val="center"/>
          </w:tcPr>
          <w:p w14:paraId="6EAEA5D0"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Hệ điều hành</w:t>
            </w:r>
          </w:p>
        </w:tc>
        <w:tc>
          <w:tcPr>
            <w:tcW w:w="2504" w:type="dxa"/>
            <w:tcBorders>
              <w:top w:val="single" w:sz="4" w:space="0" w:color="auto"/>
              <w:left w:val="single" w:sz="4" w:space="0" w:color="auto"/>
              <w:bottom w:val="single" w:sz="4" w:space="0" w:color="auto"/>
              <w:right w:val="single" w:sz="4" w:space="0" w:color="auto"/>
            </w:tcBorders>
            <w:vAlign w:val="center"/>
          </w:tcPr>
          <w:p w14:paraId="3D1C1D5D"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tcPr>
          <w:p w14:paraId="7A9F5BE9"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767E3D36"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6C67D717"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8</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66B3719C" w14:textId="77777777" w:rsidR="0009762B" w:rsidRPr="00081AF8" w:rsidRDefault="0009762B" w:rsidP="00081AF8">
            <w:pPr>
              <w:tabs>
                <w:tab w:val="left" w:pos="851"/>
              </w:tabs>
              <w:spacing w:after="0" w:line="360" w:lineRule="auto"/>
              <w:jc w:val="both"/>
              <w:rPr>
                <w:rFonts w:ascii="Times New Roman" w:eastAsia="Calibri" w:hAnsi="Times New Roman" w:cs="Times New Roman"/>
                <w:sz w:val="28"/>
                <w:szCs w:val="28"/>
                <w:lang w:eastAsia="vi-VN"/>
              </w:rPr>
            </w:pPr>
            <w:ins w:id="1905" w:author="admin" w:date="2022-12-12T09:28:00Z">
              <w:r w:rsidRPr="00081AF8">
                <w:rPr>
                  <w:rFonts w:ascii="Times New Roman" w:eastAsia="Calibri" w:hAnsi="Times New Roman" w:cs="Times New Roman"/>
                  <w:sz w:val="28"/>
                  <w:szCs w:val="28"/>
                  <w:lang w:eastAsia="vi-VN"/>
                </w:rPr>
                <w:t>FrontCamera</w:t>
              </w:r>
            </w:ins>
          </w:p>
        </w:tc>
        <w:tc>
          <w:tcPr>
            <w:tcW w:w="2127" w:type="dxa"/>
            <w:tcBorders>
              <w:top w:val="single" w:sz="4" w:space="0" w:color="auto"/>
              <w:left w:val="single" w:sz="4" w:space="0" w:color="auto"/>
              <w:bottom w:val="single" w:sz="4" w:space="0" w:color="auto"/>
              <w:right w:val="single" w:sz="4" w:space="0" w:color="auto"/>
            </w:tcBorders>
            <w:vAlign w:val="center"/>
          </w:tcPr>
          <w:p w14:paraId="0D1A4903"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Camera trước</w:t>
            </w:r>
          </w:p>
        </w:tc>
        <w:tc>
          <w:tcPr>
            <w:tcW w:w="2504" w:type="dxa"/>
            <w:tcBorders>
              <w:top w:val="single" w:sz="4" w:space="0" w:color="auto"/>
              <w:left w:val="single" w:sz="4" w:space="0" w:color="auto"/>
              <w:bottom w:val="single" w:sz="4" w:space="0" w:color="auto"/>
              <w:right w:val="single" w:sz="4" w:space="0" w:color="auto"/>
            </w:tcBorders>
            <w:vAlign w:val="center"/>
          </w:tcPr>
          <w:p w14:paraId="446FBBAD"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tcPr>
          <w:p w14:paraId="0D7FAF8C"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6219B863"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63FF3906"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9</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513B977C" w14:textId="77777777" w:rsidR="0009762B" w:rsidRPr="00081AF8" w:rsidRDefault="0009762B" w:rsidP="00081AF8">
            <w:pPr>
              <w:tabs>
                <w:tab w:val="left" w:pos="851"/>
              </w:tabs>
              <w:spacing w:after="0" w:line="360" w:lineRule="auto"/>
              <w:jc w:val="both"/>
              <w:rPr>
                <w:rFonts w:ascii="Times New Roman" w:eastAsia="Calibri" w:hAnsi="Times New Roman" w:cs="Times New Roman"/>
                <w:sz w:val="28"/>
                <w:szCs w:val="28"/>
                <w:lang w:eastAsia="vi-VN"/>
              </w:rPr>
            </w:pPr>
            <w:ins w:id="1906" w:author="admin" w:date="2022-12-12T09:28:00Z">
              <w:r w:rsidRPr="00081AF8">
                <w:rPr>
                  <w:rFonts w:ascii="Times New Roman" w:eastAsia="Calibri" w:hAnsi="Times New Roman" w:cs="Times New Roman"/>
                  <w:sz w:val="28"/>
                  <w:szCs w:val="28"/>
                  <w:lang w:eastAsia="vi-VN"/>
                </w:rPr>
                <w:t>BackCamera</w:t>
              </w:r>
            </w:ins>
          </w:p>
        </w:tc>
        <w:tc>
          <w:tcPr>
            <w:tcW w:w="2127" w:type="dxa"/>
            <w:tcBorders>
              <w:top w:val="single" w:sz="4" w:space="0" w:color="auto"/>
              <w:left w:val="single" w:sz="4" w:space="0" w:color="auto"/>
              <w:bottom w:val="single" w:sz="4" w:space="0" w:color="auto"/>
              <w:right w:val="single" w:sz="4" w:space="0" w:color="auto"/>
            </w:tcBorders>
            <w:vAlign w:val="center"/>
          </w:tcPr>
          <w:p w14:paraId="762F56FF"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Camera sau</w:t>
            </w:r>
          </w:p>
        </w:tc>
        <w:tc>
          <w:tcPr>
            <w:tcW w:w="2504" w:type="dxa"/>
            <w:tcBorders>
              <w:top w:val="single" w:sz="4" w:space="0" w:color="auto"/>
              <w:left w:val="single" w:sz="4" w:space="0" w:color="auto"/>
              <w:bottom w:val="single" w:sz="4" w:space="0" w:color="auto"/>
              <w:right w:val="single" w:sz="4" w:space="0" w:color="auto"/>
            </w:tcBorders>
            <w:vAlign w:val="center"/>
          </w:tcPr>
          <w:p w14:paraId="11296482"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tcPr>
          <w:p w14:paraId="7C018A0B"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6765A4A2"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0FC3997D"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10</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5DE41CFC" w14:textId="77777777" w:rsidR="0009762B" w:rsidRPr="00081AF8" w:rsidRDefault="0009762B" w:rsidP="00081AF8">
            <w:pPr>
              <w:tabs>
                <w:tab w:val="left" w:pos="851"/>
              </w:tabs>
              <w:spacing w:after="0" w:line="360" w:lineRule="auto"/>
              <w:jc w:val="both"/>
              <w:rPr>
                <w:rFonts w:ascii="Times New Roman" w:eastAsia="Calibri" w:hAnsi="Times New Roman" w:cs="Times New Roman"/>
                <w:sz w:val="28"/>
                <w:szCs w:val="28"/>
                <w:lang w:eastAsia="vi-VN"/>
              </w:rPr>
            </w:pPr>
            <w:ins w:id="1907" w:author="admin" w:date="2022-12-12T09:28:00Z">
              <w:r w:rsidRPr="00081AF8">
                <w:rPr>
                  <w:rFonts w:ascii="Times New Roman" w:eastAsia="Calibri" w:hAnsi="Times New Roman" w:cs="Times New Roman"/>
                  <w:sz w:val="28"/>
                  <w:szCs w:val="28"/>
                  <w:lang w:eastAsia="vi-VN"/>
                </w:rPr>
                <w:t>CPU</w:t>
              </w:r>
            </w:ins>
          </w:p>
        </w:tc>
        <w:tc>
          <w:tcPr>
            <w:tcW w:w="2127" w:type="dxa"/>
            <w:tcBorders>
              <w:top w:val="single" w:sz="4" w:space="0" w:color="auto"/>
              <w:left w:val="single" w:sz="4" w:space="0" w:color="auto"/>
              <w:bottom w:val="single" w:sz="4" w:space="0" w:color="auto"/>
              <w:right w:val="single" w:sz="4" w:space="0" w:color="auto"/>
            </w:tcBorders>
            <w:vAlign w:val="center"/>
          </w:tcPr>
          <w:p w14:paraId="1338E1D1"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CPU của máy</w:t>
            </w:r>
          </w:p>
        </w:tc>
        <w:tc>
          <w:tcPr>
            <w:tcW w:w="2504" w:type="dxa"/>
            <w:tcBorders>
              <w:top w:val="single" w:sz="4" w:space="0" w:color="auto"/>
              <w:left w:val="single" w:sz="4" w:space="0" w:color="auto"/>
              <w:bottom w:val="single" w:sz="4" w:space="0" w:color="auto"/>
              <w:right w:val="single" w:sz="4" w:space="0" w:color="auto"/>
            </w:tcBorders>
            <w:vAlign w:val="center"/>
          </w:tcPr>
          <w:p w14:paraId="083BC27B"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tcPr>
          <w:p w14:paraId="77A09AF5"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3F9F5AD0"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4169CFF7"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11</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135C0CE7" w14:textId="77777777" w:rsidR="0009762B" w:rsidRPr="00081AF8" w:rsidRDefault="0009762B" w:rsidP="00081AF8">
            <w:pPr>
              <w:tabs>
                <w:tab w:val="left" w:pos="851"/>
              </w:tabs>
              <w:spacing w:after="0" w:line="360" w:lineRule="auto"/>
              <w:jc w:val="both"/>
              <w:rPr>
                <w:rFonts w:ascii="Times New Roman" w:eastAsia="Calibri" w:hAnsi="Times New Roman" w:cs="Times New Roman"/>
                <w:sz w:val="28"/>
                <w:szCs w:val="28"/>
                <w:lang w:eastAsia="vi-VN"/>
              </w:rPr>
            </w:pPr>
            <w:ins w:id="1908" w:author="admin" w:date="2022-12-12T09:28:00Z">
              <w:r w:rsidRPr="00081AF8">
                <w:rPr>
                  <w:rFonts w:ascii="Times New Roman" w:eastAsia="Calibri" w:hAnsi="Times New Roman" w:cs="Times New Roman"/>
                  <w:sz w:val="28"/>
                  <w:szCs w:val="28"/>
                  <w:lang w:eastAsia="vi-VN"/>
                </w:rPr>
                <w:t>RAM</w:t>
              </w:r>
            </w:ins>
          </w:p>
        </w:tc>
        <w:tc>
          <w:tcPr>
            <w:tcW w:w="2127" w:type="dxa"/>
            <w:tcBorders>
              <w:top w:val="single" w:sz="4" w:space="0" w:color="auto"/>
              <w:left w:val="single" w:sz="4" w:space="0" w:color="auto"/>
              <w:bottom w:val="single" w:sz="4" w:space="0" w:color="auto"/>
              <w:right w:val="single" w:sz="4" w:space="0" w:color="auto"/>
            </w:tcBorders>
            <w:vAlign w:val="center"/>
          </w:tcPr>
          <w:p w14:paraId="4D67A90C"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RAM của máy</w:t>
            </w:r>
          </w:p>
        </w:tc>
        <w:tc>
          <w:tcPr>
            <w:tcW w:w="2504" w:type="dxa"/>
            <w:tcBorders>
              <w:top w:val="single" w:sz="4" w:space="0" w:color="auto"/>
              <w:left w:val="single" w:sz="4" w:space="0" w:color="auto"/>
              <w:bottom w:val="single" w:sz="4" w:space="0" w:color="auto"/>
              <w:right w:val="single" w:sz="4" w:space="0" w:color="auto"/>
            </w:tcBorders>
            <w:vAlign w:val="center"/>
          </w:tcPr>
          <w:p w14:paraId="1CCD14DE"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tcPr>
          <w:p w14:paraId="02A64485"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57DEE9B3"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5F6BB5C1"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12</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422895F0" w14:textId="77777777" w:rsidR="0009762B" w:rsidRPr="00081AF8" w:rsidRDefault="0009762B" w:rsidP="00081AF8">
            <w:pPr>
              <w:tabs>
                <w:tab w:val="left" w:pos="851"/>
              </w:tabs>
              <w:spacing w:after="0" w:line="360" w:lineRule="auto"/>
              <w:jc w:val="both"/>
              <w:rPr>
                <w:rFonts w:ascii="Times New Roman" w:eastAsia="Calibri" w:hAnsi="Times New Roman" w:cs="Times New Roman"/>
                <w:sz w:val="28"/>
                <w:szCs w:val="28"/>
                <w:lang w:eastAsia="vi-VN"/>
              </w:rPr>
            </w:pPr>
            <w:ins w:id="1909" w:author="admin" w:date="2022-12-12T09:28:00Z">
              <w:r w:rsidRPr="00081AF8">
                <w:rPr>
                  <w:rFonts w:ascii="Times New Roman" w:eastAsia="Calibri" w:hAnsi="Times New Roman" w:cs="Times New Roman"/>
                  <w:sz w:val="28"/>
                  <w:szCs w:val="28"/>
                  <w:lang w:eastAsia="vi-VN"/>
                </w:rPr>
                <w:t>ROM</w:t>
              </w:r>
            </w:ins>
          </w:p>
        </w:tc>
        <w:tc>
          <w:tcPr>
            <w:tcW w:w="2127" w:type="dxa"/>
            <w:tcBorders>
              <w:top w:val="single" w:sz="4" w:space="0" w:color="auto"/>
              <w:left w:val="single" w:sz="4" w:space="0" w:color="auto"/>
              <w:bottom w:val="single" w:sz="4" w:space="0" w:color="auto"/>
              <w:right w:val="single" w:sz="4" w:space="0" w:color="auto"/>
            </w:tcBorders>
            <w:vAlign w:val="center"/>
          </w:tcPr>
          <w:p w14:paraId="2A0CF673"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ROM của máy</w:t>
            </w:r>
          </w:p>
        </w:tc>
        <w:tc>
          <w:tcPr>
            <w:tcW w:w="2504" w:type="dxa"/>
            <w:tcBorders>
              <w:top w:val="single" w:sz="4" w:space="0" w:color="auto"/>
              <w:left w:val="single" w:sz="4" w:space="0" w:color="auto"/>
              <w:bottom w:val="single" w:sz="4" w:space="0" w:color="auto"/>
              <w:right w:val="single" w:sz="4" w:space="0" w:color="auto"/>
            </w:tcBorders>
            <w:vAlign w:val="center"/>
          </w:tcPr>
          <w:p w14:paraId="4E576096"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tcPr>
          <w:p w14:paraId="092126EC"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245CAA04"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1DB85A30"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13</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446894F7" w14:textId="77777777" w:rsidR="0009762B" w:rsidRPr="00081AF8" w:rsidRDefault="0009762B" w:rsidP="00081AF8">
            <w:pPr>
              <w:tabs>
                <w:tab w:val="left" w:pos="851"/>
              </w:tabs>
              <w:spacing w:after="0" w:line="360" w:lineRule="auto"/>
              <w:jc w:val="both"/>
              <w:rPr>
                <w:rFonts w:ascii="Times New Roman" w:eastAsia="Calibri" w:hAnsi="Times New Roman" w:cs="Times New Roman"/>
                <w:sz w:val="28"/>
                <w:szCs w:val="28"/>
                <w:lang w:eastAsia="vi-VN"/>
              </w:rPr>
            </w:pPr>
            <w:ins w:id="1910" w:author="admin" w:date="2022-12-12T09:28:00Z">
              <w:r w:rsidRPr="00081AF8">
                <w:rPr>
                  <w:rFonts w:ascii="Times New Roman" w:eastAsia="Calibri" w:hAnsi="Times New Roman" w:cs="Times New Roman"/>
                  <w:sz w:val="28"/>
                  <w:szCs w:val="28"/>
                  <w:lang w:eastAsia="vi-VN"/>
                </w:rPr>
                <w:t>SDCard</w:t>
              </w:r>
            </w:ins>
          </w:p>
        </w:tc>
        <w:tc>
          <w:tcPr>
            <w:tcW w:w="2127" w:type="dxa"/>
            <w:tcBorders>
              <w:top w:val="single" w:sz="4" w:space="0" w:color="auto"/>
              <w:left w:val="single" w:sz="4" w:space="0" w:color="auto"/>
              <w:bottom w:val="single" w:sz="4" w:space="0" w:color="auto"/>
              <w:right w:val="single" w:sz="4" w:space="0" w:color="auto"/>
            </w:tcBorders>
            <w:vAlign w:val="center"/>
          </w:tcPr>
          <w:p w14:paraId="7B27A40A"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SDCard của máy</w:t>
            </w:r>
          </w:p>
        </w:tc>
        <w:tc>
          <w:tcPr>
            <w:tcW w:w="2504" w:type="dxa"/>
            <w:tcBorders>
              <w:top w:val="single" w:sz="4" w:space="0" w:color="auto"/>
              <w:left w:val="single" w:sz="4" w:space="0" w:color="auto"/>
              <w:bottom w:val="single" w:sz="4" w:space="0" w:color="auto"/>
              <w:right w:val="single" w:sz="4" w:space="0" w:color="auto"/>
            </w:tcBorders>
            <w:vAlign w:val="center"/>
          </w:tcPr>
          <w:p w14:paraId="3ACD0B72"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tcPr>
          <w:p w14:paraId="673CD8F9"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6391F193" w14:textId="77777777" w:rsidTr="0009762B">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11F321F7"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lastRenderedPageBreak/>
              <w:t>14</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376AB149" w14:textId="77777777" w:rsidR="0009762B" w:rsidRPr="00081AF8" w:rsidRDefault="0009762B" w:rsidP="00081AF8">
            <w:pPr>
              <w:tabs>
                <w:tab w:val="left" w:pos="851"/>
              </w:tabs>
              <w:spacing w:after="0" w:line="360" w:lineRule="auto"/>
              <w:jc w:val="both"/>
              <w:rPr>
                <w:rFonts w:ascii="Times New Roman" w:eastAsia="Calibri" w:hAnsi="Times New Roman" w:cs="Times New Roman"/>
                <w:sz w:val="28"/>
                <w:szCs w:val="28"/>
                <w:lang w:eastAsia="vi-VN"/>
              </w:rPr>
            </w:pPr>
            <w:ins w:id="1911" w:author="admin" w:date="2022-12-12T09:28:00Z">
              <w:r w:rsidRPr="00081AF8">
                <w:rPr>
                  <w:rFonts w:ascii="Times New Roman" w:eastAsia="Calibri" w:hAnsi="Times New Roman" w:cs="Times New Roman"/>
                  <w:sz w:val="28"/>
                  <w:szCs w:val="28"/>
                  <w:lang w:eastAsia="vi-VN"/>
                </w:rPr>
                <w:t>Battery</w:t>
              </w:r>
            </w:ins>
          </w:p>
        </w:tc>
        <w:tc>
          <w:tcPr>
            <w:tcW w:w="2127" w:type="dxa"/>
            <w:tcBorders>
              <w:top w:val="single" w:sz="4" w:space="0" w:color="auto"/>
              <w:left w:val="single" w:sz="4" w:space="0" w:color="auto"/>
              <w:bottom w:val="single" w:sz="4" w:space="0" w:color="auto"/>
              <w:right w:val="single" w:sz="4" w:space="0" w:color="auto"/>
            </w:tcBorders>
            <w:vAlign w:val="center"/>
          </w:tcPr>
          <w:p w14:paraId="13200BF9"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Dung lượng pin</w:t>
            </w:r>
          </w:p>
        </w:tc>
        <w:tc>
          <w:tcPr>
            <w:tcW w:w="2504" w:type="dxa"/>
            <w:tcBorders>
              <w:top w:val="single" w:sz="4" w:space="0" w:color="auto"/>
              <w:left w:val="single" w:sz="4" w:space="0" w:color="auto"/>
              <w:bottom w:val="single" w:sz="4" w:space="0" w:color="auto"/>
              <w:right w:val="single" w:sz="4" w:space="0" w:color="auto"/>
            </w:tcBorders>
            <w:vAlign w:val="center"/>
          </w:tcPr>
          <w:p w14:paraId="4F7809C0"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tcPr>
          <w:p w14:paraId="4B1AF0BA"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09762B" w:rsidRPr="00081AF8" w14:paraId="41D6D3E6"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70ED84B8" w14:textId="77777777" w:rsidR="0009762B" w:rsidRPr="00081AF8" w:rsidRDefault="0009762B" w:rsidP="00081AF8">
            <w:pPr>
              <w:keepNext/>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 Khoá ngoài</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2166"/>
              <w:gridCol w:w="2468"/>
              <w:gridCol w:w="3394"/>
            </w:tblGrid>
            <w:tr w:rsidR="0009762B" w:rsidRPr="00081AF8" w14:paraId="50B9547B"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63096B65"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166" w:type="dxa"/>
                  <w:tcBorders>
                    <w:top w:val="single" w:sz="4" w:space="0" w:color="auto"/>
                    <w:left w:val="single" w:sz="4" w:space="0" w:color="auto"/>
                    <w:bottom w:val="single" w:sz="4" w:space="0" w:color="auto"/>
                    <w:right w:val="single" w:sz="4" w:space="0" w:color="auto"/>
                  </w:tcBorders>
                  <w:vAlign w:val="center"/>
                  <w:hideMark/>
                </w:tcPr>
                <w:p w14:paraId="7B69F8E6"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w:t>
                  </w:r>
                </w:p>
              </w:tc>
              <w:tc>
                <w:tcPr>
                  <w:tcW w:w="2468" w:type="dxa"/>
                  <w:tcBorders>
                    <w:top w:val="single" w:sz="4" w:space="0" w:color="auto"/>
                    <w:left w:val="single" w:sz="4" w:space="0" w:color="auto"/>
                    <w:bottom w:val="single" w:sz="4" w:space="0" w:color="auto"/>
                    <w:right w:val="single" w:sz="4" w:space="0" w:color="auto"/>
                  </w:tcBorders>
                  <w:vAlign w:val="center"/>
                  <w:hideMark/>
                </w:tcPr>
                <w:p w14:paraId="2B7E8F62"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Cột khoá ngoại</w:t>
                  </w:r>
                </w:p>
              </w:tc>
              <w:tc>
                <w:tcPr>
                  <w:tcW w:w="3394" w:type="dxa"/>
                  <w:tcBorders>
                    <w:top w:val="single" w:sz="4" w:space="0" w:color="auto"/>
                    <w:left w:val="single" w:sz="4" w:space="0" w:color="auto"/>
                    <w:bottom w:val="single" w:sz="4" w:space="0" w:color="auto"/>
                    <w:right w:val="single" w:sz="4" w:space="0" w:color="auto"/>
                  </w:tcBorders>
                  <w:vAlign w:val="center"/>
                  <w:hideMark/>
                </w:tcPr>
                <w:p w14:paraId="314F77F2"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Quan hệ với bảng</w:t>
                  </w:r>
                </w:p>
              </w:tc>
            </w:tr>
            <w:tr w:rsidR="0009762B" w:rsidRPr="00081AF8" w14:paraId="6B8CD5E2"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0EADD27"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166" w:type="dxa"/>
                  <w:tcBorders>
                    <w:top w:val="single" w:sz="4" w:space="0" w:color="auto"/>
                    <w:left w:val="single" w:sz="4" w:space="0" w:color="auto"/>
                    <w:bottom w:val="single" w:sz="4" w:space="0" w:color="auto"/>
                    <w:right w:val="single" w:sz="4" w:space="0" w:color="auto"/>
                  </w:tcBorders>
                  <w:vAlign w:val="center"/>
                  <w:hideMark/>
                </w:tcPr>
                <w:p w14:paraId="7D3325A3"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ins w:id="1912" w:author="admin" w:date="2022-12-12T09:28:00Z">
                    <w:r w:rsidRPr="00081AF8">
                      <w:rPr>
                        <w:rFonts w:ascii="Times New Roman" w:eastAsia="Calibri" w:hAnsi="Times New Roman" w:cs="Times New Roman"/>
                        <w:sz w:val="28"/>
                        <w:szCs w:val="28"/>
                        <w:lang w:eastAsia="vi-VN"/>
                      </w:rPr>
                      <w:t>ManufacturerID</w:t>
                    </w:r>
                  </w:ins>
                </w:p>
              </w:tc>
              <w:tc>
                <w:tcPr>
                  <w:tcW w:w="2468" w:type="dxa"/>
                  <w:tcBorders>
                    <w:top w:val="single" w:sz="4" w:space="0" w:color="auto"/>
                    <w:left w:val="single" w:sz="4" w:space="0" w:color="auto"/>
                    <w:bottom w:val="single" w:sz="4" w:space="0" w:color="auto"/>
                    <w:right w:val="single" w:sz="4" w:space="0" w:color="auto"/>
                  </w:tcBorders>
                  <w:vAlign w:val="center"/>
                  <w:hideMark/>
                </w:tcPr>
                <w:p w14:paraId="2E37E3D0"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ins w:id="1913" w:author="admin" w:date="2022-12-12T09:28:00Z">
                    <w:r w:rsidRPr="00081AF8">
                      <w:rPr>
                        <w:rFonts w:ascii="Times New Roman" w:eastAsia="Calibri" w:hAnsi="Times New Roman" w:cs="Times New Roman"/>
                        <w:sz w:val="28"/>
                        <w:szCs w:val="28"/>
                        <w:lang w:eastAsia="vi-VN"/>
                      </w:rPr>
                      <w:t>ManufacturerID</w:t>
                    </w:r>
                  </w:ins>
                </w:p>
              </w:tc>
              <w:tc>
                <w:tcPr>
                  <w:tcW w:w="3394" w:type="dxa"/>
                  <w:tcBorders>
                    <w:top w:val="single" w:sz="4" w:space="0" w:color="auto"/>
                    <w:left w:val="single" w:sz="4" w:space="0" w:color="auto"/>
                    <w:bottom w:val="single" w:sz="4" w:space="0" w:color="auto"/>
                    <w:right w:val="single" w:sz="4" w:space="0" w:color="auto"/>
                  </w:tcBorders>
                  <w:vAlign w:val="center"/>
                  <w:hideMark/>
                </w:tcPr>
                <w:p w14:paraId="312B774F" w14:textId="77777777" w:rsidR="0009762B"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ins w:id="1914" w:author="admin" w:date="2022-12-12T09:28:00Z">
                    <w:r w:rsidRPr="00081AF8">
                      <w:rPr>
                        <w:rFonts w:ascii="Times New Roman" w:eastAsia="Calibri" w:hAnsi="Times New Roman" w:cs="Times New Roman"/>
                        <w:sz w:val="28"/>
                        <w:szCs w:val="28"/>
                        <w:lang w:eastAsia="vi-VN"/>
                      </w:rPr>
                      <w:t>Manufacturer</w:t>
                    </w:r>
                  </w:ins>
                </w:p>
              </w:tc>
            </w:tr>
          </w:tbl>
          <w:p w14:paraId="14F6242F" w14:textId="77777777" w:rsidR="0009762B" w:rsidRPr="00081AF8" w:rsidRDefault="0009762B" w:rsidP="00081AF8">
            <w:pPr>
              <w:tabs>
                <w:tab w:val="left" w:pos="851"/>
              </w:tabs>
              <w:spacing w:after="0" w:line="360" w:lineRule="auto"/>
              <w:jc w:val="both"/>
              <w:rPr>
                <w:rFonts w:ascii="Times New Roman" w:eastAsia="Times New Roman" w:hAnsi="Times New Roman" w:cs="Times New Roman"/>
                <w:sz w:val="28"/>
                <w:szCs w:val="28"/>
              </w:rPr>
            </w:pPr>
          </w:p>
        </w:tc>
      </w:tr>
    </w:tbl>
    <w:p w14:paraId="698BFA90" w14:textId="77777777" w:rsidR="00E305A5" w:rsidRPr="00081AF8" w:rsidRDefault="00E305A5" w:rsidP="00081AF8">
      <w:pPr>
        <w:pStyle w:val="ListParagraph"/>
        <w:spacing w:line="360" w:lineRule="auto"/>
        <w:ind w:left="450"/>
        <w:jc w:val="both"/>
        <w:rPr>
          <w:rFonts w:ascii="Times New Roman" w:hAnsi="Times New Roman" w:cs="Times New Roman"/>
          <w:sz w:val="28"/>
          <w:szCs w:val="28"/>
        </w:rPr>
      </w:pPr>
    </w:p>
    <w:p w14:paraId="3A18689D" w14:textId="77777777" w:rsidR="00E305A5" w:rsidRPr="00081AF8" w:rsidRDefault="00E305A5" w:rsidP="00081AF8">
      <w:pPr>
        <w:pStyle w:val="Heading3"/>
        <w:spacing w:line="360" w:lineRule="auto"/>
        <w:rPr>
          <w:rFonts w:ascii="Times New Roman" w:eastAsia="Calibri" w:hAnsi="Times New Roman" w:cs="Times New Roman"/>
          <w:b/>
          <w:color w:val="auto"/>
          <w:sz w:val="28"/>
          <w:szCs w:val="28"/>
          <w:lang w:val="vi-VN" w:eastAsia="vi-VN"/>
        </w:rPr>
      </w:pPr>
      <w:bookmarkStart w:id="1915" w:name="_Toc121836042"/>
      <w:ins w:id="1916" w:author="admin" w:date="2022-12-12T09:28:00Z">
        <w:r w:rsidRPr="00081AF8">
          <w:rPr>
            <w:rFonts w:ascii="Times New Roman" w:eastAsia="Calibri" w:hAnsi="Times New Roman" w:cs="Times New Roman"/>
            <w:b/>
            <w:color w:val="auto"/>
            <w:sz w:val="28"/>
            <w:szCs w:val="28"/>
            <w:lang w:eastAsia="vi-VN"/>
          </w:rPr>
          <w:t>3.3.</w:t>
        </w:r>
      </w:ins>
      <w:r w:rsidRPr="00081AF8">
        <w:rPr>
          <w:rFonts w:ascii="Times New Roman" w:eastAsia="Calibri" w:hAnsi="Times New Roman" w:cs="Times New Roman"/>
          <w:b/>
          <w:color w:val="auto"/>
          <w:sz w:val="28"/>
          <w:szCs w:val="28"/>
          <w:lang w:eastAsia="vi-VN"/>
        </w:rPr>
        <w:t>5</w:t>
      </w:r>
      <w:ins w:id="1917" w:author="admin" w:date="2022-12-12T09:28:00Z">
        <w:r w:rsidRPr="00081AF8">
          <w:rPr>
            <w:rFonts w:ascii="Times New Roman" w:eastAsia="Calibri" w:hAnsi="Times New Roman" w:cs="Times New Roman"/>
            <w:b/>
            <w:color w:val="auto"/>
            <w:sz w:val="28"/>
            <w:szCs w:val="28"/>
            <w:lang w:eastAsia="vi-VN"/>
          </w:rPr>
          <w:t xml:space="preserve"> </w:t>
        </w:r>
        <w:r w:rsidRPr="00081AF8">
          <w:rPr>
            <w:rFonts w:ascii="Times New Roman" w:eastAsia="Calibri" w:hAnsi="Times New Roman" w:cs="Times New Roman"/>
            <w:b/>
            <w:color w:val="auto"/>
            <w:sz w:val="28"/>
            <w:szCs w:val="28"/>
            <w:lang w:val="vi-VN" w:eastAsia="vi-VN"/>
          </w:rPr>
          <w:t xml:space="preserve">Bảng </w:t>
        </w:r>
      </w:ins>
      <w:r w:rsidRPr="00081AF8">
        <w:rPr>
          <w:rFonts w:ascii="Times New Roman" w:eastAsia="Calibri" w:hAnsi="Times New Roman" w:cs="Times New Roman"/>
          <w:b/>
          <w:color w:val="auto"/>
          <w:sz w:val="28"/>
          <w:szCs w:val="28"/>
          <w:lang w:eastAsia="vi-VN"/>
        </w:rPr>
        <w:t>Đánh giá</w:t>
      </w:r>
      <w:ins w:id="1918" w:author="admin" w:date="2022-12-12T09:28:00Z">
        <w:r w:rsidRPr="00081AF8">
          <w:rPr>
            <w:rFonts w:ascii="Times New Roman" w:eastAsia="Calibri" w:hAnsi="Times New Roman" w:cs="Times New Roman"/>
            <w:b/>
            <w:color w:val="auto"/>
            <w:sz w:val="28"/>
            <w:szCs w:val="28"/>
            <w:lang w:eastAsia="vi-VN"/>
          </w:rPr>
          <w:t xml:space="preserve"> </w:t>
        </w:r>
        <w:r w:rsidRPr="00081AF8">
          <w:rPr>
            <w:rFonts w:ascii="Times New Roman" w:eastAsia="Calibri" w:hAnsi="Times New Roman" w:cs="Times New Roman"/>
            <w:b/>
            <w:color w:val="auto"/>
            <w:sz w:val="28"/>
            <w:szCs w:val="28"/>
            <w:lang w:val="vi-VN" w:eastAsia="vi-VN"/>
          </w:rPr>
          <w:t>(</w:t>
        </w:r>
        <w:r w:rsidRPr="00081AF8">
          <w:rPr>
            <w:rFonts w:ascii="Times New Roman" w:eastAsia="Calibri" w:hAnsi="Times New Roman" w:cs="Times New Roman"/>
            <w:b/>
            <w:color w:val="auto"/>
            <w:sz w:val="28"/>
            <w:szCs w:val="28"/>
            <w:lang w:eastAsia="vi-VN"/>
          </w:rPr>
          <w:t>Review</w:t>
        </w:r>
        <w:r w:rsidRPr="00081AF8">
          <w:rPr>
            <w:rFonts w:ascii="Times New Roman" w:eastAsia="Calibri" w:hAnsi="Times New Roman" w:cs="Times New Roman"/>
            <w:b/>
            <w:color w:val="auto"/>
            <w:sz w:val="28"/>
            <w:szCs w:val="28"/>
            <w:lang w:val="vi-VN" w:eastAsia="vi-VN"/>
          </w:rPr>
          <w:t>)</w:t>
        </w:r>
      </w:ins>
      <w:bookmarkEnd w:id="1915"/>
    </w:p>
    <w:p w14:paraId="55722401" w14:textId="77777777" w:rsidR="00E305A5" w:rsidRPr="00081AF8" w:rsidRDefault="00E305A5" w:rsidP="00081AF8">
      <w:pPr>
        <w:pStyle w:val="ListParagraph"/>
        <w:spacing w:line="360" w:lineRule="auto"/>
        <w:ind w:left="450"/>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43"/>
        <w:gridCol w:w="1626"/>
        <w:gridCol w:w="2268"/>
        <w:gridCol w:w="2363"/>
        <w:gridCol w:w="828"/>
      </w:tblGrid>
      <w:tr w:rsidR="00E305A5" w:rsidRPr="00081AF8" w14:paraId="2E231E97" w14:textId="77777777" w:rsidTr="00E305A5">
        <w:trPr>
          <w:trHeight w:val="567"/>
        </w:trPr>
        <w:tc>
          <w:tcPr>
            <w:tcW w:w="1771" w:type="dxa"/>
            <w:gridSpan w:val="2"/>
            <w:tcBorders>
              <w:top w:val="single" w:sz="4" w:space="0" w:color="auto"/>
              <w:left w:val="single" w:sz="4" w:space="0" w:color="auto"/>
              <w:bottom w:val="single" w:sz="4" w:space="0" w:color="auto"/>
              <w:right w:val="single" w:sz="4" w:space="0" w:color="auto"/>
            </w:tcBorders>
            <w:vAlign w:val="center"/>
            <w:hideMark/>
          </w:tcPr>
          <w:p w14:paraId="16DC1375"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 Số hiệu: 5</w:t>
            </w:r>
          </w:p>
        </w:tc>
        <w:tc>
          <w:tcPr>
            <w:tcW w:w="3894" w:type="dxa"/>
            <w:gridSpan w:val="2"/>
            <w:tcBorders>
              <w:top w:val="single" w:sz="4" w:space="0" w:color="auto"/>
              <w:left w:val="single" w:sz="4" w:space="0" w:color="auto"/>
              <w:bottom w:val="single" w:sz="4" w:space="0" w:color="auto"/>
              <w:right w:val="single" w:sz="4" w:space="0" w:color="auto"/>
            </w:tcBorders>
            <w:vAlign w:val="center"/>
            <w:hideMark/>
          </w:tcPr>
          <w:p w14:paraId="13E321DC"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 Tên bảng:Review</w:t>
            </w:r>
          </w:p>
        </w:tc>
        <w:tc>
          <w:tcPr>
            <w:tcW w:w="3191" w:type="dxa"/>
            <w:gridSpan w:val="2"/>
            <w:tcBorders>
              <w:top w:val="single" w:sz="4" w:space="0" w:color="auto"/>
              <w:left w:val="single" w:sz="4" w:space="0" w:color="auto"/>
              <w:bottom w:val="single" w:sz="4" w:space="0" w:color="auto"/>
              <w:right w:val="single" w:sz="4" w:space="0" w:color="auto"/>
            </w:tcBorders>
            <w:vAlign w:val="center"/>
            <w:hideMark/>
          </w:tcPr>
          <w:p w14:paraId="0B96AACD"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 Bí danh:</w:t>
            </w:r>
          </w:p>
        </w:tc>
      </w:tr>
      <w:tr w:rsidR="00E305A5" w:rsidRPr="00081AF8" w14:paraId="414A3C15"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14594F77"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 Mô tả: Lưu trữ thông tin đánh giá</w:t>
            </w:r>
          </w:p>
        </w:tc>
      </w:tr>
      <w:tr w:rsidR="00E305A5" w:rsidRPr="00081AF8" w14:paraId="239D2071"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57EFBFC7"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 Mô tả chi tiết các cột</w:t>
            </w:r>
          </w:p>
        </w:tc>
      </w:tr>
      <w:tr w:rsidR="00E305A5" w:rsidRPr="00081AF8" w14:paraId="46D8863F"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5DF25F26"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36391550"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 cột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F3761A"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Mô tả</w:t>
            </w:r>
          </w:p>
        </w:tc>
        <w:tc>
          <w:tcPr>
            <w:tcW w:w="2363" w:type="dxa"/>
            <w:tcBorders>
              <w:top w:val="single" w:sz="4" w:space="0" w:color="auto"/>
              <w:left w:val="single" w:sz="4" w:space="0" w:color="auto"/>
              <w:bottom w:val="single" w:sz="4" w:space="0" w:color="auto"/>
              <w:right w:val="single" w:sz="4" w:space="0" w:color="auto"/>
            </w:tcBorders>
            <w:vAlign w:val="center"/>
            <w:hideMark/>
          </w:tcPr>
          <w:p w14:paraId="0506ADB3"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Kiểu dữ liệu</w:t>
            </w:r>
          </w:p>
        </w:tc>
        <w:tc>
          <w:tcPr>
            <w:tcW w:w="828" w:type="dxa"/>
            <w:tcBorders>
              <w:top w:val="single" w:sz="4" w:space="0" w:color="auto"/>
              <w:left w:val="single" w:sz="4" w:space="0" w:color="auto"/>
              <w:bottom w:val="single" w:sz="4" w:space="0" w:color="auto"/>
              <w:right w:val="single" w:sz="4" w:space="0" w:color="auto"/>
            </w:tcBorders>
            <w:vAlign w:val="center"/>
            <w:hideMark/>
          </w:tcPr>
          <w:p w14:paraId="6C424EDE"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N</w:t>
            </w:r>
          </w:p>
        </w:tc>
      </w:tr>
      <w:tr w:rsidR="00E305A5" w:rsidRPr="00081AF8" w14:paraId="0F5B7D78"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BA2F26E"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353B541B"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ins w:id="1919" w:author="admin" w:date="2022-12-12T09:28:00Z">
              <w:r w:rsidRPr="00081AF8">
                <w:rPr>
                  <w:rFonts w:ascii="Times New Roman" w:eastAsia="Calibri" w:hAnsi="Times New Roman" w:cs="Times New Roman"/>
                  <w:sz w:val="28"/>
                  <w:szCs w:val="28"/>
                  <w:lang w:eastAsia="vi-VN"/>
                </w:rPr>
                <w:t>ReviewID</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40166A3F"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đánh giá</w:t>
            </w:r>
          </w:p>
        </w:tc>
        <w:tc>
          <w:tcPr>
            <w:tcW w:w="2363" w:type="dxa"/>
            <w:tcBorders>
              <w:top w:val="single" w:sz="4" w:space="0" w:color="auto"/>
              <w:left w:val="single" w:sz="4" w:space="0" w:color="auto"/>
              <w:bottom w:val="single" w:sz="4" w:space="0" w:color="auto"/>
              <w:right w:val="single" w:sz="4" w:space="0" w:color="auto"/>
            </w:tcBorders>
            <w:vAlign w:val="center"/>
            <w:hideMark/>
          </w:tcPr>
          <w:p w14:paraId="36F6D5F1"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367A5D56"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p>
        </w:tc>
      </w:tr>
      <w:tr w:rsidR="00E305A5" w:rsidRPr="00081AF8" w14:paraId="234ADE89"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43E9142C"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5FB7C2EF"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ins w:id="1920" w:author="admin" w:date="2022-12-12T09:28:00Z">
              <w:r w:rsidRPr="00081AF8">
                <w:rPr>
                  <w:rFonts w:ascii="Times New Roman" w:eastAsia="Calibri" w:hAnsi="Times New Roman" w:cs="Times New Roman"/>
                  <w:sz w:val="28"/>
                  <w:szCs w:val="28"/>
                  <w:lang w:eastAsia="vi-VN"/>
                </w:rPr>
                <w:t>StarRating</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27BE3AB2"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Số sao</w:t>
            </w:r>
          </w:p>
        </w:tc>
        <w:tc>
          <w:tcPr>
            <w:tcW w:w="2363" w:type="dxa"/>
            <w:tcBorders>
              <w:top w:val="single" w:sz="4" w:space="0" w:color="auto"/>
              <w:left w:val="single" w:sz="4" w:space="0" w:color="auto"/>
              <w:bottom w:val="single" w:sz="4" w:space="0" w:color="auto"/>
              <w:right w:val="single" w:sz="4" w:space="0" w:color="auto"/>
            </w:tcBorders>
            <w:vAlign w:val="center"/>
            <w:hideMark/>
          </w:tcPr>
          <w:p w14:paraId="47DE7968"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hideMark/>
          </w:tcPr>
          <w:p w14:paraId="3CE47435"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16F5FF75"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0A47F9FA"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064D94E3"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ins w:id="1921" w:author="admin" w:date="2022-12-12T09:28:00Z">
              <w:r w:rsidRPr="00081AF8">
                <w:rPr>
                  <w:rFonts w:ascii="Times New Roman" w:eastAsia="Calibri" w:hAnsi="Times New Roman" w:cs="Times New Roman"/>
                  <w:sz w:val="28"/>
                  <w:szCs w:val="28"/>
                  <w:lang w:eastAsia="vi-VN"/>
                </w:rPr>
                <w:t>Comment</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69556A41"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Nội dung đánh giá</w:t>
            </w:r>
          </w:p>
        </w:tc>
        <w:tc>
          <w:tcPr>
            <w:tcW w:w="2363" w:type="dxa"/>
            <w:tcBorders>
              <w:top w:val="single" w:sz="4" w:space="0" w:color="auto"/>
              <w:left w:val="single" w:sz="4" w:space="0" w:color="auto"/>
              <w:bottom w:val="single" w:sz="4" w:space="0" w:color="auto"/>
              <w:right w:val="single" w:sz="4" w:space="0" w:color="auto"/>
            </w:tcBorders>
            <w:vAlign w:val="center"/>
            <w:hideMark/>
          </w:tcPr>
          <w:p w14:paraId="0CDA3CBF"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varchar(50)</w:t>
            </w:r>
          </w:p>
        </w:tc>
        <w:tc>
          <w:tcPr>
            <w:tcW w:w="828" w:type="dxa"/>
            <w:tcBorders>
              <w:top w:val="single" w:sz="4" w:space="0" w:color="auto"/>
              <w:left w:val="single" w:sz="4" w:space="0" w:color="auto"/>
              <w:bottom w:val="single" w:sz="4" w:space="0" w:color="auto"/>
              <w:right w:val="single" w:sz="4" w:space="0" w:color="auto"/>
            </w:tcBorders>
            <w:vAlign w:val="center"/>
            <w:hideMark/>
          </w:tcPr>
          <w:p w14:paraId="2B592BE7"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4786118F"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655EA5E"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590D0132"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ins w:id="1922" w:author="admin" w:date="2022-12-12T09:28:00Z">
              <w:r w:rsidRPr="00081AF8">
                <w:rPr>
                  <w:rFonts w:ascii="Times New Roman" w:eastAsia="Calibri" w:hAnsi="Times New Roman" w:cs="Times New Roman"/>
                  <w:sz w:val="28"/>
                  <w:szCs w:val="28"/>
                  <w:lang w:eastAsia="vi-VN"/>
                </w:rPr>
                <w:t>Date</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62F3CE7A"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Ngày</w:t>
            </w:r>
          </w:p>
        </w:tc>
        <w:tc>
          <w:tcPr>
            <w:tcW w:w="2363" w:type="dxa"/>
            <w:tcBorders>
              <w:top w:val="single" w:sz="4" w:space="0" w:color="auto"/>
              <w:left w:val="single" w:sz="4" w:space="0" w:color="auto"/>
              <w:bottom w:val="single" w:sz="4" w:space="0" w:color="auto"/>
              <w:right w:val="single" w:sz="4" w:space="0" w:color="auto"/>
            </w:tcBorders>
            <w:vAlign w:val="center"/>
            <w:hideMark/>
          </w:tcPr>
          <w:p w14:paraId="3E450D11"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datetime</w:t>
            </w:r>
          </w:p>
        </w:tc>
        <w:tc>
          <w:tcPr>
            <w:tcW w:w="828" w:type="dxa"/>
            <w:tcBorders>
              <w:top w:val="single" w:sz="4" w:space="0" w:color="auto"/>
              <w:left w:val="single" w:sz="4" w:space="0" w:color="auto"/>
              <w:bottom w:val="single" w:sz="4" w:space="0" w:color="auto"/>
              <w:right w:val="single" w:sz="4" w:space="0" w:color="auto"/>
            </w:tcBorders>
            <w:vAlign w:val="center"/>
            <w:hideMark/>
          </w:tcPr>
          <w:p w14:paraId="7A130A7B"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2A31E6A8" w14:textId="77777777" w:rsidTr="00E305A5">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7D5C84F8" w14:textId="77777777" w:rsidR="00E305A5" w:rsidRPr="00081AF8" w:rsidRDefault="00E305A5" w:rsidP="00081AF8">
            <w:pPr>
              <w:keepNext/>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 Khoá ngoại</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2166"/>
              <w:gridCol w:w="2468"/>
              <w:gridCol w:w="3394"/>
            </w:tblGrid>
            <w:tr w:rsidR="00E305A5" w:rsidRPr="00081AF8" w14:paraId="19E58036"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61661F1E"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166" w:type="dxa"/>
                  <w:tcBorders>
                    <w:top w:val="single" w:sz="4" w:space="0" w:color="auto"/>
                    <w:left w:val="single" w:sz="4" w:space="0" w:color="auto"/>
                    <w:bottom w:val="single" w:sz="4" w:space="0" w:color="auto"/>
                    <w:right w:val="single" w:sz="4" w:space="0" w:color="auto"/>
                  </w:tcBorders>
                  <w:vAlign w:val="center"/>
                  <w:hideMark/>
                </w:tcPr>
                <w:p w14:paraId="25C4BA03"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w:t>
                  </w:r>
                </w:p>
              </w:tc>
              <w:tc>
                <w:tcPr>
                  <w:tcW w:w="2468" w:type="dxa"/>
                  <w:tcBorders>
                    <w:top w:val="single" w:sz="4" w:space="0" w:color="auto"/>
                    <w:left w:val="single" w:sz="4" w:space="0" w:color="auto"/>
                    <w:bottom w:val="single" w:sz="4" w:space="0" w:color="auto"/>
                    <w:right w:val="single" w:sz="4" w:space="0" w:color="auto"/>
                  </w:tcBorders>
                  <w:vAlign w:val="center"/>
                  <w:hideMark/>
                </w:tcPr>
                <w:p w14:paraId="0720BF17"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Cột khoá ngoại</w:t>
                  </w:r>
                </w:p>
              </w:tc>
              <w:tc>
                <w:tcPr>
                  <w:tcW w:w="3394" w:type="dxa"/>
                  <w:tcBorders>
                    <w:top w:val="single" w:sz="4" w:space="0" w:color="auto"/>
                    <w:left w:val="single" w:sz="4" w:space="0" w:color="auto"/>
                    <w:bottom w:val="single" w:sz="4" w:space="0" w:color="auto"/>
                    <w:right w:val="single" w:sz="4" w:space="0" w:color="auto"/>
                  </w:tcBorders>
                  <w:vAlign w:val="center"/>
                  <w:hideMark/>
                </w:tcPr>
                <w:p w14:paraId="0E4F791A"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Quan hệ với bảng</w:t>
                  </w:r>
                </w:p>
              </w:tc>
            </w:tr>
            <w:tr w:rsidR="00E305A5" w:rsidRPr="00081AF8" w14:paraId="0C67D49D"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14746013"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166" w:type="dxa"/>
                  <w:tcBorders>
                    <w:top w:val="single" w:sz="4" w:space="0" w:color="auto"/>
                    <w:left w:val="single" w:sz="4" w:space="0" w:color="auto"/>
                    <w:bottom w:val="single" w:sz="4" w:space="0" w:color="auto"/>
                    <w:right w:val="single" w:sz="4" w:space="0" w:color="auto"/>
                  </w:tcBorders>
                  <w:vAlign w:val="center"/>
                  <w:hideMark/>
                </w:tcPr>
                <w:p w14:paraId="4F96852E"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Calibri" w:hAnsi="Times New Roman" w:cs="Times New Roman"/>
                      <w:sz w:val="28"/>
                      <w:szCs w:val="28"/>
                      <w:lang w:eastAsia="vi-VN"/>
                    </w:rPr>
                    <w:t>Product</w:t>
                  </w:r>
                  <w:ins w:id="1923" w:author="admin" w:date="2022-12-12T09:28:00Z">
                    <w:r w:rsidRPr="00081AF8">
                      <w:rPr>
                        <w:rFonts w:ascii="Times New Roman" w:eastAsia="Calibri" w:hAnsi="Times New Roman" w:cs="Times New Roman"/>
                        <w:sz w:val="28"/>
                        <w:szCs w:val="28"/>
                        <w:lang w:eastAsia="vi-VN"/>
                      </w:rPr>
                      <w:t>ID</w:t>
                    </w:r>
                  </w:ins>
                </w:p>
              </w:tc>
              <w:tc>
                <w:tcPr>
                  <w:tcW w:w="2468" w:type="dxa"/>
                  <w:tcBorders>
                    <w:top w:val="single" w:sz="4" w:space="0" w:color="auto"/>
                    <w:left w:val="single" w:sz="4" w:space="0" w:color="auto"/>
                    <w:bottom w:val="single" w:sz="4" w:space="0" w:color="auto"/>
                    <w:right w:val="single" w:sz="4" w:space="0" w:color="auto"/>
                  </w:tcBorders>
                  <w:vAlign w:val="center"/>
                  <w:hideMark/>
                </w:tcPr>
                <w:p w14:paraId="5C800C1A"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Calibri" w:hAnsi="Times New Roman" w:cs="Times New Roman"/>
                      <w:sz w:val="28"/>
                      <w:szCs w:val="28"/>
                      <w:lang w:eastAsia="vi-VN"/>
                    </w:rPr>
                    <w:t>Product</w:t>
                  </w:r>
                  <w:ins w:id="1924" w:author="admin" w:date="2022-12-12T09:28:00Z">
                    <w:r w:rsidRPr="00081AF8">
                      <w:rPr>
                        <w:rFonts w:ascii="Times New Roman" w:eastAsia="Calibri" w:hAnsi="Times New Roman" w:cs="Times New Roman"/>
                        <w:sz w:val="28"/>
                        <w:szCs w:val="28"/>
                        <w:lang w:eastAsia="vi-VN"/>
                      </w:rPr>
                      <w:t>ID</w:t>
                    </w:r>
                  </w:ins>
                </w:p>
              </w:tc>
              <w:tc>
                <w:tcPr>
                  <w:tcW w:w="3394" w:type="dxa"/>
                  <w:tcBorders>
                    <w:top w:val="single" w:sz="4" w:space="0" w:color="auto"/>
                    <w:left w:val="single" w:sz="4" w:space="0" w:color="auto"/>
                    <w:bottom w:val="single" w:sz="4" w:space="0" w:color="auto"/>
                    <w:right w:val="single" w:sz="4" w:space="0" w:color="auto"/>
                  </w:tcBorders>
                  <w:vAlign w:val="center"/>
                  <w:hideMark/>
                </w:tcPr>
                <w:p w14:paraId="375D2BD8"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Calibri" w:hAnsi="Times New Roman" w:cs="Times New Roman"/>
                      <w:sz w:val="28"/>
                      <w:szCs w:val="28"/>
                      <w:lang w:eastAsia="vi-VN"/>
                    </w:rPr>
                    <w:t>Product</w:t>
                  </w:r>
                </w:p>
              </w:tc>
            </w:tr>
            <w:tr w:rsidR="00E305A5" w:rsidRPr="00081AF8" w14:paraId="53ECE482" w14:textId="77777777" w:rsidTr="00E305A5">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06544808"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166" w:type="dxa"/>
                  <w:tcBorders>
                    <w:top w:val="single" w:sz="4" w:space="0" w:color="auto"/>
                    <w:left w:val="single" w:sz="4" w:space="0" w:color="auto"/>
                    <w:bottom w:val="single" w:sz="4" w:space="0" w:color="auto"/>
                    <w:right w:val="single" w:sz="4" w:space="0" w:color="auto"/>
                  </w:tcBorders>
                  <w:vAlign w:val="center"/>
                </w:tcPr>
                <w:p w14:paraId="6A5C08D6" w14:textId="77777777" w:rsidR="00E305A5" w:rsidRPr="00081AF8" w:rsidRDefault="00E305A5"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UserID</w:t>
                  </w:r>
                </w:p>
              </w:tc>
              <w:tc>
                <w:tcPr>
                  <w:tcW w:w="2468" w:type="dxa"/>
                  <w:tcBorders>
                    <w:top w:val="single" w:sz="4" w:space="0" w:color="auto"/>
                    <w:left w:val="single" w:sz="4" w:space="0" w:color="auto"/>
                    <w:bottom w:val="single" w:sz="4" w:space="0" w:color="auto"/>
                    <w:right w:val="single" w:sz="4" w:space="0" w:color="auto"/>
                  </w:tcBorders>
                  <w:vAlign w:val="center"/>
                </w:tcPr>
                <w:p w14:paraId="67CBE0D7" w14:textId="77777777" w:rsidR="00E305A5" w:rsidRPr="00081AF8" w:rsidRDefault="00E305A5"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UserID</w:t>
                  </w:r>
                </w:p>
              </w:tc>
              <w:tc>
                <w:tcPr>
                  <w:tcW w:w="3394" w:type="dxa"/>
                  <w:tcBorders>
                    <w:top w:val="single" w:sz="4" w:space="0" w:color="auto"/>
                    <w:left w:val="single" w:sz="4" w:space="0" w:color="auto"/>
                    <w:bottom w:val="single" w:sz="4" w:space="0" w:color="auto"/>
                    <w:right w:val="single" w:sz="4" w:space="0" w:color="auto"/>
                  </w:tcBorders>
                  <w:vAlign w:val="center"/>
                </w:tcPr>
                <w:p w14:paraId="137D95EA" w14:textId="77777777" w:rsidR="00E305A5" w:rsidRPr="00081AF8" w:rsidRDefault="00E305A5"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User</w:t>
                  </w:r>
                </w:p>
              </w:tc>
            </w:tr>
          </w:tbl>
          <w:p w14:paraId="42073966"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p>
        </w:tc>
      </w:tr>
    </w:tbl>
    <w:p w14:paraId="576A8463" w14:textId="77777777" w:rsidR="00E305A5" w:rsidRPr="00081AF8" w:rsidRDefault="00E305A5" w:rsidP="00081AF8">
      <w:pPr>
        <w:pStyle w:val="ListParagraph"/>
        <w:spacing w:line="360" w:lineRule="auto"/>
        <w:ind w:left="450"/>
        <w:jc w:val="both"/>
        <w:rPr>
          <w:rFonts w:ascii="Times New Roman" w:hAnsi="Times New Roman" w:cs="Times New Roman"/>
          <w:sz w:val="28"/>
          <w:szCs w:val="28"/>
        </w:rPr>
      </w:pPr>
    </w:p>
    <w:p w14:paraId="2C659D23" w14:textId="77777777" w:rsidR="00E305A5" w:rsidRPr="00081AF8" w:rsidRDefault="00E305A5" w:rsidP="00081AF8">
      <w:pPr>
        <w:pStyle w:val="Heading3"/>
        <w:spacing w:line="360" w:lineRule="auto"/>
        <w:rPr>
          <w:rFonts w:ascii="Times New Roman" w:eastAsia="Calibri" w:hAnsi="Times New Roman" w:cs="Times New Roman"/>
          <w:b/>
          <w:color w:val="auto"/>
          <w:sz w:val="28"/>
          <w:szCs w:val="28"/>
          <w:lang w:val="vi-VN" w:eastAsia="vi-VN"/>
        </w:rPr>
      </w:pPr>
      <w:bookmarkStart w:id="1925" w:name="_Toc121836043"/>
      <w:ins w:id="1926" w:author="admin" w:date="2022-12-12T09:28:00Z">
        <w:r w:rsidRPr="00081AF8">
          <w:rPr>
            <w:rFonts w:ascii="Times New Roman" w:eastAsia="Calibri" w:hAnsi="Times New Roman" w:cs="Times New Roman"/>
            <w:b/>
            <w:color w:val="auto"/>
            <w:sz w:val="28"/>
            <w:szCs w:val="28"/>
            <w:lang w:eastAsia="vi-VN"/>
          </w:rPr>
          <w:t>3.3.</w:t>
        </w:r>
      </w:ins>
      <w:r w:rsidRPr="00081AF8">
        <w:rPr>
          <w:rFonts w:ascii="Times New Roman" w:eastAsia="Calibri" w:hAnsi="Times New Roman" w:cs="Times New Roman"/>
          <w:b/>
          <w:color w:val="auto"/>
          <w:sz w:val="28"/>
          <w:szCs w:val="28"/>
          <w:lang w:eastAsia="vi-VN"/>
        </w:rPr>
        <w:t>6</w:t>
      </w:r>
      <w:ins w:id="1927" w:author="admin" w:date="2022-12-12T09:28:00Z">
        <w:r w:rsidRPr="00081AF8">
          <w:rPr>
            <w:rFonts w:ascii="Times New Roman" w:eastAsia="Calibri" w:hAnsi="Times New Roman" w:cs="Times New Roman"/>
            <w:b/>
            <w:color w:val="auto"/>
            <w:sz w:val="28"/>
            <w:szCs w:val="28"/>
            <w:lang w:eastAsia="vi-VN"/>
          </w:rPr>
          <w:t xml:space="preserve"> </w:t>
        </w:r>
        <w:r w:rsidRPr="00081AF8">
          <w:rPr>
            <w:rFonts w:ascii="Times New Roman" w:eastAsia="Calibri" w:hAnsi="Times New Roman" w:cs="Times New Roman"/>
            <w:b/>
            <w:color w:val="auto"/>
            <w:sz w:val="28"/>
            <w:szCs w:val="28"/>
            <w:lang w:val="vi-VN" w:eastAsia="vi-VN"/>
          </w:rPr>
          <w:t xml:space="preserve">Bảng </w:t>
        </w:r>
      </w:ins>
      <w:r w:rsidRPr="00081AF8">
        <w:rPr>
          <w:rFonts w:ascii="Times New Roman" w:eastAsia="Calibri" w:hAnsi="Times New Roman" w:cs="Times New Roman"/>
          <w:b/>
          <w:color w:val="auto"/>
          <w:sz w:val="28"/>
          <w:szCs w:val="28"/>
          <w:lang w:eastAsia="vi-VN"/>
        </w:rPr>
        <w:t>Đơn hàng</w:t>
      </w:r>
      <w:ins w:id="1928" w:author="admin" w:date="2022-12-12T09:28:00Z">
        <w:r w:rsidRPr="00081AF8">
          <w:rPr>
            <w:rFonts w:ascii="Times New Roman" w:eastAsia="Calibri" w:hAnsi="Times New Roman" w:cs="Times New Roman"/>
            <w:b/>
            <w:color w:val="auto"/>
            <w:sz w:val="28"/>
            <w:szCs w:val="28"/>
            <w:lang w:val="vi-VN" w:eastAsia="vi-VN"/>
          </w:rPr>
          <w:t>(</w:t>
        </w:r>
      </w:ins>
      <w:r w:rsidRPr="00081AF8">
        <w:rPr>
          <w:rFonts w:ascii="Times New Roman" w:eastAsia="Calibri" w:hAnsi="Times New Roman" w:cs="Times New Roman"/>
          <w:b/>
          <w:color w:val="auto"/>
          <w:sz w:val="28"/>
          <w:szCs w:val="28"/>
          <w:lang w:eastAsia="vi-VN"/>
        </w:rPr>
        <w:t>Orders</w:t>
      </w:r>
      <w:ins w:id="1929" w:author="admin" w:date="2022-12-12T09:28:00Z">
        <w:r w:rsidRPr="00081AF8">
          <w:rPr>
            <w:rFonts w:ascii="Times New Roman" w:eastAsia="Calibri" w:hAnsi="Times New Roman" w:cs="Times New Roman"/>
            <w:b/>
            <w:color w:val="auto"/>
            <w:sz w:val="28"/>
            <w:szCs w:val="28"/>
            <w:lang w:val="vi-VN" w:eastAsia="vi-VN"/>
          </w:rPr>
          <w:t>)</w:t>
        </w:r>
      </w:ins>
      <w:bookmarkEnd w:id="1925"/>
    </w:p>
    <w:p w14:paraId="514A1304" w14:textId="77777777" w:rsidR="00E305A5" w:rsidRPr="00081AF8" w:rsidRDefault="00E305A5" w:rsidP="00081AF8">
      <w:pPr>
        <w:pStyle w:val="ListParagraph"/>
        <w:spacing w:line="360" w:lineRule="auto"/>
        <w:ind w:left="450"/>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43"/>
        <w:gridCol w:w="1626"/>
        <w:gridCol w:w="2268"/>
        <w:gridCol w:w="2363"/>
        <w:gridCol w:w="828"/>
      </w:tblGrid>
      <w:tr w:rsidR="00E305A5" w:rsidRPr="00081AF8" w14:paraId="1436A00C" w14:textId="77777777" w:rsidTr="00D55F98">
        <w:trPr>
          <w:trHeight w:val="567"/>
        </w:trPr>
        <w:tc>
          <w:tcPr>
            <w:tcW w:w="1771" w:type="dxa"/>
            <w:gridSpan w:val="2"/>
            <w:tcBorders>
              <w:top w:val="single" w:sz="4" w:space="0" w:color="auto"/>
              <w:left w:val="single" w:sz="4" w:space="0" w:color="auto"/>
              <w:bottom w:val="single" w:sz="4" w:space="0" w:color="auto"/>
              <w:right w:val="single" w:sz="4" w:space="0" w:color="auto"/>
            </w:tcBorders>
            <w:vAlign w:val="center"/>
            <w:hideMark/>
          </w:tcPr>
          <w:p w14:paraId="21C86F59"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 Số hiệu: 6</w:t>
            </w:r>
          </w:p>
        </w:tc>
        <w:tc>
          <w:tcPr>
            <w:tcW w:w="3894" w:type="dxa"/>
            <w:gridSpan w:val="2"/>
            <w:tcBorders>
              <w:top w:val="single" w:sz="4" w:space="0" w:color="auto"/>
              <w:left w:val="single" w:sz="4" w:space="0" w:color="auto"/>
              <w:bottom w:val="single" w:sz="4" w:space="0" w:color="auto"/>
              <w:right w:val="single" w:sz="4" w:space="0" w:color="auto"/>
            </w:tcBorders>
            <w:vAlign w:val="center"/>
            <w:hideMark/>
          </w:tcPr>
          <w:p w14:paraId="21647C94"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 Tên bảng:Orders</w:t>
            </w:r>
          </w:p>
        </w:tc>
        <w:tc>
          <w:tcPr>
            <w:tcW w:w="3191" w:type="dxa"/>
            <w:gridSpan w:val="2"/>
            <w:tcBorders>
              <w:top w:val="single" w:sz="4" w:space="0" w:color="auto"/>
              <w:left w:val="single" w:sz="4" w:space="0" w:color="auto"/>
              <w:bottom w:val="single" w:sz="4" w:space="0" w:color="auto"/>
              <w:right w:val="single" w:sz="4" w:space="0" w:color="auto"/>
            </w:tcBorders>
            <w:vAlign w:val="center"/>
            <w:hideMark/>
          </w:tcPr>
          <w:p w14:paraId="270C0C0A"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 Bí danh:</w:t>
            </w:r>
          </w:p>
        </w:tc>
      </w:tr>
      <w:tr w:rsidR="00E305A5" w:rsidRPr="00081AF8" w14:paraId="28601126" w14:textId="77777777" w:rsidTr="00D55F9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0EA6999F"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 Mô tả: Lưu trữ thông tin đơn hàng</w:t>
            </w:r>
          </w:p>
        </w:tc>
      </w:tr>
      <w:tr w:rsidR="00E305A5" w:rsidRPr="00081AF8" w14:paraId="7FF189F2" w14:textId="77777777" w:rsidTr="00D55F9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087EB4FA"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lastRenderedPageBreak/>
              <w:t>5. Mô tả chi tiết các cột</w:t>
            </w:r>
          </w:p>
        </w:tc>
      </w:tr>
      <w:tr w:rsidR="00E305A5" w:rsidRPr="00081AF8" w14:paraId="0C1C74EA"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04612C8"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4B4B64E3"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 cột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66A3767"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Mô tả</w:t>
            </w:r>
          </w:p>
        </w:tc>
        <w:tc>
          <w:tcPr>
            <w:tcW w:w="2363" w:type="dxa"/>
            <w:tcBorders>
              <w:top w:val="single" w:sz="4" w:space="0" w:color="auto"/>
              <w:left w:val="single" w:sz="4" w:space="0" w:color="auto"/>
              <w:bottom w:val="single" w:sz="4" w:space="0" w:color="auto"/>
              <w:right w:val="single" w:sz="4" w:space="0" w:color="auto"/>
            </w:tcBorders>
            <w:vAlign w:val="center"/>
            <w:hideMark/>
          </w:tcPr>
          <w:p w14:paraId="53DC2336"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Kiểu dữ liệu</w:t>
            </w:r>
          </w:p>
        </w:tc>
        <w:tc>
          <w:tcPr>
            <w:tcW w:w="828" w:type="dxa"/>
            <w:tcBorders>
              <w:top w:val="single" w:sz="4" w:space="0" w:color="auto"/>
              <w:left w:val="single" w:sz="4" w:space="0" w:color="auto"/>
              <w:bottom w:val="single" w:sz="4" w:space="0" w:color="auto"/>
              <w:right w:val="single" w:sz="4" w:space="0" w:color="auto"/>
            </w:tcBorders>
            <w:vAlign w:val="center"/>
            <w:hideMark/>
          </w:tcPr>
          <w:p w14:paraId="3F3FC2AE"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N</w:t>
            </w:r>
          </w:p>
        </w:tc>
      </w:tr>
      <w:tr w:rsidR="00E305A5" w:rsidRPr="00081AF8" w14:paraId="46138517"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3ABDF778"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24CB94DB"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ins w:id="1930" w:author="admin" w:date="2022-12-12T09:28:00Z">
              <w:r w:rsidRPr="00081AF8">
                <w:rPr>
                  <w:rFonts w:ascii="Times New Roman" w:eastAsia="Calibri" w:hAnsi="Times New Roman" w:cs="Times New Roman"/>
                  <w:sz w:val="28"/>
                  <w:szCs w:val="28"/>
                  <w:lang w:eastAsia="vi-VN"/>
                </w:rPr>
                <w:t>OrderID</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311A5C5E"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 xml:space="preserve">Mã </w:t>
            </w:r>
            <w:r w:rsidR="00465F33" w:rsidRPr="00081AF8">
              <w:rPr>
                <w:rFonts w:ascii="Times New Roman" w:eastAsia="Times New Roman" w:hAnsi="Times New Roman" w:cs="Times New Roman"/>
                <w:color w:val="000000"/>
                <w:sz w:val="28"/>
                <w:szCs w:val="28"/>
              </w:rPr>
              <w:t>đơn hàng</w:t>
            </w:r>
          </w:p>
        </w:tc>
        <w:tc>
          <w:tcPr>
            <w:tcW w:w="2363" w:type="dxa"/>
            <w:tcBorders>
              <w:top w:val="single" w:sz="4" w:space="0" w:color="auto"/>
              <w:left w:val="single" w:sz="4" w:space="0" w:color="auto"/>
              <w:bottom w:val="single" w:sz="4" w:space="0" w:color="auto"/>
              <w:right w:val="single" w:sz="4" w:space="0" w:color="auto"/>
            </w:tcBorders>
            <w:vAlign w:val="center"/>
            <w:hideMark/>
          </w:tcPr>
          <w:p w14:paraId="5B564E93"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191141BC"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p>
        </w:tc>
      </w:tr>
      <w:tr w:rsidR="00E305A5" w:rsidRPr="00081AF8" w14:paraId="51FE2878"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5E59B3E"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04819C34"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ins w:id="1931" w:author="admin" w:date="2022-12-12T09:28:00Z">
              <w:r w:rsidRPr="00081AF8">
                <w:rPr>
                  <w:rFonts w:ascii="Times New Roman" w:eastAsia="Calibri" w:hAnsi="Times New Roman" w:cs="Times New Roman"/>
                  <w:sz w:val="28"/>
                  <w:szCs w:val="28"/>
                  <w:lang w:eastAsia="vi-VN"/>
                </w:rPr>
                <w:t>Total</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7B5221F9"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Tổng tiền</w:t>
            </w:r>
          </w:p>
        </w:tc>
        <w:tc>
          <w:tcPr>
            <w:tcW w:w="2363" w:type="dxa"/>
            <w:tcBorders>
              <w:top w:val="single" w:sz="4" w:space="0" w:color="auto"/>
              <w:left w:val="single" w:sz="4" w:space="0" w:color="auto"/>
              <w:bottom w:val="single" w:sz="4" w:space="0" w:color="auto"/>
              <w:right w:val="single" w:sz="4" w:space="0" w:color="auto"/>
            </w:tcBorders>
            <w:vAlign w:val="center"/>
            <w:hideMark/>
          </w:tcPr>
          <w:p w14:paraId="18EE384F"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hideMark/>
          </w:tcPr>
          <w:p w14:paraId="05F2E314"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1AE4B92D"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1E6351E5"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634990E9"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ins w:id="1932" w:author="admin" w:date="2022-12-12T09:28:00Z">
              <w:r w:rsidRPr="00081AF8">
                <w:rPr>
                  <w:rFonts w:ascii="Times New Roman" w:eastAsia="Calibri" w:hAnsi="Times New Roman" w:cs="Times New Roman"/>
                  <w:sz w:val="28"/>
                  <w:szCs w:val="28"/>
                  <w:lang w:eastAsia="vi-VN"/>
                </w:rPr>
                <w:t>Address</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184928DE"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Địa chỉ</w:t>
            </w:r>
          </w:p>
        </w:tc>
        <w:tc>
          <w:tcPr>
            <w:tcW w:w="2363" w:type="dxa"/>
            <w:tcBorders>
              <w:top w:val="single" w:sz="4" w:space="0" w:color="auto"/>
              <w:left w:val="single" w:sz="4" w:space="0" w:color="auto"/>
              <w:bottom w:val="single" w:sz="4" w:space="0" w:color="auto"/>
              <w:right w:val="single" w:sz="4" w:space="0" w:color="auto"/>
            </w:tcBorders>
            <w:vAlign w:val="center"/>
            <w:hideMark/>
          </w:tcPr>
          <w:p w14:paraId="49B1878B"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varchar(</w:t>
            </w:r>
            <w:r w:rsidR="00465F33" w:rsidRPr="00081AF8">
              <w:rPr>
                <w:rFonts w:ascii="Times New Roman" w:eastAsia="Times New Roman" w:hAnsi="Times New Roman" w:cs="Times New Roman"/>
                <w:color w:val="000000"/>
                <w:sz w:val="28"/>
                <w:szCs w:val="28"/>
              </w:rPr>
              <w:t>255</w:t>
            </w:r>
            <w:r w:rsidRPr="00081AF8">
              <w:rPr>
                <w:rFonts w:ascii="Times New Roman" w:eastAsia="Times New Roman" w:hAnsi="Times New Roman" w:cs="Times New Roman"/>
                <w:color w:val="000000"/>
                <w:sz w:val="28"/>
                <w:szCs w:val="28"/>
              </w:rPr>
              <w:t>)</w:t>
            </w:r>
          </w:p>
        </w:tc>
        <w:tc>
          <w:tcPr>
            <w:tcW w:w="828" w:type="dxa"/>
            <w:tcBorders>
              <w:top w:val="single" w:sz="4" w:space="0" w:color="auto"/>
              <w:left w:val="single" w:sz="4" w:space="0" w:color="auto"/>
              <w:bottom w:val="single" w:sz="4" w:space="0" w:color="auto"/>
              <w:right w:val="single" w:sz="4" w:space="0" w:color="auto"/>
            </w:tcBorders>
            <w:vAlign w:val="center"/>
            <w:hideMark/>
          </w:tcPr>
          <w:p w14:paraId="3AA9B07F"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61D43688"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53A0C04C"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58FE125A"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ins w:id="1933" w:author="admin" w:date="2022-12-12T09:28:00Z">
              <w:r w:rsidRPr="00081AF8">
                <w:rPr>
                  <w:rFonts w:ascii="Times New Roman" w:eastAsia="Calibri" w:hAnsi="Times New Roman" w:cs="Times New Roman"/>
                  <w:sz w:val="28"/>
                  <w:szCs w:val="28"/>
                  <w:lang w:eastAsia="vi-VN"/>
                </w:rPr>
                <w:t>OrderDate</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2612F25F"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Ngày đặt hàng</w:t>
            </w:r>
          </w:p>
        </w:tc>
        <w:tc>
          <w:tcPr>
            <w:tcW w:w="2363" w:type="dxa"/>
            <w:tcBorders>
              <w:top w:val="single" w:sz="4" w:space="0" w:color="auto"/>
              <w:left w:val="single" w:sz="4" w:space="0" w:color="auto"/>
              <w:bottom w:val="single" w:sz="4" w:space="0" w:color="auto"/>
              <w:right w:val="single" w:sz="4" w:space="0" w:color="auto"/>
            </w:tcBorders>
            <w:vAlign w:val="center"/>
            <w:hideMark/>
          </w:tcPr>
          <w:p w14:paraId="3FE8DAAA"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Timestamp</w:t>
            </w:r>
          </w:p>
        </w:tc>
        <w:tc>
          <w:tcPr>
            <w:tcW w:w="828" w:type="dxa"/>
            <w:tcBorders>
              <w:top w:val="single" w:sz="4" w:space="0" w:color="auto"/>
              <w:left w:val="single" w:sz="4" w:space="0" w:color="auto"/>
              <w:bottom w:val="single" w:sz="4" w:space="0" w:color="auto"/>
              <w:right w:val="single" w:sz="4" w:space="0" w:color="auto"/>
            </w:tcBorders>
            <w:vAlign w:val="center"/>
            <w:hideMark/>
          </w:tcPr>
          <w:p w14:paraId="63196F6B"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5EA82875"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253CF75E"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2EEAA392" w14:textId="77777777" w:rsidR="00E305A5" w:rsidRPr="00081AF8" w:rsidRDefault="00E305A5" w:rsidP="00081AF8">
            <w:pPr>
              <w:tabs>
                <w:tab w:val="left" w:pos="851"/>
              </w:tabs>
              <w:spacing w:after="0" w:line="360" w:lineRule="auto"/>
              <w:jc w:val="both"/>
              <w:rPr>
                <w:rFonts w:ascii="Times New Roman" w:eastAsia="Calibri" w:hAnsi="Times New Roman" w:cs="Times New Roman"/>
                <w:sz w:val="28"/>
                <w:szCs w:val="28"/>
                <w:lang w:eastAsia="vi-VN"/>
              </w:rPr>
            </w:pPr>
            <w:ins w:id="1934" w:author="admin" w:date="2022-12-12T09:28:00Z">
              <w:r w:rsidRPr="00081AF8">
                <w:rPr>
                  <w:rFonts w:ascii="Times New Roman" w:eastAsia="Calibri" w:hAnsi="Times New Roman" w:cs="Times New Roman"/>
                  <w:sz w:val="28"/>
                  <w:szCs w:val="28"/>
                  <w:lang w:eastAsia="vi-VN"/>
                </w:rPr>
                <w:t>Receiver</w:t>
              </w:r>
            </w:ins>
          </w:p>
        </w:tc>
        <w:tc>
          <w:tcPr>
            <w:tcW w:w="2268" w:type="dxa"/>
            <w:tcBorders>
              <w:top w:val="single" w:sz="4" w:space="0" w:color="auto"/>
              <w:left w:val="single" w:sz="4" w:space="0" w:color="auto"/>
              <w:bottom w:val="single" w:sz="4" w:space="0" w:color="auto"/>
              <w:right w:val="single" w:sz="4" w:space="0" w:color="auto"/>
            </w:tcBorders>
            <w:vAlign w:val="center"/>
          </w:tcPr>
          <w:p w14:paraId="7A91EA62"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Người nhận</w:t>
            </w:r>
          </w:p>
        </w:tc>
        <w:tc>
          <w:tcPr>
            <w:tcW w:w="2363" w:type="dxa"/>
            <w:tcBorders>
              <w:top w:val="single" w:sz="4" w:space="0" w:color="auto"/>
              <w:left w:val="single" w:sz="4" w:space="0" w:color="auto"/>
              <w:bottom w:val="single" w:sz="4" w:space="0" w:color="auto"/>
              <w:right w:val="single" w:sz="4" w:space="0" w:color="auto"/>
            </w:tcBorders>
            <w:vAlign w:val="center"/>
          </w:tcPr>
          <w:p w14:paraId="4AD9A358"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varchar(255)</w:t>
            </w:r>
          </w:p>
        </w:tc>
        <w:tc>
          <w:tcPr>
            <w:tcW w:w="828" w:type="dxa"/>
            <w:tcBorders>
              <w:top w:val="single" w:sz="4" w:space="0" w:color="auto"/>
              <w:left w:val="single" w:sz="4" w:space="0" w:color="auto"/>
              <w:bottom w:val="single" w:sz="4" w:space="0" w:color="auto"/>
              <w:right w:val="single" w:sz="4" w:space="0" w:color="auto"/>
            </w:tcBorders>
            <w:vAlign w:val="center"/>
          </w:tcPr>
          <w:p w14:paraId="1A5C369F"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29AD81D9"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74250145"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4AAE9C11" w14:textId="77777777" w:rsidR="00E305A5" w:rsidRPr="00081AF8" w:rsidRDefault="00E305A5" w:rsidP="00081AF8">
            <w:pPr>
              <w:tabs>
                <w:tab w:val="left" w:pos="851"/>
              </w:tabs>
              <w:spacing w:after="0" w:line="360" w:lineRule="auto"/>
              <w:jc w:val="both"/>
              <w:rPr>
                <w:rFonts w:ascii="Times New Roman" w:eastAsia="Calibri" w:hAnsi="Times New Roman" w:cs="Times New Roman"/>
                <w:sz w:val="28"/>
                <w:szCs w:val="28"/>
                <w:lang w:eastAsia="vi-VN"/>
              </w:rPr>
            </w:pPr>
            <w:ins w:id="1935" w:author="admin" w:date="2022-12-12T09:28:00Z">
              <w:r w:rsidRPr="00081AF8">
                <w:rPr>
                  <w:rFonts w:ascii="Times New Roman" w:eastAsia="Calibri" w:hAnsi="Times New Roman" w:cs="Times New Roman"/>
                  <w:sz w:val="28"/>
                  <w:szCs w:val="28"/>
                  <w:lang w:eastAsia="vi-VN"/>
                </w:rPr>
                <w:t>Phone</w:t>
              </w:r>
            </w:ins>
          </w:p>
        </w:tc>
        <w:tc>
          <w:tcPr>
            <w:tcW w:w="2268" w:type="dxa"/>
            <w:tcBorders>
              <w:top w:val="single" w:sz="4" w:space="0" w:color="auto"/>
              <w:left w:val="single" w:sz="4" w:space="0" w:color="auto"/>
              <w:bottom w:val="single" w:sz="4" w:space="0" w:color="auto"/>
              <w:right w:val="single" w:sz="4" w:space="0" w:color="auto"/>
            </w:tcBorders>
            <w:vAlign w:val="center"/>
          </w:tcPr>
          <w:p w14:paraId="27A61683"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Số điện thoại</w:t>
            </w:r>
          </w:p>
        </w:tc>
        <w:tc>
          <w:tcPr>
            <w:tcW w:w="2363" w:type="dxa"/>
            <w:tcBorders>
              <w:top w:val="single" w:sz="4" w:space="0" w:color="auto"/>
              <w:left w:val="single" w:sz="4" w:space="0" w:color="auto"/>
              <w:bottom w:val="single" w:sz="4" w:space="0" w:color="auto"/>
              <w:right w:val="single" w:sz="4" w:space="0" w:color="auto"/>
            </w:tcBorders>
            <w:vAlign w:val="center"/>
          </w:tcPr>
          <w:p w14:paraId="29BA6D5E"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varchar(255)</w:t>
            </w:r>
          </w:p>
        </w:tc>
        <w:tc>
          <w:tcPr>
            <w:tcW w:w="828" w:type="dxa"/>
            <w:tcBorders>
              <w:top w:val="single" w:sz="4" w:space="0" w:color="auto"/>
              <w:left w:val="single" w:sz="4" w:space="0" w:color="auto"/>
              <w:bottom w:val="single" w:sz="4" w:space="0" w:color="auto"/>
              <w:right w:val="single" w:sz="4" w:space="0" w:color="auto"/>
            </w:tcBorders>
            <w:vAlign w:val="center"/>
          </w:tcPr>
          <w:p w14:paraId="70027774"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6E66D829"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005B1A1B"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7</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42054118" w14:textId="77777777" w:rsidR="00E305A5"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ins w:id="1936" w:author="admin" w:date="2022-12-12T09:28:00Z">
              <w:r w:rsidRPr="00081AF8">
                <w:rPr>
                  <w:rFonts w:ascii="Times New Roman" w:eastAsia="Calibri" w:hAnsi="Times New Roman" w:cs="Times New Roman"/>
                  <w:sz w:val="28"/>
                  <w:szCs w:val="28"/>
                  <w:lang w:eastAsia="vi-VN"/>
                </w:rPr>
                <w:t>Email</w:t>
              </w:r>
            </w:ins>
          </w:p>
        </w:tc>
        <w:tc>
          <w:tcPr>
            <w:tcW w:w="2268" w:type="dxa"/>
            <w:tcBorders>
              <w:top w:val="single" w:sz="4" w:space="0" w:color="auto"/>
              <w:left w:val="single" w:sz="4" w:space="0" w:color="auto"/>
              <w:bottom w:val="single" w:sz="4" w:space="0" w:color="auto"/>
              <w:right w:val="single" w:sz="4" w:space="0" w:color="auto"/>
            </w:tcBorders>
            <w:vAlign w:val="center"/>
          </w:tcPr>
          <w:p w14:paraId="5E9F13E7"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Email</w:t>
            </w:r>
          </w:p>
        </w:tc>
        <w:tc>
          <w:tcPr>
            <w:tcW w:w="2363" w:type="dxa"/>
            <w:tcBorders>
              <w:top w:val="single" w:sz="4" w:space="0" w:color="auto"/>
              <w:left w:val="single" w:sz="4" w:space="0" w:color="auto"/>
              <w:bottom w:val="single" w:sz="4" w:space="0" w:color="auto"/>
              <w:right w:val="single" w:sz="4" w:space="0" w:color="auto"/>
            </w:tcBorders>
            <w:vAlign w:val="center"/>
          </w:tcPr>
          <w:p w14:paraId="17CB7982"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varchar(255)</w:t>
            </w:r>
          </w:p>
        </w:tc>
        <w:tc>
          <w:tcPr>
            <w:tcW w:w="828" w:type="dxa"/>
            <w:tcBorders>
              <w:top w:val="single" w:sz="4" w:space="0" w:color="auto"/>
              <w:left w:val="single" w:sz="4" w:space="0" w:color="auto"/>
              <w:bottom w:val="single" w:sz="4" w:space="0" w:color="auto"/>
              <w:right w:val="single" w:sz="4" w:space="0" w:color="auto"/>
            </w:tcBorders>
            <w:vAlign w:val="center"/>
          </w:tcPr>
          <w:p w14:paraId="74013BFA"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009D2FA5"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7A7F7DEC"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8</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080ECFA2" w14:textId="77777777" w:rsidR="00E305A5"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Payment_methods</w:t>
            </w:r>
          </w:p>
        </w:tc>
        <w:tc>
          <w:tcPr>
            <w:tcW w:w="2268" w:type="dxa"/>
            <w:tcBorders>
              <w:top w:val="single" w:sz="4" w:space="0" w:color="auto"/>
              <w:left w:val="single" w:sz="4" w:space="0" w:color="auto"/>
              <w:bottom w:val="single" w:sz="4" w:space="0" w:color="auto"/>
              <w:right w:val="single" w:sz="4" w:space="0" w:color="auto"/>
            </w:tcBorders>
            <w:vAlign w:val="center"/>
          </w:tcPr>
          <w:p w14:paraId="3B4027EF"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Phương thức thanh toán</w:t>
            </w:r>
          </w:p>
        </w:tc>
        <w:tc>
          <w:tcPr>
            <w:tcW w:w="2363" w:type="dxa"/>
            <w:tcBorders>
              <w:top w:val="single" w:sz="4" w:space="0" w:color="auto"/>
              <w:left w:val="single" w:sz="4" w:space="0" w:color="auto"/>
              <w:bottom w:val="single" w:sz="4" w:space="0" w:color="auto"/>
              <w:right w:val="single" w:sz="4" w:space="0" w:color="auto"/>
            </w:tcBorders>
            <w:vAlign w:val="center"/>
          </w:tcPr>
          <w:p w14:paraId="2748CA80"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varchar(255)</w:t>
            </w:r>
          </w:p>
        </w:tc>
        <w:tc>
          <w:tcPr>
            <w:tcW w:w="828" w:type="dxa"/>
            <w:tcBorders>
              <w:top w:val="single" w:sz="4" w:space="0" w:color="auto"/>
              <w:left w:val="single" w:sz="4" w:space="0" w:color="auto"/>
              <w:bottom w:val="single" w:sz="4" w:space="0" w:color="auto"/>
              <w:right w:val="single" w:sz="4" w:space="0" w:color="auto"/>
            </w:tcBorders>
            <w:vAlign w:val="center"/>
          </w:tcPr>
          <w:p w14:paraId="2E8D5FB3"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E305A5" w:rsidRPr="00081AF8" w14:paraId="016C5B87"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293989B6"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9</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1F64CA83" w14:textId="77777777" w:rsidR="00E305A5"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ins w:id="1937" w:author="admin" w:date="2022-12-12T09:28:00Z">
              <w:r w:rsidRPr="00081AF8">
                <w:rPr>
                  <w:rFonts w:ascii="Times New Roman" w:eastAsia="Calibri" w:hAnsi="Times New Roman" w:cs="Times New Roman"/>
                  <w:sz w:val="28"/>
                  <w:szCs w:val="28"/>
                  <w:lang w:eastAsia="vi-VN"/>
                </w:rPr>
                <w:t>Status</w:t>
              </w:r>
            </w:ins>
          </w:p>
        </w:tc>
        <w:tc>
          <w:tcPr>
            <w:tcW w:w="2268" w:type="dxa"/>
            <w:tcBorders>
              <w:top w:val="single" w:sz="4" w:space="0" w:color="auto"/>
              <w:left w:val="single" w:sz="4" w:space="0" w:color="auto"/>
              <w:bottom w:val="single" w:sz="4" w:space="0" w:color="auto"/>
              <w:right w:val="single" w:sz="4" w:space="0" w:color="auto"/>
            </w:tcBorders>
            <w:vAlign w:val="center"/>
          </w:tcPr>
          <w:p w14:paraId="78B9B5D3"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Trạng thái đơn hàng</w:t>
            </w:r>
          </w:p>
        </w:tc>
        <w:tc>
          <w:tcPr>
            <w:tcW w:w="2363" w:type="dxa"/>
            <w:tcBorders>
              <w:top w:val="single" w:sz="4" w:space="0" w:color="auto"/>
              <w:left w:val="single" w:sz="4" w:space="0" w:color="auto"/>
              <w:bottom w:val="single" w:sz="4" w:space="0" w:color="auto"/>
              <w:right w:val="single" w:sz="4" w:space="0" w:color="auto"/>
            </w:tcBorders>
            <w:vAlign w:val="center"/>
          </w:tcPr>
          <w:p w14:paraId="07816AFC" w14:textId="77777777" w:rsidR="00E305A5"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0AF20311"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p>
        </w:tc>
      </w:tr>
      <w:tr w:rsidR="00E305A5" w:rsidRPr="00081AF8" w14:paraId="2279918E" w14:textId="77777777" w:rsidTr="00D55F9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34FFEDEF" w14:textId="77777777" w:rsidR="00E305A5" w:rsidRPr="00081AF8" w:rsidRDefault="00E305A5" w:rsidP="00081AF8">
            <w:pPr>
              <w:keepNext/>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lastRenderedPageBreak/>
              <w:t>6. Khoá ngoại</w:t>
            </w:r>
          </w:p>
          <w:p w14:paraId="45608275" w14:textId="77777777" w:rsidR="00E305A5" w:rsidRPr="00081AF8" w:rsidRDefault="00E305A5" w:rsidP="00081AF8">
            <w:pPr>
              <w:tabs>
                <w:tab w:val="left" w:pos="851"/>
              </w:tabs>
              <w:spacing w:after="0" w:line="360" w:lineRule="auto"/>
              <w:jc w:val="both"/>
              <w:rPr>
                <w:rFonts w:ascii="Times New Roman" w:eastAsia="Times New Roman" w:hAnsi="Times New Roman" w:cs="Times New Roman"/>
                <w:sz w:val="28"/>
                <w:szCs w:val="28"/>
              </w:rPr>
            </w:pPr>
          </w:p>
        </w:tc>
      </w:tr>
    </w:tbl>
    <w:tbl>
      <w:tblPr>
        <w:tblpPr w:leftFromText="180" w:rightFromText="180" w:vertAnchor="text" w:horzAnchor="margin" w:tblpY="1059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2166"/>
        <w:gridCol w:w="2468"/>
        <w:gridCol w:w="3394"/>
      </w:tblGrid>
      <w:tr w:rsidR="00D55F98" w:rsidRPr="00081AF8" w14:paraId="43B821AF"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12E359F2" w14:textId="77777777" w:rsidR="00D55F98" w:rsidRPr="00081AF8" w:rsidRDefault="00D55F98" w:rsidP="00D55F9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6FE554F" w14:textId="77777777" w:rsidR="00D55F98" w:rsidRPr="00081AF8" w:rsidRDefault="00D55F98" w:rsidP="00D55F9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w:t>
            </w:r>
          </w:p>
        </w:tc>
        <w:tc>
          <w:tcPr>
            <w:tcW w:w="2468" w:type="dxa"/>
            <w:tcBorders>
              <w:top w:val="single" w:sz="4" w:space="0" w:color="auto"/>
              <w:left w:val="single" w:sz="4" w:space="0" w:color="auto"/>
              <w:bottom w:val="single" w:sz="4" w:space="0" w:color="auto"/>
              <w:right w:val="single" w:sz="4" w:space="0" w:color="auto"/>
            </w:tcBorders>
            <w:vAlign w:val="center"/>
            <w:hideMark/>
          </w:tcPr>
          <w:p w14:paraId="561B7A9C" w14:textId="77777777" w:rsidR="00D55F98" w:rsidRPr="00081AF8" w:rsidRDefault="00D55F98" w:rsidP="00D55F9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Cột khoá ngoại</w:t>
            </w:r>
          </w:p>
        </w:tc>
        <w:tc>
          <w:tcPr>
            <w:tcW w:w="3394" w:type="dxa"/>
            <w:tcBorders>
              <w:top w:val="single" w:sz="4" w:space="0" w:color="auto"/>
              <w:left w:val="single" w:sz="4" w:space="0" w:color="auto"/>
              <w:bottom w:val="single" w:sz="4" w:space="0" w:color="auto"/>
              <w:right w:val="single" w:sz="4" w:space="0" w:color="auto"/>
            </w:tcBorders>
            <w:vAlign w:val="center"/>
            <w:hideMark/>
          </w:tcPr>
          <w:p w14:paraId="773B9460" w14:textId="77777777" w:rsidR="00D55F98" w:rsidRPr="00081AF8" w:rsidRDefault="00D55F98" w:rsidP="00D55F9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Quan hệ với bảng</w:t>
            </w:r>
          </w:p>
        </w:tc>
      </w:tr>
      <w:tr w:rsidR="00D55F98" w:rsidRPr="00081AF8" w14:paraId="1903B880" w14:textId="77777777" w:rsidTr="00D55F9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09F10554" w14:textId="77777777" w:rsidR="00D55F98" w:rsidRPr="00081AF8" w:rsidRDefault="00D55F98" w:rsidP="00D55F9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166" w:type="dxa"/>
            <w:tcBorders>
              <w:top w:val="single" w:sz="4" w:space="0" w:color="auto"/>
              <w:left w:val="single" w:sz="4" w:space="0" w:color="auto"/>
              <w:bottom w:val="single" w:sz="4" w:space="0" w:color="auto"/>
              <w:right w:val="single" w:sz="4" w:space="0" w:color="auto"/>
            </w:tcBorders>
            <w:vAlign w:val="center"/>
          </w:tcPr>
          <w:p w14:paraId="7E661751" w14:textId="77777777" w:rsidR="00D55F98" w:rsidRPr="00081AF8" w:rsidRDefault="00D55F98" w:rsidP="00D55F9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UserID</w:t>
            </w:r>
          </w:p>
        </w:tc>
        <w:tc>
          <w:tcPr>
            <w:tcW w:w="2468" w:type="dxa"/>
            <w:tcBorders>
              <w:top w:val="single" w:sz="4" w:space="0" w:color="auto"/>
              <w:left w:val="single" w:sz="4" w:space="0" w:color="auto"/>
              <w:bottom w:val="single" w:sz="4" w:space="0" w:color="auto"/>
              <w:right w:val="single" w:sz="4" w:space="0" w:color="auto"/>
            </w:tcBorders>
            <w:vAlign w:val="center"/>
          </w:tcPr>
          <w:p w14:paraId="2D997A49" w14:textId="77777777" w:rsidR="00D55F98" w:rsidRPr="00081AF8" w:rsidRDefault="00D55F98" w:rsidP="00D55F9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UserID</w:t>
            </w:r>
          </w:p>
        </w:tc>
        <w:tc>
          <w:tcPr>
            <w:tcW w:w="3394" w:type="dxa"/>
            <w:tcBorders>
              <w:top w:val="single" w:sz="4" w:space="0" w:color="auto"/>
              <w:left w:val="single" w:sz="4" w:space="0" w:color="auto"/>
              <w:bottom w:val="single" w:sz="4" w:space="0" w:color="auto"/>
              <w:right w:val="single" w:sz="4" w:space="0" w:color="auto"/>
            </w:tcBorders>
            <w:vAlign w:val="center"/>
          </w:tcPr>
          <w:p w14:paraId="73F4FFBC" w14:textId="77777777" w:rsidR="00D55F98" w:rsidRPr="00081AF8" w:rsidRDefault="00D55F98" w:rsidP="00D55F9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User</w:t>
            </w:r>
          </w:p>
        </w:tc>
      </w:tr>
    </w:tbl>
    <w:p w14:paraId="2CD1C044" w14:textId="77777777" w:rsidR="00E305A5" w:rsidRPr="00081AF8" w:rsidRDefault="00E305A5" w:rsidP="00081AF8">
      <w:pPr>
        <w:pStyle w:val="ListParagraph"/>
        <w:spacing w:line="360" w:lineRule="auto"/>
        <w:ind w:left="450"/>
        <w:jc w:val="both"/>
        <w:rPr>
          <w:rFonts w:ascii="Times New Roman" w:hAnsi="Times New Roman" w:cs="Times New Roman"/>
          <w:sz w:val="28"/>
          <w:szCs w:val="28"/>
        </w:rPr>
      </w:pPr>
    </w:p>
    <w:p w14:paraId="05C9B5B7" w14:textId="77777777" w:rsidR="00465F33" w:rsidRPr="00081AF8" w:rsidRDefault="00465F33" w:rsidP="00081AF8">
      <w:pPr>
        <w:pStyle w:val="Heading3"/>
        <w:spacing w:line="360" w:lineRule="auto"/>
        <w:rPr>
          <w:rFonts w:ascii="Times New Roman" w:eastAsia="Calibri" w:hAnsi="Times New Roman" w:cs="Times New Roman"/>
          <w:b/>
          <w:color w:val="auto"/>
          <w:sz w:val="28"/>
          <w:szCs w:val="28"/>
          <w:lang w:val="vi-VN" w:eastAsia="vi-VN"/>
        </w:rPr>
      </w:pPr>
      <w:bookmarkStart w:id="1938" w:name="_Toc121836044"/>
      <w:ins w:id="1939" w:author="admin" w:date="2022-12-12T09:28:00Z">
        <w:r w:rsidRPr="00081AF8">
          <w:rPr>
            <w:rFonts w:ascii="Times New Roman" w:eastAsia="Calibri" w:hAnsi="Times New Roman" w:cs="Times New Roman"/>
            <w:b/>
            <w:color w:val="auto"/>
            <w:sz w:val="28"/>
            <w:szCs w:val="28"/>
            <w:lang w:eastAsia="vi-VN"/>
          </w:rPr>
          <w:t>3.3.</w:t>
        </w:r>
      </w:ins>
      <w:r w:rsidRPr="00081AF8">
        <w:rPr>
          <w:rFonts w:ascii="Times New Roman" w:eastAsia="Calibri" w:hAnsi="Times New Roman" w:cs="Times New Roman"/>
          <w:b/>
          <w:color w:val="auto"/>
          <w:sz w:val="28"/>
          <w:szCs w:val="28"/>
          <w:lang w:eastAsia="vi-VN"/>
        </w:rPr>
        <w:t>7</w:t>
      </w:r>
      <w:ins w:id="1940" w:author="admin" w:date="2022-12-12T09:28:00Z">
        <w:r w:rsidRPr="00081AF8">
          <w:rPr>
            <w:rFonts w:ascii="Times New Roman" w:eastAsia="Calibri" w:hAnsi="Times New Roman" w:cs="Times New Roman"/>
            <w:b/>
            <w:color w:val="auto"/>
            <w:sz w:val="28"/>
            <w:szCs w:val="28"/>
            <w:lang w:eastAsia="vi-VN"/>
          </w:rPr>
          <w:t xml:space="preserve"> </w:t>
        </w:r>
      </w:ins>
      <w:r w:rsidRPr="00081AF8">
        <w:rPr>
          <w:rFonts w:ascii="Times New Roman" w:eastAsia="Calibri" w:hAnsi="Times New Roman" w:cs="Times New Roman"/>
          <w:b/>
          <w:color w:val="auto"/>
          <w:sz w:val="28"/>
          <w:szCs w:val="28"/>
          <w:lang w:eastAsia="vi-VN"/>
        </w:rPr>
        <w:t>Bảng giỏ hàng</w:t>
      </w:r>
      <w:ins w:id="1941" w:author="admin" w:date="2022-12-12T09:28:00Z">
        <w:r w:rsidRPr="00081AF8">
          <w:rPr>
            <w:rFonts w:ascii="Times New Roman" w:eastAsia="Calibri" w:hAnsi="Times New Roman" w:cs="Times New Roman"/>
            <w:b/>
            <w:color w:val="auto"/>
            <w:sz w:val="28"/>
            <w:szCs w:val="28"/>
            <w:lang w:val="vi-VN" w:eastAsia="vi-VN"/>
          </w:rPr>
          <w:t xml:space="preserve"> (</w:t>
        </w:r>
      </w:ins>
      <w:r w:rsidRPr="00081AF8">
        <w:rPr>
          <w:rFonts w:ascii="Times New Roman" w:eastAsia="Calibri" w:hAnsi="Times New Roman" w:cs="Times New Roman"/>
          <w:b/>
          <w:color w:val="auto"/>
          <w:sz w:val="28"/>
          <w:szCs w:val="28"/>
          <w:lang w:eastAsia="vi-VN"/>
        </w:rPr>
        <w:t>Cart</w:t>
      </w:r>
      <w:ins w:id="1942" w:author="admin" w:date="2022-12-12T09:28:00Z">
        <w:r w:rsidRPr="00081AF8">
          <w:rPr>
            <w:rFonts w:ascii="Times New Roman" w:eastAsia="Calibri" w:hAnsi="Times New Roman" w:cs="Times New Roman"/>
            <w:b/>
            <w:color w:val="auto"/>
            <w:sz w:val="28"/>
            <w:szCs w:val="28"/>
            <w:lang w:val="vi-VN" w:eastAsia="vi-VN"/>
          </w:rPr>
          <w:t>)</w:t>
        </w:r>
      </w:ins>
      <w:bookmarkEnd w:id="1938"/>
    </w:p>
    <w:p w14:paraId="264CEC1F" w14:textId="77777777" w:rsidR="00465F33" w:rsidRPr="00081AF8" w:rsidRDefault="00465F33" w:rsidP="00081AF8">
      <w:pPr>
        <w:pStyle w:val="ListParagraph"/>
        <w:spacing w:line="360" w:lineRule="auto"/>
        <w:ind w:left="450"/>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43"/>
        <w:gridCol w:w="1626"/>
        <w:gridCol w:w="2268"/>
        <w:gridCol w:w="2363"/>
        <w:gridCol w:w="828"/>
      </w:tblGrid>
      <w:tr w:rsidR="00465F33" w:rsidRPr="00081AF8" w14:paraId="405DA384" w14:textId="77777777" w:rsidTr="00081AF8">
        <w:trPr>
          <w:trHeight w:val="567"/>
        </w:trPr>
        <w:tc>
          <w:tcPr>
            <w:tcW w:w="1771" w:type="dxa"/>
            <w:gridSpan w:val="2"/>
            <w:tcBorders>
              <w:top w:val="single" w:sz="4" w:space="0" w:color="auto"/>
              <w:left w:val="single" w:sz="4" w:space="0" w:color="auto"/>
              <w:bottom w:val="single" w:sz="4" w:space="0" w:color="auto"/>
              <w:right w:val="single" w:sz="4" w:space="0" w:color="auto"/>
            </w:tcBorders>
            <w:vAlign w:val="center"/>
            <w:hideMark/>
          </w:tcPr>
          <w:p w14:paraId="700B356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 Số hiệu: 7</w:t>
            </w:r>
          </w:p>
        </w:tc>
        <w:tc>
          <w:tcPr>
            <w:tcW w:w="3894" w:type="dxa"/>
            <w:gridSpan w:val="2"/>
            <w:tcBorders>
              <w:top w:val="single" w:sz="4" w:space="0" w:color="auto"/>
              <w:left w:val="single" w:sz="4" w:space="0" w:color="auto"/>
              <w:bottom w:val="single" w:sz="4" w:space="0" w:color="auto"/>
              <w:right w:val="single" w:sz="4" w:space="0" w:color="auto"/>
            </w:tcBorders>
            <w:vAlign w:val="center"/>
            <w:hideMark/>
          </w:tcPr>
          <w:p w14:paraId="790CAFF1"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 Tên bảng:Cart</w:t>
            </w:r>
          </w:p>
        </w:tc>
        <w:tc>
          <w:tcPr>
            <w:tcW w:w="3191" w:type="dxa"/>
            <w:gridSpan w:val="2"/>
            <w:tcBorders>
              <w:top w:val="single" w:sz="4" w:space="0" w:color="auto"/>
              <w:left w:val="single" w:sz="4" w:space="0" w:color="auto"/>
              <w:bottom w:val="single" w:sz="4" w:space="0" w:color="auto"/>
              <w:right w:val="single" w:sz="4" w:space="0" w:color="auto"/>
            </w:tcBorders>
            <w:vAlign w:val="center"/>
            <w:hideMark/>
          </w:tcPr>
          <w:p w14:paraId="76C6B6BF"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 Bí danh:</w:t>
            </w:r>
          </w:p>
        </w:tc>
      </w:tr>
      <w:tr w:rsidR="00465F33" w:rsidRPr="00081AF8" w14:paraId="135AD15B" w14:textId="77777777" w:rsidTr="00081AF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6356C89B"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 Mô tả: Lưu trữ thông tin giỏ hàng</w:t>
            </w:r>
          </w:p>
        </w:tc>
      </w:tr>
      <w:tr w:rsidR="00465F33" w:rsidRPr="00081AF8" w14:paraId="0B2B63C5" w14:textId="77777777" w:rsidTr="00081AF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1E1E4AE1"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 Mô tả chi tiết các cột</w:t>
            </w:r>
          </w:p>
        </w:tc>
      </w:tr>
      <w:tr w:rsidR="00465F33" w:rsidRPr="00081AF8" w14:paraId="1AC3311C"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1A9F41BA"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6AA94925"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 cột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B6802B4"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Mô tả</w:t>
            </w:r>
          </w:p>
        </w:tc>
        <w:tc>
          <w:tcPr>
            <w:tcW w:w="2363" w:type="dxa"/>
            <w:tcBorders>
              <w:top w:val="single" w:sz="4" w:space="0" w:color="auto"/>
              <w:left w:val="single" w:sz="4" w:space="0" w:color="auto"/>
              <w:bottom w:val="single" w:sz="4" w:space="0" w:color="auto"/>
              <w:right w:val="single" w:sz="4" w:space="0" w:color="auto"/>
            </w:tcBorders>
            <w:vAlign w:val="center"/>
            <w:hideMark/>
          </w:tcPr>
          <w:p w14:paraId="603CB3AB"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Kiểu dữ liệu</w:t>
            </w:r>
          </w:p>
        </w:tc>
        <w:tc>
          <w:tcPr>
            <w:tcW w:w="828" w:type="dxa"/>
            <w:tcBorders>
              <w:top w:val="single" w:sz="4" w:space="0" w:color="auto"/>
              <w:left w:val="single" w:sz="4" w:space="0" w:color="auto"/>
              <w:bottom w:val="single" w:sz="4" w:space="0" w:color="auto"/>
              <w:right w:val="single" w:sz="4" w:space="0" w:color="auto"/>
            </w:tcBorders>
            <w:vAlign w:val="center"/>
            <w:hideMark/>
          </w:tcPr>
          <w:p w14:paraId="13C57FC4"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N</w:t>
            </w:r>
          </w:p>
        </w:tc>
      </w:tr>
      <w:tr w:rsidR="00465F33" w:rsidRPr="00081AF8" w14:paraId="1BFA9C8F"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4D3FCDC5"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23C5ED2A"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ins w:id="1943" w:author="admin" w:date="2022-12-12T09:28:00Z">
              <w:r w:rsidRPr="00081AF8">
                <w:rPr>
                  <w:rFonts w:ascii="Times New Roman" w:eastAsia="Calibri" w:hAnsi="Times New Roman" w:cs="Times New Roman"/>
                  <w:sz w:val="28"/>
                  <w:szCs w:val="28"/>
                  <w:lang w:eastAsia="vi-VN"/>
                </w:rPr>
                <w:t>CartID</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7B281BA0"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giỏ hàng</w:t>
            </w:r>
          </w:p>
        </w:tc>
        <w:tc>
          <w:tcPr>
            <w:tcW w:w="2363" w:type="dxa"/>
            <w:tcBorders>
              <w:top w:val="single" w:sz="4" w:space="0" w:color="auto"/>
              <w:left w:val="single" w:sz="4" w:space="0" w:color="auto"/>
              <w:bottom w:val="single" w:sz="4" w:space="0" w:color="auto"/>
              <w:right w:val="single" w:sz="4" w:space="0" w:color="auto"/>
            </w:tcBorders>
            <w:vAlign w:val="center"/>
            <w:hideMark/>
          </w:tcPr>
          <w:p w14:paraId="4CB8D23E"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69667DF2"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p>
        </w:tc>
      </w:tr>
      <w:tr w:rsidR="00465F33" w:rsidRPr="00081AF8" w14:paraId="19EBB7CE"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854E626"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6C0E359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ins w:id="1944" w:author="admin" w:date="2022-12-12T09:28:00Z">
              <w:r w:rsidRPr="00081AF8">
                <w:rPr>
                  <w:rFonts w:ascii="Times New Roman" w:eastAsia="Calibri" w:hAnsi="Times New Roman" w:cs="Times New Roman"/>
                  <w:sz w:val="28"/>
                  <w:szCs w:val="28"/>
                  <w:lang w:eastAsia="vi-VN"/>
                </w:rPr>
                <w:t>ProductID</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782AD05F"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sản phẩm</w:t>
            </w:r>
          </w:p>
        </w:tc>
        <w:tc>
          <w:tcPr>
            <w:tcW w:w="2363" w:type="dxa"/>
            <w:tcBorders>
              <w:top w:val="single" w:sz="4" w:space="0" w:color="auto"/>
              <w:left w:val="single" w:sz="4" w:space="0" w:color="auto"/>
              <w:bottom w:val="single" w:sz="4" w:space="0" w:color="auto"/>
              <w:right w:val="single" w:sz="4" w:space="0" w:color="auto"/>
            </w:tcBorders>
            <w:vAlign w:val="center"/>
            <w:hideMark/>
          </w:tcPr>
          <w:p w14:paraId="1D88C9B8"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hideMark/>
          </w:tcPr>
          <w:p w14:paraId="23AF5F6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465F33" w:rsidRPr="00081AF8" w14:paraId="7D6C8CE6"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02F714F5"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5BEBBA8B"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ins w:id="1945" w:author="admin" w:date="2022-12-12T09:28:00Z">
              <w:r w:rsidRPr="00081AF8">
                <w:rPr>
                  <w:rFonts w:ascii="Times New Roman" w:eastAsia="Calibri" w:hAnsi="Times New Roman" w:cs="Times New Roman"/>
                  <w:sz w:val="28"/>
                  <w:szCs w:val="28"/>
                  <w:lang w:eastAsia="vi-VN"/>
                </w:rPr>
                <w:t>sID</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7D604188"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phiên</w:t>
            </w:r>
          </w:p>
        </w:tc>
        <w:tc>
          <w:tcPr>
            <w:tcW w:w="2363" w:type="dxa"/>
            <w:tcBorders>
              <w:top w:val="single" w:sz="4" w:space="0" w:color="auto"/>
              <w:left w:val="single" w:sz="4" w:space="0" w:color="auto"/>
              <w:bottom w:val="single" w:sz="4" w:space="0" w:color="auto"/>
              <w:right w:val="single" w:sz="4" w:space="0" w:color="auto"/>
            </w:tcBorders>
            <w:vAlign w:val="center"/>
            <w:hideMark/>
          </w:tcPr>
          <w:p w14:paraId="70BF09D8"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varchar(255)</w:t>
            </w:r>
          </w:p>
        </w:tc>
        <w:tc>
          <w:tcPr>
            <w:tcW w:w="828" w:type="dxa"/>
            <w:tcBorders>
              <w:top w:val="single" w:sz="4" w:space="0" w:color="auto"/>
              <w:left w:val="single" w:sz="4" w:space="0" w:color="auto"/>
              <w:bottom w:val="single" w:sz="4" w:space="0" w:color="auto"/>
              <w:right w:val="single" w:sz="4" w:space="0" w:color="auto"/>
            </w:tcBorders>
            <w:vAlign w:val="center"/>
            <w:hideMark/>
          </w:tcPr>
          <w:p w14:paraId="6BE9A504"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465F33" w:rsidRPr="00081AF8" w14:paraId="40D2B190"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48665CE6"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1A06BB73"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ins w:id="1946" w:author="admin" w:date="2022-12-12T09:28:00Z">
              <w:r w:rsidRPr="00081AF8">
                <w:rPr>
                  <w:rFonts w:ascii="Times New Roman" w:eastAsia="Calibri" w:hAnsi="Times New Roman" w:cs="Times New Roman"/>
                  <w:sz w:val="28"/>
                  <w:szCs w:val="28"/>
                  <w:lang w:eastAsia="vi-VN"/>
                </w:rPr>
                <w:t>ProductName</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0F51E0BB"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Tên sản phẩm</w:t>
            </w:r>
          </w:p>
        </w:tc>
        <w:tc>
          <w:tcPr>
            <w:tcW w:w="2363" w:type="dxa"/>
            <w:tcBorders>
              <w:top w:val="single" w:sz="4" w:space="0" w:color="auto"/>
              <w:left w:val="single" w:sz="4" w:space="0" w:color="auto"/>
              <w:bottom w:val="single" w:sz="4" w:space="0" w:color="auto"/>
              <w:right w:val="single" w:sz="4" w:space="0" w:color="auto"/>
            </w:tcBorders>
            <w:vAlign w:val="center"/>
            <w:hideMark/>
          </w:tcPr>
          <w:p w14:paraId="53271104"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varchar(255)</w:t>
            </w:r>
          </w:p>
        </w:tc>
        <w:tc>
          <w:tcPr>
            <w:tcW w:w="828" w:type="dxa"/>
            <w:tcBorders>
              <w:top w:val="single" w:sz="4" w:space="0" w:color="auto"/>
              <w:left w:val="single" w:sz="4" w:space="0" w:color="auto"/>
              <w:bottom w:val="single" w:sz="4" w:space="0" w:color="auto"/>
              <w:right w:val="single" w:sz="4" w:space="0" w:color="auto"/>
            </w:tcBorders>
            <w:vAlign w:val="center"/>
            <w:hideMark/>
          </w:tcPr>
          <w:p w14:paraId="1CC4B14E"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465F33" w:rsidRPr="00081AF8" w14:paraId="1E3B1E4F"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6DF2ABF0"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11BB1319" w14:textId="77777777" w:rsidR="00465F33"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ins w:id="1947" w:author="admin" w:date="2022-12-12T09:28:00Z">
              <w:r w:rsidRPr="00081AF8">
                <w:rPr>
                  <w:rFonts w:ascii="Times New Roman" w:eastAsia="Calibri" w:hAnsi="Times New Roman" w:cs="Times New Roman"/>
                  <w:sz w:val="28"/>
                  <w:szCs w:val="28"/>
                  <w:lang w:eastAsia="vi-VN"/>
                </w:rPr>
                <w:t>Price</w:t>
              </w:r>
            </w:ins>
          </w:p>
        </w:tc>
        <w:tc>
          <w:tcPr>
            <w:tcW w:w="2268" w:type="dxa"/>
            <w:tcBorders>
              <w:top w:val="single" w:sz="4" w:space="0" w:color="auto"/>
              <w:left w:val="single" w:sz="4" w:space="0" w:color="auto"/>
              <w:bottom w:val="single" w:sz="4" w:space="0" w:color="auto"/>
              <w:right w:val="single" w:sz="4" w:space="0" w:color="auto"/>
            </w:tcBorders>
            <w:vAlign w:val="center"/>
          </w:tcPr>
          <w:p w14:paraId="50D851C4"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Đơn giá</w:t>
            </w:r>
          </w:p>
        </w:tc>
        <w:tc>
          <w:tcPr>
            <w:tcW w:w="2363" w:type="dxa"/>
            <w:tcBorders>
              <w:top w:val="single" w:sz="4" w:space="0" w:color="auto"/>
              <w:left w:val="single" w:sz="4" w:space="0" w:color="auto"/>
              <w:bottom w:val="single" w:sz="4" w:space="0" w:color="auto"/>
              <w:right w:val="single" w:sz="4" w:space="0" w:color="auto"/>
            </w:tcBorders>
            <w:vAlign w:val="center"/>
          </w:tcPr>
          <w:p w14:paraId="15C5A213"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59E76C85"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465F33" w:rsidRPr="00081AF8" w14:paraId="6708E621"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5D067711"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5C12B41F" w14:textId="77777777" w:rsidR="00465F33"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ins w:id="1948" w:author="admin" w:date="2022-12-12T09:28:00Z">
              <w:r w:rsidRPr="00081AF8">
                <w:rPr>
                  <w:rFonts w:ascii="Times New Roman" w:eastAsia="Calibri" w:hAnsi="Times New Roman" w:cs="Times New Roman"/>
                  <w:sz w:val="28"/>
                  <w:szCs w:val="28"/>
                  <w:lang w:eastAsia="vi-VN"/>
                </w:rPr>
                <w:t>Quantity</w:t>
              </w:r>
            </w:ins>
          </w:p>
        </w:tc>
        <w:tc>
          <w:tcPr>
            <w:tcW w:w="2268" w:type="dxa"/>
            <w:tcBorders>
              <w:top w:val="single" w:sz="4" w:space="0" w:color="auto"/>
              <w:left w:val="single" w:sz="4" w:space="0" w:color="auto"/>
              <w:bottom w:val="single" w:sz="4" w:space="0" w:color="auto"/>
              <w:right w:val="single" w:sz="4" w:space="0" w:color="auto"/>
            </w:tcBorders>
            <w:vAlign w:val="center"/>
          </w:tcPr>
          <w:p w14:paraId="5494E725"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Số lượng</w:t>
            </w:r>
          </w:p>
        </w:tc>
        <w:tc>
          <w:tcPr>
            <w:tcW w:w="2363" w:type="dxa"/>
            <w:tcBorders>
              <w:top w:val="single" w:sz="4" w:space="0" w:color="auto"/>
              <w:left w:val="single" w:sz="4" w:space="0" w:color="auto"/>
              <w:bottom w:val="single" w:sz="4" w:space="0" w:color="auto"/>
              <w:right w:val="single" w:sz="4" w:space="0" w:color="auto"/>
            </w:tcBorders>
            <w:vAlign w:val="center"/>
          </w:tcPr>
          <w:p w14:paraId="6F746722"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5FA56462"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465F33" w:rsidRPr="00081AF8" w14:paraId="4CB88A33"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5B717AB8"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7</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2B7DD2EA" w14:textId="77777777" w:rsidR="00465F33"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ins w:id="1949" w:author="admin" w:date="2022-12-12T09:28:00Z">
              <w:r w:rsidRPr="00081AF8">
                <w:rPr>
                  <w:rFonts w:ascii="Times New Roman" w:eastAsia="Calibri" w:hAnsi="Times New Roman" w:cs="Times New Roman"/>
                  <w:sz w:val="28"/>
                  <w:szCs w:val="28"/>
                  <w:lang w:eastAsia="vi-VN"/>
                </w:rPr>
                <w:t>Image</w:t>
              </w:r>
            </w:ins>
          </w:p>
        </w:tc>
        <w:tc>
          <w:tcPr>
            <w:tcW w:w="2268" w:type="dxa"/>
            <w:tcBorders>
              <w:top w:val="single" w:sz="4" w:space="0" w:color="auto"/>
              <w:left w:val="single" w:sz="4" w:space="0" w:color="auto"/>
              <w:bottom w:val="single" w:sz="4" w:space="0" w:color="auto"/>
              <w:right w:val="single" w:sz="4" w:space="0" w:color="auto"/>
            </w:tcBorders>
            <w:vAlign w:val="center"/>
          </w:tcPr>
          <w:p w14:paraId="15112E55"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Hình ảnh</w:t>
            </w:r>
          </w:p>
        </w:tc>
        <w:tc>
          <w:tcPr>
            <w:tcW w:w="2363" w:type="dxa"/>
            <w:tcBorders>
              <w:top w:val="single" w:sz="4" w:space="0" w:color="auto"/>
              <w:left w:val="single" w:sz="4" w:space="0" w:color="auto"/>
              <w:bottom w:val="single" w:sz="4" w:space="0" w:color="auto"/>
              <w:right w:val="single" w:sz="4" w:space="0" w:color="auto"/>
            </w:tcBorders>
            <w:vAlign w:val="center"/>
          </w:tcPr>
          <w:p w14:paraId="4F2B25C1"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varchar(255)</w:t>
            </w:r>
          </w:p>
        </w:tc>
        <w:tc>
          <w:tcPr>
            <w:tcW w:w="828" w:type="dxa"/>
            <w:tcBorders>
              <w:top w:val="single" w:sz="4" w:space="0" w:color="auto"/>
              <w:left w:val="single" w:sz="4" w:space="0" w:color="auto"/>
              <w:bottom w:val="single" w:sz="4" w:space="0" w:color="auto"/>
              <w:right w:val="single" w:sz="4" w:space="0" w:color="auto"/>
            </w:tcBorders>
            <w:vAlign w:val="center"/>
          </w:tcPr>
          <w:p w14:paraId="455443C4"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465F33" w:rsidRPr="00081AF8" w14:paraId="716D4DD9" w14:textId="77777777" w:rsidTr="00081AF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5E9A91C1" w14:textId="77777777" w:rsidR="00465F33" w:rsidRPr="00081AF8" w:rsidRDefault="00465F33" w:rsidP="00081AF8">
            <w:pPr>
              <w:keepNext/>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 Khoá ngoại</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2166"/>
              <w:gridCol w:w="2468"/>
              <w:gridCol w:w="3394"/>
            </w:tblGrid>
            <w:tr w:rsidR="00465F33" w:rsidRPr="00081AF8" w14:paraId="14D3510E"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6AD68109"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166" w:type="dxa"/>
                  <w:tcBorders>
                    <w:top w:val="single" w:sz="4" w:space="0" w:color="auto"/>
                    <w:left w:val="single" w:sz="4" w:space="0" w:color="auto"/>
                    <w:bottom w:val="single" w:sz="4" w:space="0" w:color="auto"/>
                    <w:right w:val="single" w:sz="4" w:space="0" w:color="auto"/>
                  </w:tcBorders>
                  <w:vAlign w:val="center"/>
                  <w:hideMark/>
                </w:tcPr>
                <w:p w14:paraId="42213400"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w:t>
                  </w:r>
                </w:p>
              </w:tc>
              <w:tc>
                <w:tcPr>
                  <w:tcW w:w="2468" w:type="dxa"/>
                  <w:tcBorders>
                    <w:top w:val="single" w:sz="4" w:space="0" w:color="auto"/>
                    <w:left w:val="single" w:sz="4" w:space="0" w:color="auto"/>
                    <w:bottom w:val="single" w:sz="4" w:space="0" w:color="auto"/>
                    <w:right w:val="single" w:sz="4" w:space="0" w:color="auto"/>
                  </w:tcBorders>
                  <w:vAlign w:val="center"/>
                  <w:hideMark/>
                </w:tcPr>
                <w:p w14:paraId="0ED4B60D"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Cột khoá ngoại</w:t>
                  </w:r>
                </w:p>
              </w:tc>
              <w:tc>
                <w:tcPr>
                  <w:tcW w:w="3394" w:type="dxa"/>
                  <w:tcBorders>
                    <w:top w:val="single" w:sz="4" w:space="0" w:color="auto"/>
                    <w:left w:val="single" w:sz="4" w:space="0" w:color="auto"/>
                    <w:bottom w:val="single" w:sz="4" w:space="0" w:color="auto"/>
                    <w:right w:val="single" w:sz="4" w:space="0" w:color="auto"/>
                  </w:tcBorders>
                  <w:vAlign w:val="center"/>
                  <w:hideMark/>
                </w:tcPr>
                <w:p w14:paraId="1158C03B"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Quan hệ với bảng</w:t>
                  </w:r>
                </w:p>
              </w:tc>
            </w:tr>
          </w:tbl>
          <w:p w14:paraId="09D953B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p>
        </w:tc>
      </w:tr>
    </w:tbl>
    <w:p w14:paraId="09506AC8" w14:textId="77777777" w:rsidR="00465F33" w:rsidRPr="00081AF8" w:rsidRDefault="00465F33" w:rsidP="00081AF8">
      <w:pPr>
        <w:pStyle w:val="ListParagraph"/>
        <w:spacing w:line="360" w:lineRule="auto"/>
        <w:ind w:left="450"/>
        <w:jc w:val="both"/>
        <w:rPr>
          <w:rFonts w:ascii="Times New Roman" w:hAnsi="Times New Roman" w:cs="Times New Roman"/>
          <w:sz w:val="28"/>
          <w:szCs w:val="28"/>
        </w:rPr>
      </w:pPr>
    </w:p>
    <w:p w14:paraId="6D1D3253" w14:textId="77777777" w:rsidR="00465F33" w:rsidRPr="00081AF8" w:rsidRDefault="00465F33" w:rsidP="00081AF8">
      <w:pPr>
        <w:pStyle w:val="Heading3"/>
        <w:spacing w:line="360" w:lineRule="auto"/>
        <w:rPr>
          <w:rFonts w:ascii="Times New Roman" w:eastAsia="Calibri" w:hAnsi="Times New Roman" w:cs="Times New Roman"/>
          <w:b/>
          <w:color w:val="auto"/>
          <w:sz w:val="28"/>
          <w:szCs w:val="28"/>
          <w:lang w:val="vi-VN" w:eastAsia="vi-VN"/>
        </w:rPr>
      </w:pPr>
      <w:bookmarkStart w:id="1950" w:name="_Toc121836045"/>
      <w:ins w:id="1951" w:author="admin" w:date="2022-12-12T09:28:00Z">
        <w:r w:rsidRPr="00081AF8">
          <w:rPr>
            <w:rFonts w:ascii="Times New Roman" w:eastAsia="Calibri" w:hAnsi="Times New Roman" w:cs="Times New Roman"/>
            <w:b/>
            <w:color w:val="auto"/>
            <w:sz w:val="28"/>
            <w:szCs w:val="28"/>
            <w:lang w:eastAsia="vi-VN"/>
          </w:rPr>
          <w:t>3.3.</w:t>
        </w:r>
      </w:ins>
      <w:r w:rsidRPr="00081AF8">
        <w:rPr>
          <w:rFonts w:ascii="Times New Roman" w:eastAsia="Calibri" w:hAnsi="Times New Roman" w:cs="Times New Roman"/>
          <w:b/>
          <w:color w:val="auto"/>
          <w:sz w:val="28"/>
          <w:szCs w:val="28"/>
          <w:lang w:eastAsia="vi-VN"/>
        </w:rPr>
        <w:t>8</w:t>
      </w:r>
      <w:ins w:id="1952" w:author="admin" w:date="2022-12-12T09:28:00Z">
        <w:r w:rsidRPr="00081AF8">
          <w:rPr>
            <w:rFonts w:ascii="Times New Roman" w:eastAsia="Calibri" w:hAnsi="Times New Roman" w:cs="Times New Roman"/>
            <w:b/>
            <w:color w:val="auto"/>
            <w:sz w:val="28"/>
            <w:szCs w:val="28"/>
            <w:lang w:eastAsia="vi-VN"/>
          </w:rPr>
          <w:t xml:space="preserve"> </w:t>
        </w:r>
      </w:ins>
      <w:r w:rsidRPr="00081AF8">
        <w:rPr>
          <w:rFonts w:ascii="Times New Roman" w:eastAsia="Calibri" w:hAnsi="Times New Roman" w:cs="Times New Roman"/>
          <w:b/>
          <w:color w:val="auto"/>
          <w:sz w:val="28"/>
          <w:szCs w:val="28"/>
          <w:lang w:eastAsia="vi-VN"/>
        </w:rPr>
        <w:t>Bảng chi tiết khuyến mại</w:t>
      </w:r>
      <w:ins w:id="1953" w:author="admin" w:date="2022-12-12T09:28:00Z">
        <w:r w:rsidRPr="00081AF8">
          <w:rPr>
            <w:rFonts w:ascii="Times New Roman" w:eastAsia="Calibri" w:hAnsi="Times New Roman" w:cs="Times New Roman"/>
            <w:b/>
            <w:color w:val="auto"/>
            <w:sz w:val="28"/>
            <w:szCs w:val="28"/>
            <w:lang w:val="vi-VN" w:eastAsia="vi-VN"/>
          </w:rPr>
          <w:t xml:space="preserve"> (</w:t>
        </w:r>
        <w:r w:rsidRPr="00081AF8">
          <w:rPr>
            <w:rFonts w:ascii="Times New Roman" w:eastAsia="Calibri" w:hAnsi="Times New Roman" w:cs="Times New Roman"/>
            <w:b/>
            <w:color w:val="auto"/>
            <w:sz w:val="28"/>
            <w:szCs w:val="28"/>
            <w:lang w:eastAsia="vi-VN"/>
          </w:rPr>
          <w:t>PromotionDetails</w:t>
        </w:r>
        <w:r w:rsidRPr="00081AF8">
          <w:rPr>
            <w:rFonts w:ascii="Times New Roman" w:eastAsia="Calibri" w:hAnsi="Times New Roman" w:cs="Times New Roman"/>
            <w:b/>
            <w:color w:val="auto"/>
            <w:sz w:val="28"/>
            <w:szCs w:val="28"/>
            <w:lang w:val="vi-VN" w:eastAsia="vi-VN"/>
          </w:rPr>
          <w:t>)</w:t>
        </w:r>
      </w:ins>
      <w:bookmarkEnd w:id="1950"/>
    </w:p>
    <w:p w14:paraId="142098C9" w14:textId="77777777" w:rsidR="00465F33" w:rsidRPr="00081AF8" w:rsidRDefault="00465F33" w:rsidP="00081AF8">
      <w:pPr>
        <w:pStyle w:val="ListParagraph"/>
        <w:spacing w:line="360" w:lineRule="auto"/>
        <w:ind w:left="450"/>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43"/>
        <w:gridCol w:w="1626"/>
        <w:gridCol w:w="2268"/>
        <w:gridCol w:w="2363"/>
        <w:gridCol w:w="828"/>
      </w:tblGrid>
      <w:tr w:rsidR="00465F33" w:rsidRPr="00081AF8" w14:paraId="2953E5A6" w14:textId="77777777" w:rsidTr="00081AF8">
        <w:trPr>
          <w:trHeight w:val="567"/>
        </w:trPr>
        <w:tc>
          <w:tcPr>
            <w:tcW w:w="1771" w:type="dxa"/>
            <w:gridSpan w:val="2"/>
            <w:tcBorders>
              <w:top w:val="single" w:sz="4" w:space="0" w:color="auto"/>
              <w:left w:val="single" w:sz="4" w:space="0" w:color="auto"/>
              <w:bottom w:val="single" w:sz="4" w:space="0" w:color="auto"/>
              <w:right w:val="single" w:sz="4" w:space="0" w:color="auto"/>
            </w:tcBorders>
            <w:vAlign w:val="center"/>
            <w:hideMark/>
          </w:tcPr>
          <w:p w14:paraId="41920999"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 Số hiệu: 8</w:t>
            </w:r>
          </w:p>
        </w:tc>
        <w:tc>
          <w:tcPr>
            <w:tcW w:w="3894" w:type="dxa"/>
            <w:gridSpan w:val="2"/>
            <w:tcBorders>
              <w:top w:val="single" w:sz="4" w:space="0" w:color="auto"/>
              <w:left w:val="single" w:sz="4" w:space="0" w:color="auto"/>
              <w:bottom w:val="single" w:sz="4" w:space="0" w:color="auto"/>
              <w:right w:val="single" w:sz="4" w:space="0" w:color="auto"/>
            </w:tcBorders>
            <w:vAlign w:val="center"/>
            <w:hideMark/>
          </w:tcPr>
          <w:p w14:paraId="1A86FD5D"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 Tên bảng:PromotionDetails</w:t>
            </w:r>
          </w:p>
        </w:tc>
        <w:tc>
          <w:tcPr>
            <w:tcW w:w="3191" w:type="dxa"/>
            <w:gridSpan w:val="2"/>
            <w:tcBorders>
              <w:top w:val="single" w:sz="4" w:space="0" w:color="auto"/>
              <w:left w:val="single" w:sz="4" w:space="0" w:color="auto"/>
              <w:bottom w:val="single" w:sz="4" w:space="0" w:color="auto"/>
              <w:right w:val="single" w:sz="4" w:space="0" w:color="auto"/>
            </w:tcBorders>
            <w:vAlign w:val="center"/>
            <w:hideMark/>
          </w:tcPr>
          <w:p w14:paraId="47B296E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 Bí danh:</w:t>
            </w:r>
          </w:p>
        </w:tc>
      </w:tr>
      <w:tr w:rsidR="00465F33" w:rsidRPr="00081AF8" w14:paraId="4DCBCDB3" w14:textId="77777777" w:rsidTr="00081AF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129DE0F5"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lastRenderedPageBreak/>
              <w:t>4. Mô tả: Lưu trữ thông tin chi tiết khuyến mại</w:t>
            </w:r>
          </w:p>
        </w:tc>
      </w:tr>
      <w:tr w:rsidR="00465F33" w:rsidRPr="00081AF8" w14:paraId="5DEC1FBF" w14:textId="77777777" w:rsidTr="00081AF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1E9F3CCC"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 Mô tả chi tiết các cột</w:t>
            </w:r>
          </w:p>
        </w:tc>
      </w:tr>
      <w:tr w:rsidR="00465F33" w:rsidRPr="00081AF8" w14:paraId="2F6A7D16"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468AC0B9"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541046FB"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 cột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F7FF9DB"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Mô tả</w:t>
            </w:r>
          </w:p>
        </w:tc>
        <w:tc>
          <w:tcPr>
            <w:tcW w:w="2363" w:type="dxa"/>
            <w:tcBorders>
              <w:top w:val="single" w:sz="4" w:space="0" w:color="auto"/>
              <w:left w:val="single" w:sz="4" w:space="0" w:color="auto"/>
              <w:bottom w:val="single" w:sz="4" w:space="0" w:color="auto"/>
              <w:right w:val="single" w:sz="4" w:space="0" w:color="auto"/>
            </w:tcBorders>
            <w:vAlign w:val="center"/>
            <w:hideMark/>
          </w:tcPr>
          <w:p w14:paraId="3BA104E6"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Kiểu dữ liệu</w:t>
            </w:r>
          </w:p>
        </w:tc>
        <w:tc>
          <w:tcPr>
            <w:tcW w:w="828" w:type="dxa"/>
            <w:tcBorders>
              <w:top w:val="single" w:sz="4" w:space="0" w:color="auto"/>
              <w:left w:val="single" w:sz="4" w:space="0" w:color="auto"/>
              <w:bottom w:val="single" w:sz="4" w:space="0" w:color="auto"/>
              <w:right w:val="single" w:sz="4" w:space="0" w:color="auto"/>
            </w:tcBorders>
            <w:vAlign w:val="center"/>
            <w:hideMark/>
          </w:tcPr>
          <w:p w14:paraId="2B45CA31"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N</w:t>
            </w:r>
          </w:p>
        </w:tc>
      </w:tr>
      <w:tr w:rsidR="00465F33" w:rsidRPr="00081AF8" w14:paraId="00452EAA"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234D932E"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72140B8C"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Calibri" w:hAnsi="Times New Roman" w:cs="Times New Roman"/>
                <w:sz w:val="28"/>
                <w:szCs w:val="28"/>
                <w:lang w:eastAsia="vi-VN"/>
              </w:rPr>
              <w:t>PromotionID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60BF0C6"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khuyến mại</w:t>
            </w:r>
          </w:p>
        </w:tc>
        <w:tc>
          <w:tcPr>
            <w:tcW w:w="2363" w:type="dxa"/>
            <w:tcBorders>
              <w:top w:val="single" w:sz="4" w:space="0" w:color="auto"/>
              <w:left w:val="single" w:sz="4" w:space="0" w:color="auto"/>
              <w:bottom w:val="single" w:sz="4" w:space="0" w:color="auto"/>
              <w:right w:val="single" w:sz="4" w:space="0" w:color="auto"/>
            </w:tcBorders>
            <w:vAlign w:val="center"/>
            <w:hideMark/>
          </w:tcPr>
          <w:p w14:paraId="13209999"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64B148DD"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p>
        </w:tc>
      </w:tr>
      <w:tr w:rsidR="00465F33" w:rsidRPr="00081AF8" w14:paraId="4F8F4078"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91BE434"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3E0EA4CA"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ins w:id="1954" w:author="admin" w:date="2022-12-12T09:28:00Z">
              <w:r w:rsidRPr="00081AF8">
                <w:rPr>
                  <w:rFonts w:ascii="Times New Roman" w:eastAsia="Calibri" w:hAnsi="Times New Roman" w:cs="Times New Roman"/>
                  <w:sz w:val="28"/>
                  <w:szCs w:val="28"/>
                  <w:lang w:eastAsia="vi-VN"/>
                </w:rPr>
                <w:t>ProductID</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52D4B206"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sản phẩm</w:t>
            </w:r>
          </w:p>
        </w:tc>
        <w:tc>
          <w:tcPr>
            <w:tcW w:w="2363" w:type="dxa"/>
            <w:tcBorders>
              <w:top w:val="single" w:sz="4" w:space="0" w:color="auto"/>
              <w:left w:val="single" w:sz="4" w:space="0" w:color="auto"/>
              <w:bottom w:val="single" w:sz="4" w:space="0" w:color="auto"/>
              <w:right w:val="single" w:sz="4" w:space="0" w:color="auto"/>
            </w:tcBorders>
            <w:vAlign w:val="center"/>
            <w:hideMark/>
          </w:tcPr>
          <w:p w14:paraId="44BE6573"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hideMark/>
          </w:tcPr>
          <w:p w14:paraId="5746BB60"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p>
        </w:tc>
      </w:tr>
      <w:tr w:rsidR="00465F33" w:rsidRPr="00081AF8" w14:paraId="62D09491" w14:textId="77777777" w:rsidTr="00081AF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45A91954" w14:textId="77777777" w:rsidR="00465F33" w:rsidRPr="00081AF8" w:rsidRDefault="00465F33" w:rsidP="00081AF8">
            <w:pPr>
              <w:keepNext/>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 Khoá ngoại</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2166"/>
              <w:gridCol w:w="2468"/>
              <w:gridCol w:w="3394"/>
            </w:tblGrid>
            <w:tr w:rsidR="00465F33" w:rsidRPr="00081AF8" w14:paraId="7F4F4011"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033D8E46"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166" w:type="dxa"/>
                  <w:tcBorders>
                    <w:top w:val="single" w:sz="4" w:space="0" w:color="auto"/>
                    <w:left w:val="single" w:sz="4" w:space="0" w:color="auto"/>
                    <w:bottom w:val="single" w:sz="4" w:space="0" w:color="auto"/>
                    <w:right w:val="single" w:sz="4" w:space="0" w:color="auto"/>
                  </w:tcBorders>
                  <w:vAlign w:val="center"/>
                  <w:hideMark/>
                </w:tcPr>
                <w:p w14:paraId="6B87D65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w:t>
                  </w:r>
                </w:p>
              </w:tc>
              <w:tc>
                <w:tcPr>
                  <w:tcW w:w="2468" w:type="dxa"/>
                  <w:tcBorders>
                    <w:top w:val="single" w:sz="4" w:space="0" w:color="auto"/>
                    <w:left w:val="single" w:sz="4" w:space="0" w:color="auto"/>
                    <w:bottom w:val="single" w:sz="4" w:space="0" w:color="auto"/>
                    <w:right w:val="single" w:sz="4" w:space="0" w:color="auto"/>
                  </w:tcBorders>
                  <w:vAlign w:val="center"/>
                  <w:hideMark/>
                </w:tcPr>
                <w:p w14:paraId="5536A950"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Cột khoá ngoại</w:t>
                  </w:r>
                </w:p>
              </w:tc>
              <w:tc>
                <w:tcPr>
                  <w:tcW w:w="3394" w:type="dxa"/>
                  <w:tcBorders>
                    <w:top w:val="single" w:sz="4" w:space="0" w:color="auto"/>
                    <w:left w:val="single" w:sz="4" w:space="0" w:color="auto"/>
                    <w:bottom w:val="single" w:sz="4" w:space="0" w:color="auto"/>
                    <w:right w:val="single" w:sz="4" w:space="0" w:color="auto"/>
                  </w:tcBorders>
                  <w:vAlign w:val="center"/>
                  <w:hideMark/>
                </w:tcPr>
                <w:p w14:paraId="2D0A4D96"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Quan hệ với bảng</w:t>
                  </w:r>
                </w:p>
              </w:tc>
            </w:tr>
            <w:tr w:rsidR="00465F33" w:rsidRPr="00081AF8" w14:paraId="0FEF0676"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1E59BE72"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166" w:type="dxa"/>
                  <w:tcBorders>
                    <w:top w:val="single" w:sz="4" w:space="0" w:color="auto"/>
                    <w:left w:val="single" w:sz="4" w:space="0" w:color="auto"/>
                    <w:bottom w:val="single" w:sz="4" w:space="0" w:color="auto"/>
                    <w:right w:val="single" w:sz="4" w:space="0" w:color="auto"/>
                  </w:tcBorders>
                  <w:vAlign w:val="center"/>
                </w:tcPr>
                <w:p w14:paraId="73EBCF09"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Calibri" w:hAnsi="Times New Roman" w:cs="Times New Roman"/>
                      <w:sz w:val="28"/>
                      <w:szCs w:val="28"/>
                      <w:lang w:eastAsia="vi-VN"/>
                    </w:rPr>
                    <w:t>PromotionID</w:t>
                  </w:r>
                </w:p>
              </w:tc>
              <w:tc>
                <w:tcPr>
                  <w:tcW w:w="2468" w:type="dxa"/>
                  <w:tcBorders>
                    <w:top w:val="single" w:sz="4" w:space="0" w:color="auto"/>
                    <w:left w:val="single" w:sz="4" w:space="0" w:color="auto"/>
                    <w:bottom w:val="single" w:sz="4" w:space="0" w:color="auto"/>
                    <w:right w:val="single" w:sz="4" w:space="0" w:color="auto"/>
                  </w:tcBorders>
                  <w:vAlign w:val="center"/>
                </w:tcPr>
                <w:p w14:paraId="3872923E"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Calibri" w:hAnsi="Times New Roman" w:cs="Times New Roman"/>
                      <w:sz w:val="28"/>
                      <w:szCs w:val="28"/>
                      <w:lang w:eastAsia="vi-VN"/>
                    </w:rPr>
                    <w:t>PromotionID</w:t>
                  </w:r>
                </w:p>
              </w:tc>
              <w:tc>
                <w:tcPr>
                  <w:tcW w:w="3394" w:type="dxa"/>
                  <w:tcBorders>
                    <w:top w:val="single" w:sz="4" w:space="0" w:color="auto"/>
                    <w:left w:val="single" w:sz="4" w:space="0" w:color="auto"/>
                    <w:bottom w:val="single" w:sz="4" w:space="0" w:color="auto"/>
                    <w:right w:val="single" w:sz="4" w:space="0" w:color="auto"/>
                  </w:tcBorders>
                  <w:vAlign w:val="center"/>
                </w:tcPr>
                <w:p w14:paraId="1E6125AC"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Promotion</w:t>
                  </w:r>
                </w:p>
              </w:tc>
            </w:tr>
            <w:tr w:rsidR="00465F33" w:rsidRPr="00081AF8" w14:paraId="05E8ED49"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5FD7A193"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166" w:type="dxa"/>
                  <w:tcBorders>
                    <w:top w:val="single" w:sz="4" w:space="0" w:color="auto"/>
                    <w:left w:val="single" w:sz="4" w:space="0" w:color="auto"/>
                    <w:bottom w:val="single" w:sz="4" w:space="0" w:color="auto"/>
                    <w:right w:val="single" w:sz="4" w:space="0" w:color="auto"/>
                  </w:tcBorders>
                  <w:vAlign w:val="center"/>
                </w:tcPr>
                <w:p w14:paraId="6E5E73E5" w14:textId="77777777" w:rsidR="00465F33"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ProductID</w:t>
                  </w:r>
                </w:p>
              </w:tc>
              <w:tc>
                <w:tcPr>
                  <w:tcW w:w="2468" w:type="dxa"/>
                  <w:tcBorders>
                    <w:top w:val="single" w:sz="4" w:space="0" w:color="auto"/>
                    <w:left w:val="single" w:sz="4" w:space="0" w:color="auto"/>
                    <w:bottom w:val="single" w:sz="4" w:space="0" w:color="auto"/>
                    <w:right w:val="single" w:sz="4" w:space="0" w:color="auto"/>
                  </w:tcBorders>
                  <w:vAlign w:val="center"/>
                </w:tcPr>
                <w:p w14:paraId="3890FCD2" w14:textId="77777777" w:rsidR="00465F33"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ProductID</w:t>
                  </w:r>
                </w:p>
              </w:tc>
              <w:tc>
                <w:tcPr>
                  <w:tcW w:w="3394" w:type="dxa"/>
                  <w:tcBorders>
                    <w:top w:val="single" w:sz="4" w:space="0" w:color="auto"/>
                    <w:left w:val="single" w:sz="4" w:space="0" w:color="auto"/>
                    <w:bottom w:val="single" w:sz="4" w:space="0" w:color="auto"/>
                    <w:right w:val="single" w:sz="4" w:space="0" w:color="auto"/>
                  </w:tcBorders>
                  <w:vAlign w:val="center"/>
                </w:tcPr>
                <w:p w14:paraId="2D3FDC08"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Product</w:t>
                  </w:r>
                </w:p>
              </w:tc>
            </w:tr>
          </w:tbl>
          <w:p w14:paraId="53E3BCD8"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p>
        </w:tc>
      </w:tr>
    </w:tbl>
    <w:p w14:paraId="76E0604E" w14:textId="77777777" w:rsidR="00465F33" w:rsidRPr="00081AF8" w:rsidRDefault="00465F33" w:rsidP="00081AF8">
      <w:pPr>
        <w:pStyle w:val="ListParagraph"/>
        <w:spacing w:line="360" w:lineRule="auto"/>
        <w:ind w:left="450"/>
        <w:jc w:val="both"/>
        <w:rPr>
          <w:rFonts w:ascii="Times New Roman" w:hAnsi="Times New Roman" w:cs="Times New Roman"/>
          <w:sz w:val="28"/>
          <w:szCs w:val="28"/>
        </w:rPr>
      </w:pPr>
    </w:p>
    <w:p w14:paraId="18DB842E" w14:textId="77777777" w:rsidR="00465F33" w:rsidRPr="00081AF8" w:rsidRDefault="00465F33" w:rsidP="00081AF8">
      <w:pPr>
        <w:pStyle w:val="Heading3"/>
        <w:spacing w:line="360" w:lineRule="auto"/>
        <w:rPr>
          <w:rFonts w:ascii="Times New Roman" w:eastAsia="Calibri" w:hAnsi="Times New Roman" w:cs="Times New Roman"/>
          <w:b/>
          <w:color w:val="auto"/>
          <w:sz w:val="28"/>
          <w:szCs w:val="28"/>
          <w:lang w:val="vi-VN" w:eastAsia="vi-VN"/>
        </w:rPr>
      </w:pPr>
      <w:bookmarkStart w:id="1955" w:name="_Toc121836046"/>
      <w:ins w:id="1956" w:author="admin" w:date="2022-12-12T09:28:00Z">
        <w:r w:rsidRPr="00081AF8">
          <w:rPr>
            <w:rFonts w:ascii="Times New Roman" w:eastAsia="Calibri" w:hAnsi="Times New Roman" w:cs="Times New Roman"/>
            <w:b/>
            <w:color w:val="auto"/>
            <w:sz w:val="28"/>
            <w:szCs w:val="28"/>
            <w:lang w:eastAsia="vi-VN"/>
          </w:rPr>
          <w:t>3.3.</w:t>
        </w:r>
      </w:ins>
      <w:r w:rsidRPr="00081AF8">
        <w:rPr>
          <w:rFonts w:ascii="Times New Roman" w:eastAsia="Calibri" w:hAnsi="Times New Roman" w:cs="Times New Roman"/>
          <w:b/>
          <w:color w:val="auto"/>
          <w:sz w:val="28"/>
          <w:szCs w:val="28"/>
          <w:lang w:eastAsia="vi-VN"/>
        </w:rPr>
        <w:t>9</w:t>
      </w:r>
      <w:ins w:id="1957" w:author="admin" w:date="2022-12-12T09:28:00Z">
        <w:r w:rsidRPr="00081AF8">
          <w:rPr>
            <w:rFonts w:ascii="Times New Roman" w:eastAsia="Calibri" w:hAnsi="Times New Roman" w:cs="Times New Roman"/>
            <w:b/>
            <w:color w:val="auto"/>
            <w:sz w:val="28"/>
            <w:szCs w:val="28"/>
            <w:lang w:eastAsia="vi-VN"/>
          </w:rPr>
          <w:t xml:space="preserve"> </w:t>
        </w:r>
      </w:ins>
      <w:r w:rsidRPr="00081AF8">
        <w:rPr>
          <w:rFonts w:ascii="Times New Roman" w:eastAsia="Calibri" w:hAnsi="Times New Roman" w:cs="Times New Roman"/>
          <w:b/>
          <w:color w:val="auto"/>
          <w:sz w:val="28"/>
          <w:szCs w:val="28"/>
          <w:lang w:eastAsia="vi-VN"/>
        </w:rPr>
        <w:t>Bảng chi tiết đơn hàng</w:t>
      </w:r>
      <w:ins w:id="1958" w:author="admin" w:date="2022-12-12T09:28:00Z">
        <w:r w:rsidRPr="00081AF8">
          <w:rPr>
            <w:rFonts w:ascii="Times New Roman" w:eastAsia="Calibri" w:hAnsi="Times New Roman" w:cs="Times New Roman"/>
            <w:b/>
            <w:color w:val="auto"/>
            <w:sz w:val="28"/>
            <w:szCs w:val="28"/>
            <w:lang w:val="vi-VN" w:eastAsia="vi-VN"/>
          </w:rPr>
          <w:t xml:space="preserve"> (</w:t>
        </w:r>
      </w:ins>
      <w:r w:rsidRPr="00081AF8">
        <w:rPr>
          <w:rFonts w:ascii="Times New Roman" w:eastAsia="Calibri" w:hAnsi="Times New Roman" w:cs="Times New Roman"/>
          <w:b/>
          <w:color w:val="auto"/>
          <w:sz w:val="28"/>
          <w:szCs w:val="28"/>
          <w:lang w:eastAsia="vi-VN"/>
        </w:rPr>
        <w:t>Order</w:t>
      </w:r>
      <w:ins w:id="1959" w:author="admin" w:date="2022-12-12T09:28:00Z">
        <w:r w:rsidRPr="00081AF8">
          <w:rPr>
            <w:rFonts w:ascii="Times New Roman" w:eastAsia="Calibri" w:hAnsi="Times New Roman" w:cs="Times New Roman"/>
            <w:b/>
            <w:color w:val="auto"/>
            <w:sz w:val="28"/>
            <w:szCs w:val="28"/>
            <w:lang w:eastAsia="vi-VN"/>
          </w:rPr>
          <w:t>Details</w:t>
        </w:r>
        <w:r w:rsidRPr="00081AF8">
          <w:rPr>
            <w:rFonts w:ascii="Times New Roman" w:eastAsia="Calibri" w:hAnsi="Times New Roman" w:cs="Times New Roman"/>
            <w:b/>
            <w:color w:val="auto"/>
            <w:sz w:val="28"/>
            <w:szCs w:val="28"/>
            <w:lang w:val="vi-VN" w:eastAsia="vi-VN"/>
          </w:rPr>
          <w:t>)</w:t>
        </w:r>
      </w:ins>
      <w:bookmarkEnd w:id="1955"/>
    </w:p>
    <w:p w14:paraId="386A854B" w14:textId="77777777" w:rsidR="00465F33" w:rsidRPr="00081AF8" w:rsidRDefault="00465F33" w:rsidP="00081AF8">
      <w:pPr>
        <w:pStyle w:val="ListParagraph"/>
        <w:spacing w:line="360" w:lineRule="auto"/>
        <w:ind w:left="450"/>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43"/>
        <w:gridCol w:w="1626"/>
        <w:gridCol w:w="2268"/>
        <w:gridCol w:w="2363"/>
        <w:gridCol w:w="828"/>
      </w:tblGrid>
      <w:tr w:rsidR="00465F33" w:rsidRPr="00081AF8" w14:paraId="49EAABF0" w14:textId="77777777" w:rsidTr="00081AF8">
        <w:trPr>
          <w:trHeight w:val="567"/>
        </w:trPr>
        <w:tc>
          <w:tcPr>
            <w:tcW w:w="1771" w:type="dxa"/>
            <w:gridSpan w:val="2"/>
            <w:tcBorders>
              <w:top w:val="single" w:sz="4" w:space="0" w:color="auto"/>
              <w:left w:val="single" w:sz="4" w:space="0" w:color="auto"/>
              <w:bottom w:val="single" w:sz="4" w:space="0" w:color="auto"/>
              <w:right w:val="single" w:sz="4" w:space="0" w:color="auto"/>
            </w:tcBorders>
            <w:vAlign w:val="center"/>
            <w:hideMark/>
          </w:tcPr>
          <w:p w14:paraId="69886B01"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 Số hiệu: 9</w:t>
            </w:r>
          </w:p>
        </w:tc>
        <w:tc>
          <w:tcPr>
            <w:tcW w:w="3894" w:type="dxa"/>
            <w:gridSpan w:val="2"/>
            <w:tcBorders>
              <w:top w:val="single" w:sz="4" w:space="0" w:color="auto"/>
              <w:left w:val="single" w:sz="4" w:space="0" w:color="auto"/>
              <w:bottom w:val="single" w:sz="4" w:space="0" w:color="auto"/>
              <w:right w:val="single" w:sz="4" w:space="0" w:color="auto"/>
            </w:tcBorders>
            <w:vAlign w:val="center"/>
            <w:hideMark/>
          </w:tcPr>
          <w:p w14:paraId="317E009F"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 Tên bảng:</w:t>
            </w:r>
            <w:r w:rsidR="0021499C" w:rsidRPr="00081AF8">
              <w:rPr>
                <w:rFonts w:ascii="Times New Roman" w:eastAsia="Times New Roman" w:hAnsi="Times New Roman" w:cs="Times New Roman"/>
                <w:sz w:val="28"/>
                <w:szCs w:val="28"/>
              </w:rPr>
              <w:t>OrderDetails</w:t>
            </w:r>
          </w:p>
        </w:tc>
        <w:tc>
          <w:tcPr>
            <w:tcW w:w="3191" w:type="dxa"/>
            <w:gridSpan w:val="2"/>
            <w:tcBorders>
              <w:top w:val="single" w:sz="4" w:space="0" w:color="auto"/>
              <w:left w:val="single" w:sz="4" w:space="0" w:color="auto"/>
              <w:bottom w:val="single" w:sz="4" w:space="0" w:color="auto"/>
              <w:right w:val="single" w:sz="4" w:space="0" w:color="auto"/>
            </w:tcBorders>
            <w:vAlign w:val="center"/>
            <w:hideMark/>
          </w:tcPr>
          <w:p w14:paraId="49EAA5E2"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 Bí danh:</w:t>
            </w:r>
          </w:p>
        </w:tc>
      </w:tr>
      <w:tr w:rsidR="00465F33" w:rsidRPr="00081AF8" w14:paraId="199CAABA" w14:textId="77777777" w:rsidTr="00081AF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4AD2F20D"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 xml:space="preserve">4. Mô tả: Lưu trữ thông tin chi tiết </w:t>
            </w:r>
            <w:r w:rsidR="0021499C" w:rsidRPr="00081AF8">
              <w:rPr>
                <w:rFonts w:ascii="Times New Roman" w:eastAsia="Times New Roman" w:hAnsi="Times New Roman" w:cs="Times New Roman"/>
                <w:sz w:val="28"/>
                <w:szCs w:val="28"/>
              </w:rPr>
              <w:t>đơn hàng</w:t>
            </w:r>
          </w:p>
        </w:tc>
      </w:tr>
      <w:tr w:rsidR="00465F33" w:rsidRPr="00081AF8" w14:paraId="1AA2D937" w14:textId="77777777" w:rsidTr="00081AF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2A4E586B"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5. Mô tả chi tiết các cột</w:t>
            </w:r>
          </w:p>
        </w:tc>
      </w:tr>
      <w:tr w:rsidR="00465F33" w:rsidRPr="00081AF8" w14:paraId="25A99122"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473CC5F"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19745DF6"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 cột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0456D2D"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Mô tả</w:t>
            </w:r>
          </w:p>
        </w:tc>
        <w:tc>
          <w:tcPr>
            <w:tcW w:w="2363" w:type="dxa"/>
            <w:tcBorders>
              <w:top w:val="single" w:sz="4" w:space="0" w:color="auto"/>
              <w:left w:val="single" w:sz="4" w:space="0" w:color="auto"/>
              <w:bottom w:val="single" w:sz="4" w:space="0" w:color="auto"/>
              <w:right w:val="single" w:sz="4" w:space="0" w:color="auto"/>
            </w:tcBorders>
            <w:vAlign w:val="center"/>
            <w:hideMark/>
          </w:tcPr>
          <w:p w14:paraId="227A23C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Kiểu dữ liệu</w:t>
            </w:r>
          </w:p>
        </w:tc>
        <w:tc>
          <w:tcPr>
            <w:tcW w:w="828" w:type="dxa"/>
            <w:tcBorders>
              <w:top w:val="single" w:sz="4" w:space="0" w:color="auto"/>
              <w:left w:val="single" w:sz="4" w:space="0" w:color="auto"/>
              <w:bottom w:val="single" w:sz="4" w:space="0" w:color="auto"/>
              <w:right w:val="single" w:sz="4" w:space="0" w:color="auto"/>
            </w:tcBorders>
            <w:vAlign w:val="center"/>
            <w:hideMark/>
          </w:tcPr>
          <w:p w14:paraId="42BB4742"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N</w:t>
            </w:r>
          </w:p>
        </w:tc>
      </w:tr>
      <w:tr w:rsidR="00465F33" w:rsidRPr="00081AF8" w14:paraId="171F85CE"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75319D3D"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0B6A2FD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Calibri" w:hAnsi="Times New Roman" w:cs="Times New Roman"/>
                <w:sz w:val="28"/>
                <w:szCs w:val="28"/>
                <w:lang w:eastAsia="vi-VN"/>
              </w:rPr>
              <w:t>PromotionID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3B9F631"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khuyến mại</w:t>
            </w:r>
          </w:p>
        </w:tc>
        <w:tc>
          <w:tcPr>
            <w:tcW w:w="2363" w:type="dxa"/>
            <w:tcBorders>
              <w:top w:val="single" w:sz="4" w:space="0" w:color="auto"/>
              <w:left w:val="single" w:sz="4" w:space="0" w:color="auto"/>
              <w:bottom w:val="single" w:sz="4" w:space="0" w:color="auto"/>
              <w:right w:val="single" w:sz="4" w:space="0" w:color="auto"/>
            </w:tcBorders>
            <w:vAlign w:val="center"/>
            <w:hideMark/>
          </w:tcPr>
          <w:p w14:paraId="10267A4A"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2F2E1D1C"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p>
        </w:tc>
      </w:tr>
      <w:tr w:rsidR="00465F33" w:rsidRPr="00081AF8" w14:paraId="4C15A62F"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2F5CE004"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569" w:type="dxa"/>
            <w:gridSpan w:val="2"/>
            <w:tcBorders>
              <w:top w:val="single" w:sz="4" w:space="0" w:color="auto"/>
              <w:left w:val="single" w:sz="4" w:space="0" w:color="auto"/>
              <w:bottom w:val="single" w:sz="4" w:space="0" w:color="auto"/>
              <w:right w:val="single" w:sz="4" w:space="0" w:color="auto"/>
            </w:tcBorders>
            <w:vAlign w:val="center"/>
            <w:hideMark/>
          </w:tcPr>
          <w:p w14:paraId="190ACB6D"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ins w:id="1960" w:author="admin" w:date="2022-12-12T09:28:00Z">
              <w:r w:rsidRPr="00081AF8">
                <w:rPr>
                  <w:rFonts w:ascii="Times New Roman" w:eastAsia="Calibri" w:hAnsi="Times New Roman" w:cs="Times New Roman"/>
                  <w:sz w:val="28"/>
                  <w:szCs w:val="28"/>
                  <w:lang w:eastAsia="vi-VN"/>
                </w:rPr>
                <w:t>ProductID</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4E2AE37F"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color w:val="000000"/>
                <w:sz w:val="28"/>
                <w:szCs w:val="28"/>
              </w:rPr>
              <w:t>Mã sản phẩm</w:t>
            </w:r>
          </w:p>
        </w:tc>
        <w:tc>
          <w:tcPr>
            <w:tcW w:w="2363" w:type="dxa"/>
            <w:tcBorders>
              <w:top w:val="single" w:sz="4" w:space="0" w:color="auto"/>
              <w:left w:val="single" w:sz="4" w:space="0" w:color="auto"/>
              <w:bottom w:val="single" w:sz="4" w:space="0" w:color="auto"/>
              <w:right w:val="single" w:sz="4" w:space="0" w:color="auto"/>
            </w:tcBorders>
            <w:vAlign w:val="center"/>
            <w:hideMark/>
          </w:tcPr>
          <w:p w14:paraId="5E66633D"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bCs/>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hideMark/>
          </w:tcPr>
          <w:p w14:paraId="18FA0EC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p>
        </w:tc>
      </w:tr>
      <w:tr w:rsidR="0021499C" w:rsidRPr="00081AF8" w14:paraId="54630DD8"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75953442" w14:textId="77777777" w:rsidR="0021499C" w:rsidRPr="00081AF8" w:rsidRDefault="0021499C"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3</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7802CA59" w14:textId="77777777" w:rsidR="0021499C" w:rsidRPr="00081AF8" w:rsidRDefault="0021499C"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Price</w:t>
            </w:r>
          </w:p>
        </w:tc>
        <w:tc>
          <w:tcPr>
            <w:tcW w:w="2268" w:type="dxa"/>
            <w:tcBorders>
              <w:top w:val="single" w:sz="4" w:space="0" w:color="auto"/>
              <w:left w:val="single" w:sz="4" w:space="0" w:color="auto"/>
              <w:bottom w:val="single" w:sz="4" w:space="0" w:color="auto"/>
              <w:right w:val="single" w:sz="4" w:space="0" w:color="auto"/>
            </w:tcBorders>
            <w:vAlign w:val="center"/>
          </w:tcPr>
          <w:p w14:paraId="1E19BAA2" w14:textId="77777777" w:rsidR="0021499C" w:rsidRPr="00081AF8" w:rsidRDefault="0021499C"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Đơn giá</w:t>
            </w:r>
          </w:p>
        </w:tc>
        <w:tc>
          <w:tcPr>
            <w:tcW w:w="2363" w:type="dxa"/>
            <w:tcBorders>
              <w:top w:val="single" w:sz="4" w:space="0" w:color="auto"/>
              <w:left w:val="single" w:sz="4" w:space="0" w:color="auto"/>
              <w:bottom w:val="single" w:sz="4" w:space="0" w:color="auto"/>
              <w:right w:val="single" w:sz="4" w:space="0" w:color="auto"/>
            </w:tcBorders>
            <w:vAlign w:val="center"/>
          </w:tcPr>
          <w:p w14:paraId="5C19ADE5" w14:textId="77777777" w:rsidR="0021499C" w:rsidRPr="00081AF8" w:rsidRDefault="0021499C"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60310A3F" w14:textId="77777777" w:rsidR="0021499C" w:rsidRPr="00081AF8" w:rsidRDefault="0021499C"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21499C" w:rsidRPr="00081AF8" w14:paraId="03955AE3"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7716F414" w14:textId="77777777" w:rsidR="0021499C" w:rsidRPr="00081AF8" w:rsidRDefault="0021499C"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4</w:t>
            </w:r>
          </w:p>
        </w:tc>
        <w:tc>
          <w:tcPr>
            <w:tcW w:w="2569" w:type="dxa"/>
            <w:gridSpan w:val="2"/>
            <w:tcBorders>
              <w:top w:val="single" w:sz="4" w:space="0" w:color="auto"/>
              <w:left w:val="single" w:sz="4" w:space="0" w:color="auto"/>
              <w:bottom w:val="single" w:sz="4" w:space="0" w:color="auto"/>
              <w:right w:val="single" w:sz="4" w:space="0" w:color="auto"/>
            </w:tcBorders>
            <w:vAlign w:val="center"/>
          </w:tcPr>
          <w:p w14:paraId="469E9096" w14:textId="77777777" w:rsidR="0021499C" w:rsidRPr="00081AF8" w:rsidRDefault="0021499C"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Quantity</w:t>
            </w:r>
          </w:p>
        </w:tc>
        <w:tc>
          <w:tcPr>
            <w:tcW w:w="2268" w:type="dxa"/>
            <w:tcBorders>
              <w:top w:val="single" w:sz="4" w:space="0" w:color="auto"/>
              <w:left w:val="single" w:sz="4" w:space="0" w:color="auto"/>
              <w:bottom w:val="single" w:sz="4" w:space="0" w:color="auto"/>
              <w:right w:val="single" w:sz="4" w:space="0" w:color="auto"/>
            </w:tcBorders>
            <w:vAlign w:val="center"/>
          </w:tcPr>
          <w:p w14:paraId="4C1DA4EE" w14:textId="77777777" w:rsidR="0021499C" w:rsidRPr="00081AF8" w:rsidRDefault="0021499C"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Số lượng</w:t>
            </w:r>
          </w:p>
        </w:tc>
        <w:tc>
          <w:tcPr>
            <w:tcW w:w="2363" w:type="dxa"/>
            <w:tcBorders>
              <w:top w:val="single" w:sz="4" w:space="0" w:color="auto"/>
              <w:left w:val="single" w:sz="4" w:space="0" w:color="auto"/>
              <w:bottom w:val="single" w:sz="4" w:space="0" w:color="auto"/>
              <w:right w:val="single" w:sz="4" w:space="0" w:color="auto"/>
            </w:tcBorders>
            <w:vAlign w:val="center"/>
          </w:tcPr>
          <w:p w14:paraId="284D2185" w14:textId="77777777" w:rsidR="0021499C" w:rsidRPr="00081AF8" w:rsidRDefault="0021499C" w:rsidP="00081AF8">
            <w:pPr>
              <w:tabs>
                <w:tab w:val="left" w:pos="851"/>
              </w:tabs>
              <w:spacing w:after="0" w:line="360" w:lineRule="auto"/>
              <w:jc w:val="both"/>
              <w:rPr>
                <w:rFonts w:ascii="Times New Roman" w:eastAsia="Times New Roman" w:hAnsi="Times New Roman" w:cs="Times New Roman"/>
                <w:color w:val="000000"/>
                <w:sz w:val="28"/>
                <w:szCs w:val="28"/>
              </w:rPr>
            </w:pPr>
            <w:r w:rsidRPr="00081AF8">
              <w:rPr>
                <w:rFonts w:ascii="Times New Roman" w:eastAsia="Times New Roman" w:hAnsi="Times New Roman" w:cs="Times New Roman"/>
                <w:color w:val="000000"/>
                <w:sz w:val="28"/>
                <w:szCs w:val="28"/>
              </w:rPr>
              <w:t>int</w:t>
            </w:r>
          </w:p>
        </w:tc>
        <w:tc>
          <w:tcPr>
            <w:tcW w:w="828" w:type="dxa"/>
            <w:tcBorders>
              <w:top w:val="single" w:sz="4" w:space="0" w:color="auto"/>
              <w:left w:val="single" w:sz="4" w:space="0" w:color="auto"/>
              <w:bottom w:val="single" w:sz="4" w:space="0" w:color="auto"/>
              <w:right w:val="single" w:sz="4" w:space="0" w:color="auto"/>
            </w:tcBorders>
            <w:vAlign w:val="center"/>
          </w:tcPr>
          <w:p w14:paraId="320BA3BD" w14:textId="77777777" w:rsidR="0021499C" w:rsidRPr="00081AF8" w:rsidRDefault="0021499C"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x</w:t>
            </w:r>
          </w:p>
        </w:tc>
      </w:tr>
      <w:tr w:rsidR="00465F33" w:rsidRPr="00081AF8" w14:paraId="45D8AB8D" w14:textId="77777777" w:rsidTr="00081AF8">
        <w:trPr>
          <w:trHeight w:val="567"/>
        </w:trPr>
        <w:tc>
          <w:tcPr>
            <w:tcW w:w="8856" w:type="dxa"/>
            <w:gridSpan w:val="6"/>
            <w:tcBorders>
              <w:top w:val="single" w:sz="4" w:space="0" w:color="auto"/>
              <w:left w:val="single" w:sz="4" w:space="0" w:color="auto"/>
              <w:bottom w:val="single" w:sz="4" w:space="0" w:color="auto"/>
              <w:right w:val="single" w:sz="4" w:space="0" w:color="auto"/>
            </w:tcBorders>
            <w:hideMark/>
          </w:tcPr>
          <w:p w14:paraId="13CC660C" w14:textId="77777777" w:rsidR="00465F33" w:rsidRPr="00081AF8" w:rsidRDefault="00465F33" w:rsidP="00081AF8">
            <w:pPr>
              <w:keepNext/>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6. Khoá ngoại</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2166"/>
              <w:gridCol w:w="2468"/>
              <w:gridCol w:w="3394"/>
            </w:tblGrid>
            <w:tr w:rsidR="00465F33" w:rsidRPr="00081AF8" w14:paraId="4D6F6DFC"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hideMark/>
                </w:tcPr>
                <w:p w14:paraId="23739AF3"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Số</w:t>
                  </w:r>
                </w:p>
              </w:tc>
              <w:tc>
                <w:tcPr>
                  <w:tcW w:w="2166" w:type="dxa"/>
                  <w:tcBorders>
                    <w:top w:val="single" w:sz="4" w:space="0" w:color="auto"/>
                    <w:left w:val="single" w:sz="4" w:space="0" w:color="auto"/>
                    <w:bottom w:val="single" w:sz="4" w:space="0" w:color="auto"/>
                    <w:right w:val="single" w:sz="4" w:space="0" w:color="auto"/>
                  </w:tcBorders>
                  <w:vAlign w:val="center"/>
                  <w:hideMark/>
                </w:tcPr>
                <w:p w14:paraId="250C25C9"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Tên</w:t>
                  </w:r>
                </w:p>
              </w:tc>
              <w:tc>
                <w:tcPr>
                  <w:tcW w:w="2468" w:type="dxa"/>
                  <w:tcBorders>
                    <w:top w:val="single" w:sz="4" w:space="0" w:color="auto"/>
                    <w:left w:val="single" w:sz="4" w:space="0" w:color="auto"/>
                    <w:bottom w:val="single" w:sz="4" w:space="0" w:color="auto"/>
                    <w:right w:val="single" w:sz="4" w:space="0" w:color="auto"/>
                  </w:tcBorders>
                  <w:vAlign w:val="center"/>
                  <w:hideMark/>
                </w:tcPr>
                <w:p w14:paraId="5E124AC3"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Cột khoá ngoại</w:t>
                  </w:r>
                </w:p>
              </w:tc>
              <w:tc>
                <w:tcPr>
                  <w:tcW w:w="3394" w:type="dxa"/>
                  <w:tcBorders>
                    <w:top w:val="single" w:sz="4" w:space="0" w:color="auto"/>
                    <w:left w:val="single" w:sz="4" w:space="0" w:color="auto"/>
                    <w:bottom w:val="single" w:sz="4" w:space="0" w:color="auto"/>
                    <w:right w:val="single" w:sz="4" w:space="0" w:color="auto"/>
                  </w:tcBorders>
                  <w:vAlign w:val="center"/>
                  <w:hideMark/>
                </w:tcPr>
                <w:p w14:paraId="7ECB0443"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Quan hệ với bảng</w:t>
                  </w:r>
                </w:p>
              </w:tc>
            </w:tr>
            <w:tr w:rsidR="00465F33" w:rsidRPr="00081AF8" w14:paraId="48F61C1A"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46DB28E6"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1</w:t>
                  </w:r>
                </w:p>
              </w:tc>
              <w:tc>
                <w:tcPr>
                  <w:tcW w:w="2166" w:type="dxa"/>
                  <w:tcBorders>
                    <w:top w:val="single" w:sz="4" w:space="0" w:color="auto"/>
                    <w:left w:val="single" w:sz="4" w:space="0" w:color="auto"/>
                    <w:bottom w:val="single" w:sz="4" w:space="0" w:color="auto"/>
                    <w:right w:val="single" w:sz="4" w:space="0" w:color="auto"/>
                  </w:tcBorders>
                  <w:vAlign w:val="center"/>
                </w:tcPr>
                <w:p w14:paraId="60BCDCEA" w14:textId="77777777" w:rsidR="00465F33" w:rsidRPr="00081AF8" w:rsidRDefault="0021499C"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Calibri" w:hAnsi="Times New Roman" w:cs="Times New Roman"/>
                      <w:sz w:val="28"/>
                      <w:szCs w:val="28"/>
                      <w:lang w:eastAsia="vi-VN"/>
                    </w:rPr>
                    <w:t>OrderID</w:t>
                  </w:r>
                </w:p>
              </w:tc>
              <w:tc>
                <w:tcPr>
                  <w:tcW w:w="2468" w:type="dxa"/>
                  <w:tcBorders>
                    <w:top w:val="single" w:sz="4" w:space="0" w:color="auto"/>
                    <w:left w:val="single" w:sz="4" w:space="0" w:color="auto"/>
                    <w:bottom w:val="single" w:sz="4" w:space="0" w:color="auto"/>
                    <w:right w:val="single" w:sz="4" w:space="0" w:color="auto"/>
                  </w:tcBorders>
                  <w:vAlign w:val="center"/>
                </w:tcPr>
                <w:p w14:paraId="4873E349" w14:textId="77777777" w:rsidR="00465F33" w:rsidRPr="00081AF8" w:rsidRDefault="0021499C"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Calibri" w:hAnsi="Times New Roman" w:cs="Times New Roman"/>
                      <w:sz w:val="28"/>
                      <w:szCs w:val="28"/>
                      <w:lang w:eastAsia="vi-VN"/>
                    </w:rPr>
                    <w:t>OrderID</w:t>
                  </w:r>
                </w:p>
              </w:tc>
              <w:tc>
                <w:tcPr>
                  <w:tcW w:w="3394" w:type="dxa"/>
                  <w:tcBorders>
                    <w:top w:val="single" w:sz="4" w:space="0" w:color="auto"/>
                    <w:left w:val="single" w:sz="4" w:space="0" w:color="auto"/>
                    <w:bottom w:val="single" w:sz="4" w:space="0" w:color="auto"/>
                    <w:right w:val="single" w:sz="4" w:space="0" w:color="auto"/>
                  </w:tcBorders>
                  <w:vAlign w:val="center"/>
                </w:tcPr>
                <w:p w14:paraId="20E33F0A" w14:textId="77777777" w:rsidR="00465F33" w:rsidRPr="00081AF8" w:rsidRDefault="0021499C"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Order</w:t>
                  </w:r>
                </w:p>
              </w:tc>
            </w:tr>
            <w:tr w:rsidR="00465F33" w:rsidRPr="00081AF8" w14:paraId="6467E571" w14:textId="77777777" w:rsidTr="00081AF8">
              <w:trPr>
                <w:trHeight w:val="567"/>
              </w:trPr>
              <w:tc>
                <w:tcPr>
                  <w:tcW w:w="828" w:type="dxa"/>
                  <w:tcBorders>
                    <w:top w:val="single" w:sz="4" w:space="0" w:color="auto"/>
                    <w:left w:val="single" w:sz="4" w:space="0" w:color="auto"/>
                    <w:bottom w:val="single" w:sz="4" w:space="0" w:color="auto"/>
                    <w:right w:val="single" w:sz="4" w:space="0" w:color="auto"/>
                  </w:tcBorders>
                  <w:vAlign w:val="center"/>
                </w:tcPr>
                <w:p w14:paraId="24A0F780"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2</w:t>
                  </w:r>
                </w:p>
              </w:tc>
              <w:tc>
                <w:tcPr>
                  <w:tcW w:w="2166" w:type="dxa"/>
                  <w:tcBorders>
                    <w:top w:val="single" w:sz="4" w:space="0" w:color="auto"/>
                    <w:left w:val="single" w:sz="4" w:space="0" w:color="auto"/>
                    <w:bottom w:val="single" w:sz="4" w:space="0" w:color="auto"/>
                    <w:right w:val="single" w:sz="4" w:space="0" w:color="auto"/>
                  </w:tcBorders>
                  <w:vAlign w:val="center"/>
                </w:tcPr>
                <w:p w14:paraId="4E43AC1C" w14:textId="77777777" w:rsidR="00465F33"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ProductID</w:t>
                  </w:r>
                </w:p>
              </w:tc>
              <w:tc>
                <w:tcPr>
                  <w:tcW w:w="2468" w:type="dxa"/>
                  <w:tcBorders>
                    <w:top w:val="single" w:sz="4" w:space="0" w:color="auto"/>
                    <w:left w:val="single" w:sz="4" w:space="0" w:color="auto"/>
                    <w:bottom w:val="single" w:sz="4" w:space="0" w:color="auto"/>
                    <w:right w:val="single" w:sz="4" w:space="0" w:color="auto"/>
                  </w:tcBorders>
                  <w:vAlign w:val="center"/>
                </w:tcPr>
                <w:p w14:paraId="152E9A5F" w14:textId="77777777" w:rsidR="00465F33" w:rsidRPr="00081AF8" w:rsidRDefault="00465F33" w:rsidP="00081AF8">
                  <w:pPr>
                    <w:tabs>
                      <w:tab w:val="left" w:pos="851"/>
                    </w:tabs>
                    <w:spacing w:after="0" w:line="360" w:lineRule="auto"/>
                    <w:jc w:val="both"/>
                    <w:rPr>
                      <w:rFonts w:ascii="Times New Roman" w:eastAsia="Calibri" w:hAnsi="Times New Roman" w:cs="Times New Roman"/>
                      <w:sz w:val="28"/>
                      <w:szCs w:val="28"/>
                      <w:lang w:eastAsia="vi-VN"/>
                    </w:rPr>
                  </w:pPr>
                  <w:r w:rsidRPr="00081AF8">
                    <w:rPr>
                      <w:rFonts w:ascii="Times New Roman" w:eastAsia="Calibri" w:hAnsi="Times New Roman" w:cs="Times New Roman"/>
                      <w:sz w:val="28"/>
                      <w:szCs w:val="28"/>
                      <w:lang w:eastAsia="vi-VN"/>
                    </w:rPr>
                    <w:t>ProductID</w:t>
                  </w:r>
                </w:p>
              </w:tc>
              <w:tc>
                <w:tcPr>
                  <w:tcW w:w="3394" w:type="dxa"/>
                  <w:tcBorders>
                    <w:top w:val="single" w:sz="4" w:space="0" w:color="auto"/>
                    <w:left w:val="single" w:sz="4" w:space="0" w:color="auto"/>
                    <w:bottom w:val="single" w:sz="4" w:space="0" w:color="auto"/>
                    <w:right w:val="single" w:sz="4" w:space="0" w:color="auto"/>
                  </w:tcBorders>
                  <w:vAlign w:val="center"/>
                </w:tcPr>
                <w:p w14:paraId="37E4ED14"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r w:rsidRPr="00081AF8">
                    <w:rPr>
                      <w:rFonts w:ascii="Times New Roman" w:eastAsia="Times New Roman" w:hAnsi="Times New Roman" w:cs="Times New Roman"/>
                      <w:sz w:val="28"/>
                      <w:szCs w:val="28"/>
                    </w:rPr>
                    <w:t>Product</w:t>
                  </w:r>
                </w:p>
              </w:tc>
            </w:tr>
          </w:tbl>
          <w:p w14:paraId="00D9FD57" w14:textId="77777777" w:rsidR="00465F33" w:rsidRPr="00081AF8" w:rsidRDefault="00465F33" w:rsidP="00081AF8">
            <w:pPr>
              <w:tabs>
                <w:tab w:val="left" w:pos="851"/>
              </w:tabs>
              <w:spacing w:after="0" w:line="360" w:lineRule="auto"/>
              <w:jc w:val="both"/>
              <w:rPr>
                <w:rFonts w:ascii="Times New Roman" w:eastAsia="Times New Roman" w:hAnsi="Times New Roman" w:cs="Times New Roman"/>
                <w:sz w:val="28"/>
                <w:szCs w:val="28"/>
              </w:rPr>
            </w:pPr>
          </w:p>
        </w:tc>
      </w:tr>
    </w:tbl>
    <w:p w14:paraId="243A1BDD" w14:textId="77777777" w:rsidR="00465F33" w:rsidRPr="00081AF8" w:rsidRDefault="00465F33" w:rsidP="00081AF8">
      <w:pPr>
        <w:pStyle w:val="ListParagraph"/>
        <w:spacing w:line="360" w:lineRule="auto"/>
        <w:ind w:left="450"/>
        <w:jc w:val="both"/>
        <w:rPr>
          <w:ins w:id="1961" w:author="admin" w:date="2022-12-12T09:28:00Z"/>
          <w:rFonts w:ascii="Times New Roman" w:hAnsi="Times New Roman" w:cs="Times New Roman"/>
          <w:sz w:val="28"/>
          <w:szCs w:val="28"/>
        </w:rPr>
      </w:pPr>
    </w:p>
    <w:p w14:paraId="644BB1D8" w14:textId="77777777" w:rsidR="00D40B91" w:rsidRPr="00081AF8" w:rsidRDefault="00D40B91" w:rsidP="00081AF8">
      <w:pPr>
        <w:pStyle w:val="Heading2"/>
        <w:spacing w:line="360" w:lineRule="auto"/>
        <w:rPr>
          <w:ins w:id="1962" w:author="admin" w:date="2022-12-12T09:28:00Z"/>
          <w:rFonts w:ascii="Times New Roman" w:hAnsi="Times New Roman" w:cs="Times New Roman"/>
          <w:b/>
          <w:sz w:val="28"/>
          <w:szCs w:val="28"/>
        </w:rPr>
      </w:pPr>
      <w:bookmarkStart w:id="1963" w:name="_Toc121810153"/>
      <w:bookmarkStart w:id="1964" w:name="_Toc121836047"/>
      <w:ins w:id="1965" w:author="admin" w:date="2022-12-12T09:28:00Z">
        <w:r w:rsidRPr="00081AF8">
          <w:rPr>
            <w:rFonts w:ascii="Times New Roman" w:hAnsi="Times New Roman" w:cs="Times New Roman"/>
            <w:b/>
            <w:sz w:val="28"/>
            <w:szCs w:val="28"/>
          </w:rPr>
          <w:lastRenderedPageBreak/>
          <w:t>3.4 Sơ đồ thực thể - liên kết (E-R)</w:t>
        </w:r>
        <w:bookmarkEnd w:id="1963"/>
        <w:bookmarkEnd w:id="1964"/>
      </w:ins>
    </w:p>
    <w:p w14:paraId="46F28D06" w14:textId="77777777" w:rsidR="00D40B91" w:rsidRPr="00081AF8" w:rsidRDefault="00D40B91" w:rsidP="00081AF8">
      <w:pPr>
        <w:pStyle w:val="ListParagraph"/>
        <w:spacing w:line="360" w:lineRule="auto"/>
        <w:ind w:left="450"/>
        <w:jc w:val="both"/>
        <w:rPr>
          <w:ins w:id="1966" w:author="admin" w:date="2022-12-12T09:28:00Z"/>
          <w:rFonts w:ascii="Times New Roman" w:hAnsi="Times New Roman" w:cs="Times New Roman"/>
          <w:sz w:val="28"/>
          <w:szCs w:val="28"/>
        </w:rPr>
      </w:pPr>
      <w:r w:rsidRPr="00081AF8">
        <w:rPr>
          <w:rFonts w:ascii="Times New Roman" w:hAnsi="Times New Roman" w:cs="Times New Roman"/>
          <w:noProof/>
          <w:sz w:val="28"/>
          <w:szCs w:val="28"/>
        </w:rPr>
        <w:drawing>
          <wp:inline distT="0" distB="0" distL="0" distR="0" wp14:anchorId="369A71E1" wp14:editId="5E0F92D0">
            <wp:extent cx="5943600" cy="3813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13810"/>
                    </a:xfrm>
                    <a:prstGeom prst="rect">
                      <a:avLst/>
                    </a:prstGeom>
                  </pic:spPr>
                </pic:pic>
              </a:graphicData>
            </a:graphic>
          </wp:inline>
        </w:drawing>
      </w:r>
    </w:p>
    <w:p w14:paraId="62190C0C" w14:textId="77777777" w:rsidR="00D40B91" w:rsidRPr="00081AF8" w:rsidRDefault="00D40B91" w:rsidP="00081AF8">
      <w:pPr>
        <w:pStyle w:val="Caption"/>
        <w:spacing w:line="360" w:lineRule="auto"/>
        <w:rPr>
          <w:ins w:id="1967" w:author="admin" w:date="2022-12-12T09:28:00Z"/>
          <w:rFonts w:cs="Times New Roman"/>
          <w:szCs w:val="28"/>
        </w:rPr>
      </w:pPr>
      <w:ins w:id="1968" w:author="admin" w:date="2022-12-12T09:28:00Z">
        <w:r w:rsidRPr="00081AF8">
          <w:rPr>
            <w:rFonts w:cs="Times New Roman"/>
            <w:szCs w:val="28"/>
          </w:rPr>
          <w:t>Hình 3.1</w:t>
        </w:r>
      </w:ins>
      <w:r w:rsidRPr="00081AF8">
        <w:rPr>
          <w:rFonts w:cs="Times New Roman"/>
          <w:szCs w:val="28"/>
        </w:rPr>
        <w:t xml:space="preserve"> </w:t>
      </w:r>
      <w:ins w:id="1969" w:author="admin" w:date="2022-12-12T09:28:00Z">
        <w:r w:rsidRPr="00081AF8">
          <w:rPr>
            <w:rFonts w:cs="Times New Roman"/>
            <w:szCs w:val="28"/>
          </w:rPr>
          <w:t>sơ đồ thực thể - liên hết</w:t>
        </w:r>
      </w:ins>
    </w:p>
    <w:p w14:paraId="75F025A3" w14:textId="77777777" w:rsidR="00D40B91" w:rsidRPr="00081AF8" w:rsidRDefault="00D40B91" w:rsidP="00081AF8">
      <w:pPr>
        <w:spacing w:line="360" w:lineRule="auto"/>
        <w:ind w:left="284"/>
        <w:rPr>
          <w:ins w:id="1970" w:author="admin" w:date="2022-12-12T09:28:00Z"/>
          <w:rFonts w:ascii="Times New Roman" w:eastAsia="Times New Roman" w:hAnsi="Times New Roman" w:cs="Times New Roman"/>
          <w:sz w:val="28"/>
          <w:szCs w:val="28"/>
        </w:rPr>
      </w:pPr>
    </w:p>
    <w:p w14:paraId="18E0D308" w14:textId="77777777" w:rsidR="00D40B91" w:rsidRPr="00081AF8" w:rsidRDefault="00D40B91" w:rsidP="00081AF8">
      <w:pPr>
        <w:pStyle w:val="ListParagraph"/>
        <w:spacing w:line="360" w:lineRule="auto"/>
        <w:ind w:left="450"/>
        <w:jc w:val="both"/>
        <w:outlineLvl w:val="1"/>
        <w:rPr>
          <w:ins w:id="1971" w:author="admin" w:date="2022-12-12T09:28:00Z"/>
          <w:rFonts w:ascii="Times New Roman" w:hAnsi="Times New Roman" w:cs="Times New Roman"/>
          <w:b/>
          <w:sz w:val="28"/>
          <w:szCs w:val="28"/>
        </w:rPr>
      </w:pPr>
      <w:bookmarkStart w:id="1972" w:name="_Toc121810154"/>
      <w:bookmarkStart w:id="1973" w:name="_Toc121836048"/>
      <w:ins w:id="1974" w:author="admin" w:date="2022-12-12T09:28:00Z">
        <w:r w:rsidRPr="00081AF8">
          <w:rPr>
            <w:rFonts w:ascii="Times New Roman" w:hAnsi="Times New Roman" w:cs="Times New Roman"/>
            <w:b/>
            <w:sz w:val="28"/>
            <w:szCs w:val="28"/>
          </w:rPr>
          <w:t>3.5 Thiết kế các trang</w:t>
        </w:r>
        <w:bookmarkEnd w:id="1972"/>
        <w:bookmarkEnd w:id="1973"/>
      </w:ins>
    </w:p>
    <w:p w14:paraId="040C9448" w14:textId="77777777" w:rsidR="00D40B91" w:rsidRPr="00081AF8" w:rsidRDefault="00D40B91" w:rsidP="00081AF8">
      <w:pPr>
        <w:pStyle w:val="ListParagraph"/>
        <w:spacing w:line="360" w:lineRule="auto"/>
        <w:ind w:left="450" w:firstLine="270"/>
        <w:jc w:val="both"/>
        <w:outlineLvl w:val="2"/>
        <w:rPr>
          <w:ins w:id="1975" w:author="admin" w:date="2022-12-12T09:28:00Z"/>
          <w:rFonts w:ascii="Times New Roman" w:hAnsi="Times New Roman" w:cs="Times New Roman"/>
          <w:b/>
          <w:sz w:val="28"/>
          <w:szCs w:val="28"/>
        </w:rPr>
      </w:pPr>
      <w:bookmarkStart w:id="1976" w:name="_Toc121810155"/>
      <w:bookmarkStart w:id="1977" w:name="_Toc121836049"/>
      <w:ins w:id="1978" w:author="admin" w:date="2022-12-12T09:28:00Z">
        <w:r w:rsidRPr="00081AF8">
          <w:rPr>
            <w:rFonts w:ascii="Times New Roman" w:hAnsi="Times New Roman" w:cs="Times New Roman"/>
            <w:b/>
            <w:sz w:val="28"/>
            <w:szCs w:val="28"/>
          </w:rPr>
          <w:t>3.5.1 Trang chủ</w:t>
        </w:r>
        <w:bookmarkEnd w:id="1976"/>
        <w:bookmarkEnd w:id="1977"/>
      </w:ins>
    </w:p>
    <w:p w14:paraId="71A12E5F" w14:textId="77777777" w:rsidR="00D40B91" w:rsidRPr="00081AF8" w:rsidRDefault="00D40B91" w:rsidP="00081AF8">
      <w:pPr>
        <w:pStyle w:val="ListParagraph"/>
        <w:spacing w:line="360" w:lineRule="auto"/>
        <w:ind w:left="450" w:firstLine="270"/>
        <w:jc w:val="both"/>
        <w:rPr>
          <w:ins w:id="1979" w:author="admin" w:date="2022-12-12T09:28:00Z"/>
          <w:rFonts w:ascii="Times New Roman" w:hAnsi="Times New Roman" w:cs="Times New Roman"/>
          <w:sz w:val="28"/>
          <w:szCs w:val="28"/>
        </w:rPr>
      </w:pPr>
      <w:ins w:id="1980" w:author="admin" w:date="2022-12-12T09:28:00Z">
        <w:r w:rsidRPr="00081AF8">
          <w:rPr>
            <w:rFonts w:ascii="Times New Roman" w:hAnsi="Times New Roman" w:cs="Times New Roman"/>
            <w:sz w:val="28"/>
            <w:szCs w:val="28"/>
          </w:rPr>
          <w:t>Trang chủ là trang đầu tiên mà khách hàng truy cập website.</w:t>
        </w:r>
      </w:ins>
      <w:r w:rsidRPr="00081AF8">
        <w:rPr>
          <w:rFonts w:ascii="Times New Roman" w:hAnsi="Times New Roman" w:cs="Times New Roman"/>
          <w:sz w:val="28"/>
          <w:szCs w:val="28"/>
        </w:rPr>
        <w:t xml:space="preserve"> </w:t>
      </w:r>
      <w:ins w:id="1981" w:author="admin" w:date="2022-12-12T09:28:00Z">
        <w:r w:rsidRPr="00081AF8">
          <w:rPr>
            <w:rFonts w:ascii="Times New Roman" w:hAnsi="Times New Roman" w:cs="Times New Roman"/>
            <w:sz w:val="28"/>
            <w:szCs w:val="28"/>
          </w:rPr>
          <w:t>Trang chủ sẽ cung cấp thông tin ban đầu cho khách hàng về sản phẩm, tin tức của trang web. Đảm bảo các yếu tố, menu hệ thống như: Trang chủ, Trang giới thiệu, Trang sản phẩm, Trang dịch vụ, Trang liên hệ.</w:t>
        </w:r>
      </w:ins>
    </w:p>
    <w:p w14:paraId="4F7CF6C2" w14:textId="77777777" w:rsidR="00D40B91" w:rsidRPr="00081AF8" w:rsidRDefault="00D40B91" w:rsidP="00081AF8">
      <w:pPr>
        <w:pStyle w:val="ListParagraph"/>
        <w:spacing w:line="360" w:lineRule="auto"/>
        <w:ind w:left="450" w:firstLine="270"/>
        <w:jc w:val="both"/>
        <w:rPr>
          <w:ins w:id="1982" w:author="admin" w:date="2022-12-12T09:28:00Z"/>
          <w:rFonts w:ascii="Times New Roman" w:hAnsi="Times New Roman" w:cs="Times New Roman"/>
          <w:sz w:val="28"/>
          <w:szCs w:val="28"/>
        </w:rPr>
      </w:pPr>
      <w:ins w:id="1983" w:author="admin" w:date="2022-12-12T09:28:00Z">
        <w:r w:rsidRPr="00081AF8">
          <w:rPr>
            <w:rFonts w:ascii="Times New Roman" w:hAnsi="Times New Roman" w:cs="Times New Roman"/>
            <w:sz w:val="28"/>
            <w:szCs w:val="28"/>
          </w:rPr>
          <w:t>Ngoài trang chủ sẽ thể hiện tất cả sản phẩm,</w:t>
        </w:r>
      </w:ins>
      <w:r w:rsidRPr="00081AF8">
        <w:rPr>
          <w:rFonts w:ascii="Times New Roman" w:hAnsi="Times New Roman" w:cs="Times New Roman"/>
          <w:sz w:val="28"/>
          <w:szCs w:val="28"/>
        </w:rPr>
        <w:t xml:space="preserve"> </w:t>
      </w:r>
      <w:ins w:id="1984" w:author="admin" w:date="2022-12-12T09:28:00Z">
        <w:r w:rsidRPr="00081AF8">
          <w:rPr>
            <w:rFonts w:ascii="Times New Roman" w:hAnsi="Times New Roman" w:cs="Times New Roman"/>
            <w:sz w:val="28"/>
            <w:szCs w:val="28"/>
          </w:rPr>
          <w:t>sản phẩm theo hãng sản xuất … cho người dùng cập nhập thông tin ban đầu của cửa hàng được nhanh nhất</w:t>
        </w:r>
      </w:ins>
      <w:r w:rsidRPr="00081AF8">
        <w:rPr>
          <w:rFonts w:ascii="Times New Roman" w:hAnsi="Times New Roman" w:cs="Times New Roman"/>
          <w:sz w:val="28"/>
          <w:szCs w:val="28"/>
        </w:rPr>
        <w:t>.</w:t>
      </w:r>
    </w:p>
    <w:p w14:paraId="0813613F" w14:textId="77777777" w:rsidR="00D40B91" w:rsidRPr="00081AF8" w:rsidRDefault="00D40B91" w:rsidP="00081AF8">
      <w:pPr>
        <w:pStyle w:val="ListParagraph"/>
        <w:spacing w:line="360" w:lineRule="auto"/>
        <w:ind w:left="1170" w:firstLine="270"/>
        <w:jc w:val="both"/>
        <w:rPr>
          <w:ins w:id="1985" w:author="admin" w:date="2022-12-12T09:28:00Z"/>
          <w:rFonts w:ascii="Times New Roman" w:hAnsi="Times New Roman" w:cs="Times New Roman"/>
          <w:sz w:val="28"/>
          <w:szCs w:val="28"/>
        </w:rPr>
      </w:pPr>
    </w:p>
    <w:p w14:paraId="6A866F86" w14:textId="77777777" w:rsidR="00D40B91" w:rsidRPr="00081AF8" w:rsidRDefault="00D40B91" w:rsidP="00081AF8">
      <w:pPr>
        <w:pStyle w:val="ListParagraph"/>
        <w:spacing w:line="360" w:lineRule="auto"/>
        <w:ind w:left="450" w:firstLine="270"/>
        <w:jc w:val="both"/>
        <w:outlineLvl w:val="2"/>
        <w:rPr>
          <w:ins w:id="1986" w:author="admin" w:date="2022-12-12T09:28:00Z"/>
          <w:rFonts w:ascii="Times New Roman" w:hAnsi="Times New Roman" w:cs="Times New Roman"/>
          <w:b/>
          <w:sz w:val="28"/>
          <w:szCs w:val="28"/>
        </w:rPr>
      </w:pPr>
      <w:bookmarkStart w:id="1987" w:name="_Toc121810156"/>
      <w:bookmarkStart w:id="1988" w:name="_Toc121836050"/>
      <w:ins w:id="1989" w:author="admin" w:date="2022-12-12T09:28:00Z">
        <w:r w:rsidRPr="00081AF8">
          <w:rPr>
            <w:rFonts w:ascii="Times New Roman" w:hAnsi="Times New Roman" w:cs="Times New Roman"/>
            <w:b/>
            <w:sz w:val="28"/>
            <w:szCs w:val="28"/>
          </w:rPr>
          <w:t>3.5.2 Trang hãng sản xuất</w:t>
        </w:r>
        <w:bookmarkEnd w:id="1987"/>
        <w:bookmarkEnd w:id="1988"/>
        <w:r w:rsidRPr="00081AF8">
          <w:rPr>
            <w:rFonts w:ascii="Times New Roman" w:hAnsi="Times New Roman" w:cs="Times New Roman"/>
            <w:b/>
            <w:sz w:val="28"/>
            <w:szCs w:val="28"/>
          </w:rPr>
          <w:t xml:space="preserve"> </w:t>
        </w:r>
      </w:ins>
    </w:p>
    <w:p w14:paraId="42714604" w14:textId="77777777" w:rsidR="00D40B91" w:rsidRPr="00081AF8" w:rsidRDefault="00D40B91" w:rsidP="00081AF8">
      <w:pPr>
        <w:pStyle w:val="ListParagraph"/>
        <w:spacing w:line="360" w:lineRule="auto"/>
        <w:ind w:left="450"/>
        <w:jc w:val="both"/>
        <w:rPr>
          <w:ins w:id="1990" w:author="admin" w:date="2022-12-12T09:28:00Z"/>
          <w:rFonts w:ascii="Times New Roman" w:hAnsi="Times New Roman" w:cs="Times New Roman"/>
          <w:sz w:val="28"/>
          <w:szCs w:val="28"/>
        </w:rPr>
      </w:pPr>
      <w:ins w:id="1991" w:author="admin" w:date="2022-12-12T09:28:00Z">
        <w:r w:rsidRPr="00081AF8">
          <w:rPr>
            <w:rFonts w:ascii="Times New Roman" w:hAnsi="Times New Roman" w:cs="Times New Roman"/>
            <w:sz w:val="28"/>
            <w:szCs w:val="28"/>
          </w:rPr>
          <w:tab/>
          <w:t xml:space="preserve">  Hiện thị toàn bộ sản phẩm của website. Hiện thị theo hãng sản xuất</w:t>
        </w:r>
      </w:ins>
    </w:p>
    <w:p w14:paraId="0E97D53B" w14:textId="77777777" w:rsidR="00D40B91" w:rsidRPr="00081AF8" w:rsidRDefault="00D40B91" w:rsidP="00081AF8">
      <w:pPr>
        <w:pStyle w:val="ListParagraph"/>
        <w:spacing w:line="360" w:lineRule="auto"/>
        <w:ind w:left="450" w:firstLine="270"/>
        <w:jc w:val="both"/>
        <w:outlineLvl w:val="2"/>
        <w:rPr>
          <w:ins w:id="1992" w:author="admin" w:date="2022-12-12T09:28:00Z"/>
          <w:rFonts w:ascii="Times New Roman" w:hAnsi="Times New Roman" w:cs="Times New Roman"/>
          <w:b/>
          <w:sz w:val="28"/>
          <w:szCs w:val="28"/>
        </w:rPr>
      </w:pPr>
      <w:bookmarkStart w:id="1993" w:name="_Toc121810157"/>
      <w:bookmarkStart w:id="1994" w:name="_Toc121836051"/>
      <w:ins w:id="1995" w:author="admin" w:date="2022-12-12T09:28:00Z">
        <w:r w:rsidRPr="00081AF8">
          <w:rPr>
            <w:rFonts w:ascii="Times New Roman" w:hAnsi="Times New Roman" w:cs="Times New Roman"/>
            <w:b/>
            <w:sz w:val="28"/>
            <w:szCs w:val="28"/>
          </w:rPr>
          <w:t>3.5.3 Trang chi tiết sản phẩm</w:t>
        </w:r>
        <w:bookmarkEnd w:id="1993"/>
        <w:bookmarkEnd w:id="1994"/>
      </w:ins>
    </w:p>
    <w:p w14:paraId="71DC00BD" w14:textId="77777777" w:rsidR="00D40B91" w:rsidRPr="00081AF8" w:rsidRDefault="00D40B91" w:rsidP="00081AF8">
      <w:pPr>
        <w:pStyle w:val="ListParagraph"/>
        <w:spacing w:line="360" w:lineRule="auto"/>
        <w:ind w:left="450"/>
        <w:jc w:val="both"/>
        <w:rPr>
          <w:ins w:id="1996" w:author="admin" w:date="2022-12-12T09:28:00Z"/>
          <w:rFonts w:ascii="Times New Roman" w:hAnsi="Times New Roman" w:cs="Times New Roman"/>
          <w:sz w:val="28"/>
          <w:szCs w:val="28"/>
        </w:rPr>
      </w:pPr>
      <w:ins w:id="1997" w:author="admin" w:date="2022-12-12T09:28:00Z">
        <w:r w:rsidRPr="00081AF8">
          <w:rPr>
            <w:rFonts w:ascii="Times New Roman" w:hAnsi="Times New Roman" w:cs="Times New Roman"/>
            <w:sz w:val="28"/>
            <w:szCs w:val="28"/>
          </w:rPr>
          <w:lastRenderedPageBreak/>
          <w:tab/>
          <w:t xml:space="preserve">  Cung cấp đầy đủ thông tin chi tiết khi khách hàng chọn 1 sản phẩm.</w:t>
        </w:r>
      </w:ins>
    </w:p>
    <w:p w14:paraId="2015375E" w14:textId="77777777" w:rsidR="00D40B91" w:rsidRPr="00081AF8" w:rsidRDefault="00D40B91" w:rsidP="00081AF8">
      <w:pPr>
        <w:pStyle w:val="ListParagraph"/>
        <w:spacing w:line="360" w:lineRule="auto"/>
        <w:ind w:left="450" w:firstLine="270"/>
        <w:jc w:val="both"/>
        <w:outlineLvl w:val="2"/>
        <w:rPr>
          <w:ins w:id="1998" w:author="admin" w:date="2022-12-12T09:28:00Z"/>
          <w:rFonts w:ascii="Times New Roman" w:hAnsi="Times New Roman" w:cs="Times New Roman"/>
          <w:b/>
          <w:sz w:val="28"/>
          <w:szCs w:val="28"/>
        </w:rPr>
      </w:pPr>
      <w:bookmarkStart w:id="1999" w:name="_Toc121810158"/>
      <w:bookmarkStart w:id="2000" w:name="_Toc121836052"/>
      <w:ins w:id="2001" w:author="admin" w:date="2022-12-12T09:28:00Z">
        <w:r w:rsidRPr="00081AF8">
          <w:rPr>
            <w:rFonts w:ascii="Times New Roman" w:hAnsi="Times New Roman" w:cs="Times New Roman"/>
            <w:b/>
            <w:sz w:val="28"/>
            <w:szCs w:val="28"/>
          </w:rPr>
          <w:t>3.5.4 Trang giỏ hàng</w:t>
        </w:r>
        <w:bookmarkEnd w:id="1999"/>
        <w:bookmarkEnd w:id="2000"/>
      </w:ins>
    </w:p>
    <w:p w14:paraId="68F9C96B" w14:textId="77777777" w:rsidR="00D40B91" w:rsidRPr="00081AF8" w:rsidRDefault="00D40B91" w:rsidP="00081AF8">
      <w:pPr>
        <w:pStyle w:val="ListParagraph"/>
        <w:spacing w:line="360" w:lineRule="auto"/>
        <w:ind w:left="450"/>
        <w:jc w:val="both"/>
        <w:rPr>
          <w:ins w:id="2002" w:author="admin" w:date="2022-12-12T09:28:00Z"/>
          <w:rFonts w:ascii="Times New Roman" w:hAnsi="Times New Roman" w:cs="Times New Roman"/>
          <w:sz w:val="28"/>
          <w:szCs w:val="28"/>
        </w:rPr>
      </w:pPr>
      <w:ins w:id="2003" w:author="admin" w:date="2022-12-12T09:28:00Z">
        <w:r w:rsidRPr="00081AF8">
          <w:rPr>
            <w:rFonts w:ascii="Times New Roman" w:hAnsi="Times New Roman" w:cs="Times New Roman"/>
            <w:sz w:val="28"/>
            <w:szCs w:val="28"/>
          </w:rPr>
          <w:tab/>
          <w:t xml:space="preserve">  Trang giúp cho khách hàng khi đã chọn 1 sản phẩm có thể xem các sản phẩm đã lựa chọn trong giỏ hàng, giá thành, số lượng, tổng tiền cần thanh toán tại đây.</w:t>
        </w:r>
      </w:ins>
    </w:p>
    <w:p w14:paraId="51B0F785" w14:textId="77777777" w:rsidR="00D40B91" w:rsidRPr="00081AF8" w:rsidRDefault="00D40B91" w:rsidP="00081AF8">
      <w:pPr>
        <w:pStyle w:val="ListParagraph"/>
        <w:spacing w:line="360" w:lineRule="auto"/>
        <w:ind w:left="450" w:firstLine="270"/>
        <w:jc w:val="both"/>
        <w:outlineLvl w:val="2"/>
        <w:rPr>
          <w:ins w:id="2004" w:author="admin" w:date="2022-12-12T09:28:00Z"/>
          <w:rFonts w:ascii="Times New Roman" w:hAnsi="Times New Roman" w:cs="Times New Roman"/>
          <w:b/>
          <w:sz w:val="28"/>
          <w:szCs w:val="28"/>
        </w:rPr>
      </w:pPr>
      <w:bookmarkStart w:id="2005" w:name="_Toc121810159"/>
      <w:bookmarkStart w:id="2006" w:name="_Toc121836053"/>
      <w:ins w:id="2007" w:author="admin" w:date="2022-12-12T09:28:00Z">
        <w:r w:rsidRPr="00081AF8">
          <w:rPr>
            <w:rFonts w:ascii="Times New Roman" w:hAnsi="Times New Roman" w:cs="Times New Roman"/>
            <w:b/>
            <w:sz w:val="28"/>
            <w:szCs w:val="28"/>
          </w:rPr>
          <w:t>3.5.5 Trang thanh toán</w:t>
        </w:r>
        <w:bookmarkEnd w:id="2005"/>
        <w:bookmarkEnd w:id="2006"/>
      </w:ins>
    </w:p>
    <w:p w14:paraId="0D148781" w14:textId="77777777" w:rsidR="00D40B91" w:rsidRPr="00081AF8" w:rsidRDefault="00D40B91" w:rsidP="00081AF8">
      <w:pPr>
        <w:pStyle w:val="ListParagraph"/>
        <w:spacing w:line="360" w:lineRule="auto"/>
        <w:ind w:left="450"/>
        <w:jc w:val="both"/>
        <w:rPr>
          <w:ins w:id="2008" w:author="admin" w:date="2022-12-12T09:28:00Z"/>
          <w:rFonts w:ascii="Times New Roman" w:hAnsi="Times New Roman" w:cs="Times New Roman"/>
          <w:sz w:val="28"/>
          <w:szCs w:val="28"/>
        </w:rPr>
      </w:pPr>
      <w:ins w:id="2009" w:author="admin" w:date="2022-12-12T09:28:00Z">
        <w:r w:rsidRPr="00081AF8">
          <w:rPr>
            <w:rFonts w:ascii="Times New Roman" w:hAnsi="Times New Roman" w:cs="Times New Roman"/>
            <w:sz w:val="28"/>
            <w:szCs w:val="28"/>
          </w:rPr>
          <w:tab/>
          <w:t xml:space="preserve">  Trang giúp cho khách hàng khi đã chọn 1 sản phẩm có thể xem các sản phẩm đã lựa chọn trong giỏ hàng, giá thành, số lượng, tổng tiền cần thanh toán tại đây</w:t>
        </w:r>
      </w:ins>
    </w:p>
    <w:p w14:paraId="679F1FB3" w14:textId="77777777" w:rsidR="00D40B91" w:rsidRPr="00081AF8" w:rsidRDefault="00D40B91" w:rsidP="00081AF8">
      <w:pPr>
        <w:pStyle w:val="ListParagraph"/>
        <w:spacing w:line="360" w:lineRule="auto"/>
        <w:ind w:left="450" w:firstLine="270"/>
        <w:jc w:val="both"/>
        <w:outlineLvl w:val="2"/>
        <w:rPr>
          <w:ins w:id="2010" w:author="admin" w:date="2022-12-12T09:28:00Z"/>
          <w:rFonts w:ascii="Times New Roman" w:hAnsi="Times New Roman" w:cs="Times New Roman"/>
          <w:b/>
          <w:sz w:val="28"/>
          <w:szCs w:val="28"/>
        </w:rPr>
      </w:pPr>
      <w:bookmarkStart w:id="2011" w:name="_Toc121810160"/>
      <w:bookmarkStart w:id="2012" w:name="_Toc121836054"/>
      <w:ins w:id="2013" w:author="admin" w:date="2022-12-12T09:28:00Z">
        <w:r w:rsidRPr="00081AF8">
          <w:rPr>
            <w:rFonts w:ascii="Times New Roman" w:hAnsi="Times New Roman" w:cs="Times New Roman"/>
            <w:b/>
            <w:sz w:val="28"/>
            <w:szCs w:val="28"/>
          </w:rPr>
          <w:t>3.5.6 Trang đăng nhập</w:t>
        </w:r>
        <w:bookmarkEnd w:id="2011"/>
        <w:bookmarkEnd w:id="2012"/>
      </w:ins>
    </w:p>
    <w:p w14:paraId="5E900CF0" w14:textId="77777777" w:rsidR="00D40B91" w:rsidRPr="00081AF8" w:rsidRDefault="00D40B91" w:rsidP="00081AF8">
      <w:pPr>
        <w:pStyle w:val="ListParagraph"/>
        <w:spacing w:line="360" w:lineRule="auto"/>
        <w:ind w:left="450"/>
        <w:jc w:val="both"/>
        <w:rPr>
          <w:ins w:id="2014" w:author="admin" w:date="2022-12-12T09:28:00Z"/>
          <w:rFonts w:ascii="Times New Roman" w:hAnsi="Times New Roman" w:cs="Times New Roman"/>
          <w:sz w:val="28"/>
          <w:szCs w:val="28"/>
        </w:rPr>
      </w:pPr>
      <w:ins w:id="2015" w:author="admin" w:date="2022-12-12T09:28:00Z">
        <w:r w:rsidRPr="00081AF8">
          <w:rPr>
            <w:rFonts w:ascii="Times New Roman" w:hAnsi="Times New Roman" w:cs="Times New Roman"/>
            <w:sz w:val="28"/>
            <w:szCs w:val="28"/>
          </w:rPr>
          <w:tab/>
          <w:t xml:space="preserve">  Khi khách hàng có tài khoản thì có thể đăng nhập vào hệ thống với tài khoản đã đăng ký.</w:t>
        </w:r>
      </w:ins>
    </w:p>
    <w:p w14:paraId="311E9666" w14:textId="1FF5E9A2" w:rsidR="00D55F98" w:rsidRDefault="00D55F98" w:rsidP="00081AF8">
      <w:pPr>
        <w:pStyle w:val="Heading2"/>
        <w:spacing w:line="360" w:lineRule="auto"/>
        <w:rPr>
          <w:rFonts w:ascii="Times New Roman" w:hAnsi="Times New Roman" w:cs="Times New Roman"/>
          <w:b/>
          <w:sz w:val="28"/>
          <w:szCs w:val="28"/>
        </w:rPr>
      </w:pPr>
      <w:bookmarkStart w:id="2016" w:name="_Toc121810161"/>
      <w:bookmarkStart w:id="2017" w:name="_Toc121836055"/>
    </w:p>
    <w:p w14:paraId="3810A9BE" w14:textId="64556D08" w:rsidR="00D55F98" w:rsidRDefault="00D55F98" w:rsidP="00D55F98"/>
    <w:p w14:paraId="3C44C1EB" w14:textId="608DBC56" w:rsidR="00D55F98" w:rsidRDefault="00D55F98" w:rsidP="00D55F98"/>
    <w:p w14:paraId="387F2149" w14:textId="553E9521" w:rsidR="00D55F98" w:rsidRDefault="00D55F98" w:rsidP="00D55F98"/>
    <w:p w14:paraId="5CEC02A1" w14:textId="7AD02ECA" w:rsidR="00D55F98" w:rsidRDefault="00D55F98" w:rsidP="00D55F98"/>
    <w:p w14:paraId="1F9FF96A" w14:textId="51F0C6E5" w:rsidR="00D55F98" w:rsidRDefault="00D55F98">
      <w:r>
        <w:br w:type="page"/>
      </w:r>
    </w:p>
    <w:p w14:paraId="1D0B2B17" w14:textId="77777777" w:rsidR="00D55F98" w:rsidRPr="00D55F98" w:rsidRDefault="00D55F98" w:rsidP="00D55F98"/>
    <w:p w14:paraId="574D3724" w14:textId="3F04AAF0" w:rsidR="00D40B91" w:rsidRPr="00081AF8" w:rsidRDefault="00D40B91" w:rsidP="00081AF8">
      <w:pPr>
        <w:pStyle w:val="Heading2"/>
        <w:spacing w:line="360" w:lineRule="auto"/>
        <w:rPr>
          <w:ins w:id="2018" w:author="admin" w:date="2022-12-12T09:28:00Z"/>
          <w:rFonts w:ascii="Times New Roman" w:hAnsi="Times New Roman" w:cs="Times New Roman"/>
          <w:b/>
          <w:sz w:val="28"/>
          <w:szCs w:val="28"/>
        </w:rPr>
      </w:pPr>
      <w:ins w:id="2019" w:author="admin" w:date="2022-12-12T09:28:00Z">
        <w:r w:rsidRPr="00081AF8">
          <w:rPr>
            <w:rFonts w:ascii="Times New Roman" w:hAnsi="Times New Roman" w:cs="Times New Roman"/>
            <w:b/>
            <w:sz w:val="28"/>
            <w:szCs w:val="28"/>
          </w:rPr>
          <w:t>3.6 Giao diện người dùng</w:t>
        </w:r>
        <w:bookmarkEnd w:id="2016"/>
        <w:bookmarkEnd w:id="2017"/>
      </w:ins>
    </w:p>
    <w:p w14:paraId="4EB76565" w14:textId="464A8A98" w:rsidR="00D40B91" w:rsidRPr="00D55F98" w:rsidRDefault="00D40B91" w:rsidP="00D55F98">
      <w:pPr>
        <w:pStyle w:val="ListParagraph"/>
        <w:spacing w:line="360" w:lineRule="auto"/>
        <w:ind w:left="450" w:firstLine="270"/>
        <w:jc w:val="both"/>
        <w:outlineLvl w:val="2"/>
        <w:rPr>
          <w:ins w:id="2020" w:author="admin" w:date="2022-12-12T09:28:00Z"/>
          <w:rFonts w:ascii="Times New Roman" w:hAnsi="Times New Roman" w:cs="Times New Roman"/>
          <w:b/>
          <w:sz w:val="28"/>
          <w:szCs w:val="28"/>
        </w:rPr>
      </w:pPr>
      <w:bookmarkStart w:id="2021" w:name="_Toc121810162"/>
      <w:bookmarkStart w:id="2022" w:name="_Toc121836056"/>
      <w:ins w:id="2023" w:author="admin" w:date="2022-12-12T09:28:00Z">
        <w:r w:rsidRPr="00081AF8">
          <w:rPr>
            <w:rFonts w:ascii="Times New Roman" w:hAnsi="Times New Roman" w:cs="Times New Roman"/>
            <w:b/>
            <w:sz w:val="28"/>
            <w:szCs w:val="28"/>
          </w:rPr>
          <w:t>3.6.1 Trang chủ</w:t>
        </w:r>
        <w:bookmarkEnd w:id="2021"/>
        <w:bookmarkEnd w:id="2022"/>
      </w:ins>
    </w:p>
    <w:p w14:paraId="3E05E99C" w14:textId="77777777" w:rsidR="00D40B91" w:rsidRPr="00081AF8" w:rsidRDefault="00D40B91" w:rsidP="00081AF8">
      <w:pPr>
        <w:spacing w:line="360" w:lineRule="auto"/>
        <w:jc w:val="both"/>
        <w:rPr>
          <w:ins w:id="2024" w:author="admin" w:date="2022-12-12T09:28:00Z"/>
          <w:rFonts w:ascii="Times New Roman" w:hAnsi="Times New Roman" w:cs="Times New Roman"/>
          <w:sz w:val="28"/>
          <w:szCs w:val="28"/>
        </w:rPr>
      </w:pPr>
      <w:ins w:id="2025" w:author="admin" w:date="2022-12-12T09:28:00Z">
        <w:r w:rsidRPr="00081AF8">
          <w:rPr>
            <w:rFonts w:ascii="Times New Roman" w:hAnsi="Times New Roman" w:cs="Times New Roman"/>
            <w:noProof/>
            <w:sz w:val="28"/>
            <w:szCs w:val="28"/>
          </w:rPr>
          <w:drawing>
            <wp:inline distT="0" distB="0" distL="0" distR="0" wp14:anchorId="168019BF" wp14:editId="4B68623E">
              <wp:extent cx="5971540" cy="49587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4958715"/>
                      </a:xfrm>
                      <a:prstGeom prst="rect">
                        <a:avLst/>
                      </a:prstGeom>
                    </pic:spPr>
                  </pic:pic>
                </a:graphicData>
              </a:graphic>
            </wp:inline>
          </w:drawing>
        </w:r>
      </w:ins>
    </w:p>
    <w:p w14:paraId="03DFE01D" w14:textId="77777777" w:rsidR="00D40B91" w:rsidRPr="00081AF8" w:rsidRDefault="00D40B91" w:rsidP="00081AF8">
      <w:pPr>
        <w:spacing w:line="360" w:lineRule="auto"/>
        <w:jc w:val="both"/>
        <w:rPr>
          <w:ins w:id="2026" w:author="admin" w:date="2022-12-12T09:28:00Z"/>
          <w:rFonts w:ascii="Times New Roman" w:hAnsi="Times New Roman" w:cs="Times New Roman"/>
          <w:sz w:val="28"/>
          <w:szCs w:val="28"/>
        </w:rPr>
      </w:pPr>
    </w:p>
    <w:p w14:paraId="3EA5753A" w14:textId="5DC811B9" w:rsidR="00D40B91" w:rsidRPr="00081AF8" w:rsidRDefault="00D40B91" w:rsidP="00081AF8">
      <w:pPr>
        <w:pStyle w:val="Caption"/>
        <w:spacing w:line="360" w:lineRule="auto"/>
        <w:rPr>
          <w:ins w:id="2027" w:author="admin" w:date="2022-12-12T09:28:00Z"/>
          <w:rFonts w:cs="Times New Roman"/>
          <w:szCs w:val="28"/>
        </w:rPr>
      </w:pPr>
      <w:ins w:id="2028" w:author="admin" w:date="2022-12-12T09:28:00Z">
        <w:r w:rsidRPr="00081AF8">
          <w:rPr>
            <w:rFonts w:cs="Times New Roman"/>
            <w:szCs w:val="28"/>
          </w:rPr>
          <w:t>Hình 3.</w:t>
        </w:r>
        <w:r w:rsidRPr="00081AF8">
          <w:rPr>
            <w:rFonts w:cs="Times New Roman"/>
            <w:szCs w:val="28"/>
          </w:rPr>
          <w:fldChar w:fldCharType="begin"/>
        </w:r>
        <w:r w:rsidRPr="00081AF8">
          <w:rPr>
            <w:rFonts w:cs="Times New Roman"/>
            <w:szCs w:val="28"/>
          </w:rPr>
          <w:instrText xml:space="preserve"> SEQ Hình \* ARABIC \s 1 </w:instrText>
        </w:r>
        <w:r w:rsidRPr="00081AF8">
          <w:rPr>
            <w:rFonts w:cs="Times New Roman"/>
            <w:szCs w:val="28"/>
          </w:rPr>
          <w:fldChar w:fldCharType="separate"/>
        </w:r>
      </w:ins>
      <w:r w:rsidR="001F2763">
        <w:rPr>
          <w:rFonts w:cs="Times New Roman"/>
          <w:noProof/>
          <w:szCs w:val="28"/>
        </w:rPr>
        <w:t>1</w:t>
      </w:r>
      <w:ins w:id="2029" w:author="admin" w:date="2022-12-12T09:28:00Z">
        <w:r w:rsidRPr="00081AF8">
          <w:rPr>
            <w:rFonts w:cs="Times New Roman"/>
            <w:noProof/>
            <w:szCs w:val="28"/>
          </w:rPr>
          <w:fldChar w:fldCharType="end"/>
        </w:r>
        <w:r w:rsidRPr="00081AF8">
          <w:rPr>
            <w:rFonts w:cs="Times New Roman"/>
            <w:szCs w:val="28"/>
          </w:rPr>
          <w:t xml:space="preserve">  trang chủ</w:t>
        </w:r>
      </w:ins>
    </w:p>
    <w:p w14:paraId="17ADA3FE" w14:textId="77777777" w:rsidR="00D55F98" w:rsidRDefault="00D55F98">
      <w:pPr>
        <w:rPr>
          <w:rFonts w:ascii="Times New Roman" w:hAnsi="Times New Roman" w:cs="Times New Roman"/>
          <w:b/>
          <w:sz w:val="28"/>
          <w:szCs w:val="28"/>
        </w:rPr>
      </w:pPr>
      <w:bookmarkStart w:id="2030" w:name="_Toc121810163"/>
      <w:bookmarkStart w:id="2031" w:name="_Toc121836057"/>
      <w:r>
        <w:rPr>
          <w:rFonts w:ascii="Times New Roman" w:hAnsi="Times New Roman" w:cs="Times New Roman"/>
          <w:b/>
          <w:sz w:val="28"/>
          <w:szCs w:val="28"/>
        </w:rPr>
        <w:br w:type="page"/>
      </w:r>
    </w:p>
    <w:p w14:paraId="6C8F10DA" w14:textId="526C16A5" w:rsidR="00D40B91" w:rsidRPr="00081AF8" w:rsidRDefault="00D40B91" w:rsidP="00081AF8">
      <w:pPr>
        <w:pStyle w:val="ListParagraph"/>
        <w:spacing w:line="360" w:lineRule="auto"/>
        <w:ind w:left="450" w:firstLine="270"/>
        <w:jc w:val="both"/>
        <w:outlineLvl w:val="2"/>
        <w:rPr>
          <w:ins w:id="2032" w:author="admin" w:date="2022-12-12T09:28:00Z"/>
          <w:rFonts w:ascii="Times New Roman" w:hAnsi="Times New Roman" w:cs="Times New Roman"/>
          <w:b/>
          <w:sz w:val="28"/>
          <w:szCs w:val="28"/>
        </w:rPr>
      </w:pPr>
      <w:ins w:id="2033" w:author="admin" w:date="2022-12-12T09:28:00Z">
        <w:r w:rsidRPr="00081AF8">
          <w:rPr>
            <w:rFonts w:ascii="Times New Roman" w:hAnsi="Times New Roman" w:cs="Times New Roman"/>
            <w:b/>
            <w:sz w:val="28"/>
            <w:szCs w:val="28"/>
          </w:rPr>
          <w:lastRenderedPageBreak/>
          <w:t>3.6.2 Trang hãng sản xuất</w:t>
        </w:r>
        <w:bookmarkEnd w:id="2030"/>
        <w:bookmarkEnd w:id="2031"/>
      </w:ins>
    </w:p>
    <w:p w14:paraId="478672C8" w14:textId="77777777" w:rsidR="00D40B91" w:rsidRPr="00081AF8" w:rsidRDefault="00D40B91" w:rsidP="00081AF8">
      <w:pPr>
        <w:spacing w:line="360" w:lineRule="auto"/>
        <w:jc w:val="both"/>
        <w:rPr>
          <w:ins w:id="2034" w:author="admin" w:date="2022-12-12T09:28:00Z"/>
          <w:rFonts w:ascii="Times New Roman" w:hAnsi="Times New Roman" w:cs="Times New Roman"/>
          <w:sz w:val="28"/>
          <w:szCs w:val="28"/>
        </w:rPr>
      </w:pPr>
      <w:ins w:id="2035" w:author="admin" w:date="2022-12-12T09:28:00Z">
        <w:r w:rsidRPr="00081AF8">
          <w:rPr>
            <w:rFonts w:ascii="Times New Roman" w:hAnsi="Times New Roman" w:cs="Times New Roman"/>
            <w:noProof/>
            <w:sz w:val="28"/>
            <w:szCs w:val="28"/>
          </w:rPr>
          <w:drawing>
            <wp:inline distT="0" distB="0" distL="0" distR="0" wp14:anchorId="7E8DC4A7" wp14:editId="1FBE3C99">
              <wp:extent cx="5971540" cy="5308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5308600"/>
                      </a:xfrm>
                      <a:prstGeom prst="rect">
                        <a:avLst/>
                      </a:prstGeom>
                    </pic:spPr>
                  </pic:pic>
                </a:graphicData>
              </a:graphic>
            </wp:inline>
          </w:drawing>
        </w:r>
      </w:ins>
    </w:p>
    <w:p w14:paraId="0BEE389A" w14:textId="7562A9B2" w:rsidR="00D40B91" w:rsidRPr="00081AF8" w:rsidRDefault="00D40B91" w:rsidP="00081AF8">
      <w:pPr>
        <w:pStyle w:val="Caption"/>
        <w:spacing w:line="360" w:lineRule="auto"/>
        <w:rPr>
          <w:ins w:id="2036" w:author="admin" w:date="2022-12-12T09:28:00Z"/>
          <w:rFonts w:cs="Times New Roman"/>
          <w:szCs w:val="28"/>
        </w:rPr>
      </w:pPr>
      <w:ins w:id="2037" w:author="admin" w:date="2022-12-12T09:28:00Z">
        <w:r w:rsidRPr="00081AF8">
          <w:rPr>
            <w:rFonts w:cs="Times New Roman"/>
            <w:szCs w:val="28"/>
          </w:rPr>
          <w:t xml:space="preserve">Hình </w:t>
        </w:r>
      </w:ins>
      <w:ins w:id="2038" w:author="admin" w:date="2022-12-12T09:32:00Z">
        <w:r w:rsidRPr="00081AF8">
          <w:rPr>
            <w:rFonts w:cs="Times New Roman"/>
            <w:szCs w:val="28"/>
          </w:rPr>
          <w:t>3</w:t>
        </w:r>
      </w:ins>
      <w:ins w:id="2039" w:author="admin" w:date="2022-12-12T09:28:00Z">
        <w:r w:rsidRPr="00081AF8">
          <w:rPr>
            <w:rFonts w:cs="Times New Roman"/>
            <w:szCs w:val="28"/>
          </w:rPr>
          <w:t>.</w:t>
        </w:r>
        <w:r w:rsidRPr="00081AF8">
          <w:rPr>
            <w:rFonts w:cs="Times New Roman"/>
            <w:szCs w:val="28"/>
          </w:rPr>
          <w:fldChar w:fldCharType="begin"/>
        </w:r>
        <w:r w:rsidRPr="00081AF8">
          <w:rPr>
            <w:rFonts w:cs="Times New Roman"/>
            <w:szCs w:val="28"/>
          </w:rPr>
          <w:instrText xml:space="preserve"> SEQ Hình \* ARABIC \s 1 </w:instrText>
        </w:r>
        <w:r w:rsidRPr="00081AF8">
          <w:rPr>
            <w:rFonts w:cs="Times New Roman"/>
            <w:szCs w:val="28"/>
          </w:rPr>
          <w:fldChar w:fldCharType="separate"/>
        </w:r>
      </w:ins>
      <w:r w:rsidR="001F2763">
        <w:rPr>
          <w:rFonts w:cs="Times New Roman"/>
          <w:noProof/>
          <w:szCs w:val="28"/>
        </w:rPr>
        <w:t>2</w:t>
      </w:r>
      <w:ins w:id="2040" w:author="admin" w:date="2022-12-12T09:28:00Z">
        <w:r w:rsidRPr="00081AF8">
          <w:rPr>
            <w:rFonts w:cs="Times New Roman"/>
            <w:noProof/>
            <w:szCs w:val="28"/>
          </w:rPr>
          <w:fldChar w:fldCharType="end"/>
        </w:r>
        <w:r w:rsidRPr="00081AF8">
          <w:rPr>
            <w:rFonts w:cs="Times New Roman"/>
            <w:szCs w:val="28"/>
          </w:rPr>
          <w:t xml:space="preserve">  Trang hãng sản xuất</w:t>
        </w:r>
      </w:ins>
    </w:p>
    <w:p w14:paraId="4CFE2C88" w14:textId="77777777" w:rsidR="00D40B91" w:rsidRPr="00081AF8" w:rsidRDefault="00D40B91" w:rsidP="00081AF8">
      <w:pPr>
        <w:spacing w:line="360" w:lineRule="auto"/>
        <w:jc w:val="both"/>
        <w:rPr>
          <w:ins w:id="2041" w:author="admin" w:date="2022-12-12T09:28:00Z"/>
          <w:rFonts w:ascii="Times New Roman" w:hAnsi="Times New Roman" w:cs="Times New Roman"/>
          <w:sz w:val="28"/>
          <w:szCs w:val="28"/>
        </w:rPr>
      </w:pPr>
    </w:p>
    <w:p w14:paraId="4DFF4D46" w14:textId="77777777" w:rsidR="00D40B91" w:rsidRPr="00081AF8" w:rsidRDefault="00D40B91" w:rsidP="00081AF8">
      <w:pPr>
        <w:pStyle w:val="ListParagraph"/>
        <w:spacing w:line="360" w:lineRule="auto"/>
        <w:ind w:left="450" w:firstLine="270"/>
        <w:jc w:val="both"/>
        <w:outlineLvl w:val="2"/>
        <w:rPr>
          <w:ins w:id="2042" w:author="admin" w:date="2022-12-12T09:31:00Z"/>
          <w:rFonts w:ascii="Times New Roman" w:hAnsi="Times New Roman" w:cs="Times New Roman"/>
          <w:b/>
          <w:sz w:val="28"/>
          <w:szCs w:val="28"/>
        </w:rPr>
      </w:pPr>
      <w:bookmarkStart w:id="2043" w:name="_Toc121810164"/>
      <w:bookmarkStart w:id="2044" w:name="_Toc121836058"/>
      <w:ins w:id="2045" w:author="admin" w:date="2022-12-12T09:30:00Z">
        <w:r w:rsidRPr="00081AF8">
          <w:rPr>
            <w:rFonts w:ascii="Times New Roman" w:hAnsi="Times New Roman" w:cs="Times New Roman"/>
            <w:b/>
            <w:sz w:val="28"/>
            <w:szCs w:val="28"/>
          </w:rPr>
          <w:t>3.6.3 Trang chi tiết sản phẩm</w:t>
        </w:r>
      </w:ins>
      <w:bookmarkEnd w:id="2043"/>
      <w:bookmarkEnd w:id="2044"/>
    </w:p>
    <w:p w14:paraId="1B14175F" w14:textId="77777777" w:rsidR="00D55F98" w:rsidRDefault="00D55F98">
      <w:pPr>
        <w:rPr>
          <w:rFonts w:ascii="Times New Roman" w:hAnsi="Times New Roman" w:cs="Times New Roman"/>
          <w:b/>
          <w:sz w:val="28"/>
          <w:szCs w:val="28"/>
        </w:rPr>
      </w:pPr>
      <w:bookmarkStart w:id="2046" w:name="_Toc121810165"/>
      <w:bookmarkStart w:id="2047" w:name="_Toc121836059"/>
      <w:r>
        <w:rPr>
          <w:rFonts w:ascii="Times New Roman" w:hAnsi="Times New Roman" w:cs="Times New Roman"/>
          <w:b/>
          <w:sz w:val="28"/>
          <w:szCs w:val="28"/>
        </w:rPr>
        <w:br w:type="page"/>
      </w:r>
    </w:p>
    <w:p w14:paraId="56445789" w14:textId="31977945" w:rsidR="00D40B91" w:rsidRPr="00081AF8" w:rsidRDefault="00D40B91" w:rsidP="00081AF8">
      <w:pPr>
        <w:pStyle w:val="ListParagraph"/>
        <w:spacing w:line="360" w:lineRule="auto"/>
        <w:ind w:left="450" w:firstLine="270"/>
        <w:jc w:val="both"/>
        <w:outlineLvl w:val="2"/>
        <w:rPr>
          <w:ins w:id="2048" w:author="admin" w:date="2022-12-12T09:28:00Z"/>
          <w:rFonts w:ascii="Times New Roman" w:hAnsi="Times New Roman" w:cs="Times New Roman"/>
          <w:b/>
          <w:sz w:val="28"/>
          <w:szCs w:val="28"/>
        </w:rPr>
      </w:pPr>
      <w:ins w:id="2049" w:author="admin" w:date="2022-12-12T09:28:00Z">
        <w:r w:rsidRPr="00081AF8">
          <w:rPr>
            <w:rFonts w:ascii="Times New Roman" w:hAnsi="Times New Roman" w:cs="Times New Roman"/>
            <w:b/>
            <w:sz w:val="28"/>
            <w:szCs w:val="28"/>
          </w:rPr>
          <w:lastRenderedPageBreak/>
          <w:t>3.6.4 Trang giỏ hàng</w:t>
        </w:r>
        <w:bookmarkEnd w:id="2046"/>
        <w:bookmarkEnd w:id="2047"/>
      </w:ins>
    </w:p>
    <w:p w14:paraId="16DF0C32" w14:textId="77777777" w:rsidR="00D40B91" w:rsidRPr="00081AF8" w:rsidRDefault="00D40B91" w:rsidP="00081AF8">
      <w:pPr>
        <w:spacing w:line="360" w:lineRule="auto"/>
        <w:jc w:val="both"/>
        <w:rPr>
          <w:ins w:id="2050" w:author="admin" w:date="2022-12-12T09:28:00Z"/>
          <w:rFonts w:ascii="Times New Roman" w:hAnsi="Times New Roman" w:cs="Times New Roman"/>
          <w:sz w:val="28"/>
          <w:szCs w:val="28"/>
        </w:rPr>
      </w:pPr>
      <w:ins w:id="2051" w:author="admin" w:date="2022-12-12T09:28:00Z">
        <w:r w:rsidRPr="00081AF8">
          <w:rPr>
            <w:rFonts w:ascii="Times New Roman" w:hAnsi="Times New Roman" w:cs="Times New Roman"/>
            <w:noProof/>
            <w:sz w:val="28"/>
            <w:szCs w:val="28"/>
          </w:rPr>
          <w:drawing>
            <wp:inline distT="0" distB="0" distL="0" distR="0" wp14:anchorId="60276BDB" wp14:editId="6361AC30">
              <wp:extent cx="5971540" cy="24218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1540" cy="2421890"/>
                      </a:xfrm>
                      <a:prstGeom prst="rect">
                        <a:avLst/>
                      </a:prstGeom>
                    </pic:spPr>
                  </pic:pic>
                </a:graphicData>
              </a:graphic>
            </wp:inline>
          </w:drawing>
        </w:r>
      </w:ins>
    </w:p>
    <w:p w14:paraId="05E3A373" w14:textId="77777777" w:rsidR="00D40B91" w:rsidRPr="00081AF8" w:rsidRDefault="00D40B91" w:rsidP="00081AF8">
      <w:pPr>
        <w:spacing w:line="360" w:lineRule="auto"/>
        <w:jc w:val="both"/>
        <w:rPr>
          <w:ins w:id="2052" w:author="admin" w:date="2022-12-12T09:28:00Z"/>
          <w:rFonts w:ascii="Times New Roman" w:hAnsi="Times New Roman" w:cs="Times New Roman"/>
          <w:sz w:val="28"/>
          <w:szCs w:val="28"/>
        </w:rPr>
      </w:pPr>
    </w:p>
    <w:p w14:paraId="0902189F" w14:textId="77777777" w:rsidR="00D40B91" w:rsidRPr="00081AF8" w:rsidRDefault="00D40B91" w:rsidP="00081AF8">
      <w:pPr>
        <w:pStyle w:val="Caption"/>
        <w:spacing w:line="360" w:lineRule="auto"/>
        <w:rPr>
          <w:ins w:id="2053" w:author="admin" w:date="2022-12-12T09:28:00Z"/>
          <w:rFonts w:cs="Times New Roman"/>
          <w:szCs w:val="28"/>
        </w:rPr>
      </w:pPr>
      <w:ins w:id="2054" w:author="admin" w:date="2022-12-12T09:28:00Z">
        <w:r w:rsidRPr="00081AF8">
          <w:rPr>
            <w:rFonts w:cs="Times New Roman"/>
            <w:szCs w:val="28"/>
          </w:rPr>
          <w:t xml:space="preserve">Hình </w:t>
        </w:r>
      </w:ins>
      <w:ins w:id="2055" w:author="admin" w:date="2022-12-12T09:32:00Z">
        <w:r w:rsidRPr="00081AF8">
          <w:rPr>
            <w:rFonts w:cs="Times New Roman"/>
            <w:szCs w:val="28"/>
          </w:rPr>
          <w:t>3.4</w:t>
        </w:r>
      </w:ins>
      <w:ins w:id="2056" w:author="admin" w:date="2022-12-12T09:28:00Z">
        <w:r w:rsidRPr="00081AF8">
          <w:rPr>
            <w:rFonts w:cs="Times New Roman"/>
            <w:szCs w:val="28"/>
          </w:rPr>
          <w:t xml:space="preserve"> Trang giỏ hàng</w:t>
        </w:r>
      </w:ins>
    </w:p>
    <w:p w14:paraId="307734D3" w14:textId="77777777" w:rsidR="00D40B91" w:rsidRPr="00081AF8" w:rsidRDefault="00D40B91" w:rsidP="00081AF8">
      <w:pPr>
        <w:spacing w:line="360" w:lineRule="auto"/>
        <w:rPr>
          <w:ins w:id="2057" w:author="admin" w:date="2022-12-12T09:28:00Z"/>
          <w:rFonts w:ascii="Times New Roman" w:hAnsi="Times New Roman" w:cs="Times New Roman"/>
          <w:sz w:val="28"/>
          <w:szCs w:val="28"/>
        </w:rPr>
      </w:pPr>
    </w:p>
    <w:p w14:paraId="68324ACE" w14:textId="77777777" w:rsidR="00D40B91" w:rsidRPr="00081AF8" w:rsidRDefault="00D40B91" w:rsidP="00081AF8">
      <w:pPr>
        <w:pStyle w:val="ListParagraph"/>
        <w:spacing w:line="360" w:lineRule="auto"/>
        <w:ind w:left="450" w:firstLine="270"/>
        <w:jc w:val="both"/>
        <w:outlineLvl w:val="2"/>
        <w:rPr>
          <w:ins w:id="2058" w:author="admin" w:date="2022-12-12T09:28:00Z"/>
          <w:rFonts w:ascii="Times New Roman" w:hAnsi="Times New Roman" w:cs="Times New Roman"/>
          <w:b/>
          <w:sz w:val="28"/>
          <w:szCs w:val="28"/>
        </w:rPr>
      </w:pPr>
      <w:bookmarkStart w:id="2059" w:name="_Toc121810166"/>
      <w:bookmarkStart w:id="2060" w:name="_Toc121836060"/>
      <w:ins w:id="2061" w:author="admin" w:date="2022-12-12T09:28:00Z">
        <w:r w:rsidRPr="00081AF8">
          <w:rPr>
            <w:rFonts w:ascii="Times New Roman" w:hAnsi="Times New Roman" w:cs="Times New Roman"/>
            <w:b/>
            <w:sz w:val="28"/>
            <w:szCs w:val="28"/>
          </w:rPr>
          <w:t>3.6.5 Trang thanh toán</w:t>
        </w:r>
        <w:bookmarkEnd w:id="2059"/>
        <w:bookmarkEnd w:id="2060"/>
      </w:ins>
    </w:p>
    <w:p w14:paraId="6C6CBDF7" w14:textId="77777777" w:rsidR="00D40B91" w:rsidRPr="00081AF8" w:rsidRDefault="00D40B91" w:rsidP="00081AF8">
      <w:pPr>
        <w:spacing w:line="360" w:lineRule="auto"/>
        <w:rPr>
          <w:ins w:id="2062" w:author="admin" w:date="2022-12-12T09:28:00Z"/>
          <w:rFonts w:ascii="Times New Roman" w:hAnsi="Times New Roman" w:cs="Times New Roman"/>
          <w:sz w:val="28"/>
          <w:szCs w:val="28"/>
        </w:rPr>
      </w:pPr>
      <w:ins w:id="2063" w:author="admin" w:date="2022-12-12T09:28:00Z">
        <w:r w:rsidRPr="00081AF8">
          <w:rPr>
            <w:rFonts w:ascii="Times New Roman" w:hAnsi="Times New Roman" w:cs="Times New Roman"/>
            <w:noProof/>
            <w:sz w:val="28"/>
            <w:szCs w:val="28"/>
          </w:rPr>
          <w:drawing>
            <wp:inline distT="0" distB="0" distL="0" distR="0" wp14:anchorId="3517A267" wp14:editId="66BE11A6">
              <wp:extent cx="5971540" cy="21596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1540" cy="2159635"/>
                      </a:xfrm>
                      <a:prstGeom prst="rect">
                        <a:avLst/>
                      </a:prstGeom>
                    </pic:spPr>
                  </pic:pic>
                </a:graphicData>
              </a:graphic>
            </wp:inline>
          </w:drawing>
        </w:r>
      </w:ins>
    </w:p>
    <w:p w14:paraId="22C0939C" w14:textId="77777777" w:rsidR="00D40B91" w:rsidRPr="00081AF8" w:rsidRDefault="00D40B91" w:rsidP="00081AF8">
      <w:pPr>
        <w:spacing w:line="360" w:lineRule="auto"/>
        <w:rPr>
          <w:ins w:id="2064" w:author="admin" w:date="2022-12-12T09:28:00Z"/>
          <w:rFonts w:ascii="Times New Roman" w:hAnsi="Times New Roman" w:cs="Times New Roman"/>
          <w:sz w:val="28"/>
          <w:szCs w:val="28"/>
        </w:rPr>
      </w:pPr>
    </w:p>
    <w:p w14:paraId="50EB8A48" w14:textId="77777777" w:rsidR="00D40B91" w:rsidRPr="00081AF8" w:rsidRDefault="00D40B91" w:rsidP="00081AF8">
      <w:pPr>
        <w:pStyle w:val="Caption"/>
        <w:spacing w:line="360" w:lineRule="auto"/>
        <w:rPr>
          <w:ins w:id="2065" w:author="admin" w:date="2022-12-12T09:28:00Z"/>
          <w:rFonts w:cs="Times New Roman"/>
          <w:szCs w:val="28"/>
        </w:rPr>
      </w:pPr>
      <w:ins w:id="2066" w:author="admin" w:date="2022-12-12T09:28:00Z">
        <w:r w:rsidRPr="00081AF8">
          <w:rPr>
            <w:rFonts w:cs="Times New Roman"/>
            <w:szCs w:val="28"/>
          </w:rPr>
          <w:t xml:space="preserve">Hình </w:t>
        </w:r>
      </w:ins>
      <w:ins w:id="2067" w:author="admin" w:date="2022-12-12T09:33:00Z">
        <w:r w:rsidRPr="00081AF8">
          <w:rPr>
            <w:rFonts w:cs="Times New Roman"/>
            <w:szCs w:val="28"/>
          </w:rPr>
          <w:t>3.5</w:t>
        </w:r>
      </w:ins>
      <w:ins w:id="2068" w:author="admin" w:date="2022-12-12T09:28:00Z">
        <w:r w:rsidRPr="00081AF8">
          <w:rPr>
            <w:rFonts w:cs="Times New Roman"/>
            <w:szCs w:val="28"/>
          </w:rPr>
          <w:t xml:space="preserve"> Trang thanh toán</w:t>
        </w:r>
      </w:ins>
    </w:p>
    <w:p w14:paraId="7724D85A" w14:textId="77777777" w:rsidR="00D40B91" w:rsidRPr="00081AF8" w:rsidRDefault="00D40B91" w:rsidP="00081AF8">
      <w:pPr>
        <w:spacing w:line="360" w:lineRule="auto"/>
        <w:rPr>
          <w:ins w:id="2069" w:author="admin" w:date="2022-12-12T09:28:00Z"/>
          <w:rFonts w:ascii="Times New Roman" w:hAnsi="Times New Roman" w:cs="Times New Roman"/>
          <w:sz w:val="28"/>
          <w:szCs w:val="28"/>
        </w:rPr>
      </w:pPr>
    </w:p>
    <w:p w14:paraId="5B8CD99F" w14:textId="77777777" w:rsidR="00D40B91" w:rsidRPr="00081AF8" w:rsidRDefault="00D40B91" w:rsidP="00081AF8">
      <w:pPr>
        <w:spacing w:line="360" w:lineRule="auto"/>
        <w:rPr>
          <w:ins w:id="2070" w:author="admin" w:date="2022-12-12T09:28:00Z"/>
          <w:rFonts w:ascii="Times New Roman" w:hAnsi="Times New Roman" w:cs="Times New Roman"/>
          <w:sz w:val="28"/>
          <w:szCs w:val="28"/>
        </w:rPr>
      </w:pPr>
    </w:p>
    <w:p w14:paraId="45859C60" w14:textId="77777777" w:rsidR="00D40B91" w:rsidRPr="00081AF8" w:rsidRDefault="00D40B91" w:rsidP="00081AF8">
      <w:pPr>
        <w:pStyle w:val="ListParagraph"/>
        <w:spacing w:line="360" w:lineRule="auto"/>
        <w:ind w:left="450" w:firstLine="270"/>
        <w:jc w:val="both"/>
        <w:outlineLvl w:val="2"/>
        <w:rPr>
          <w:ins w:id="2071" w:author="admin" w:date="2022-12-12T09:28:00Z"/>
          <w:rFonts w:ascii="Times New Roman" w:hAnsi="Times New Roman" w:cs="Times New Roman"/>
          <w:b/>
          <w:sz w:val="28"/>
          <w:szCs w:val="28"/>
        </w:rPr>
      </w:pPr>
      <w:bookmarkStart w:id="2072" w:name="_Toc121810167"/>
      <w:bookmarkStart w:id="2073" w:name="_Toc121836061"/>
      <w:ins w:id="2074" w:author="admin" w:date="2022-12-12T09:28:00Z">
        <w:r w:rsidRPr="00081AF8">
          <w:rPr>
            <w:rFonts w:ascii="Times New Roman" w:hAnsi="Times New Roman" w:cs="Times New Roman"/>
            <w:b/>
            <w:sz w:val="28"/>
            <w:szCs w:val="28"/>
          </w:rPr>
          <w:t>3.6.6 Trang thanh toán offline</w:t>
        </w:r>
        <w:bookmarkEnd w:id="2072"/>
        <w:bookmarkEnd w:id="2073"/>
      </w:ins>
    </w:p>
    <w:p w14:paraId="31CCF321" w14:textId="77777777" w:rsidR="00D40B91" w:rsidRPr="00081AF8" w:rsidRDefault="00D40B91" w:rsidP="00081AF8">
      <w:pPr>
        <w:spacing w:line="360" w:lineRule="auto"/>
        <w:rPr>
          <w:ins w:id="2075" w:author="admin" w:date="2022-12-12T09:28:00Z"/>
          <w:rFonts w:ascii="Times New Roman" w:hAnsi="Times New Roman" w:cs="Times New Roman"/>
          <w:sz w:val="28"/>
          <w:szCs w:val="28"/>
        </w:rPr>
      </w:pPr>
      <w:ins w:id="2076" w:author="admin" w:date="2022-12-12T09:28:00Z">
        <w:r w:rsidRPr="00081AF8">
          <w:rPr>
            <w:rFonts w:ascii="Times New Roman" w:hAnsi="Times New Roman" w:cs="Times New Roman"/>
            <w:noProof/>
            <w:sz w:val="28"/>
            <w:szCs w:val="28"/>
          </w:rPr>
          <w:lastRenderedPageBreak/>
          <w:drawing>
            <wp:inline distT="0" distB="0" distL="0" distR="0" wp14:anchorId="24B7EB0B" wp14:editId="3EC0C164">
              <wp:extent cx="5971540" cy="27095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1540" cy="2709545"/>
                      </a:xfrm>
                      <a:prstGeom prst="rect">
                        <a:avLst/>
                      </a:prstGeom>
                    </pic:spPr>
                  </pic:pic>
                </a:graphicData>
              </a:graphic>
            </wp:inline>
          </w:drawing>
        </w:r>
      </w:ins>
    </w:p>
    <w:p w14:paraId="1E98142E" w14:textId="77777777" w:rsidR="00D40B91" w:rsidRPr="00081AF8" w:rsidRDefault="00D40B91" w:rsidP="00081AF8">
      <w:pPr>
        <w:pStyle w:val="Caption"/>
        <w:spacing w:line="360" w:lineRule="auto"/>
        <w:rPr>
          <w:ins w:id="2077" w:author="admin" w:date="2022-12-12T09:28:00Z"/>
          <w:rFonts w:cs="Times New Roman"/>
          <w:szCs w:val="28"/>
        </w:rPr>
      </w:pPr>
      <w:ins w:id="2078" w:author="admin" w:date="2022-12-12T09:28:00Z">
        <w:r w:rsidRPr="00081AF8">
          <w:rPr>
            <w:rFonts w:cs="Times New Roman"/>
            <w:szCs w:val="28"/>
          </w:rPr>
          <w:t xml:space="preserve">Hình </w:t>
        </w:r>
      </w:ins>
      <w:ins w:id="2079" w:author="admin" w:date="2022-12-12T09:33:00Z">
        <w:r w:rsidRPr="00081AF8">
          <w:rPr>
            <w:rFonts w:cs="Times New Roman"/>
            <w:szCs w:val="28"/>
          </w:rPr>
          <w:t xml:space="preserve">3.6 </w:t>
        </w:r>
      </w:ins>
      <w:ins w:id="2080" w:author="admin" w:date="2022-12-12T09:28:00Z">
        <w:r w:rsidRPr="00081AF8">
          <w:rPr>
            <w:rFonts w:cs="Times New Roman"/>
            <w:szCs w:val="28"/>
          </w:rPr>
          <w:t>Trang thanh toán offline</w:t>
        </w:r>
      </w:ins>
    </w:p>
    <w:p w14:paraId="4B4ADE5C" w14:textId="77777777" w:rsidR="00D40B91" w:rsidRPr="00081AF8" w:rsidRDefault="00D40B91" w:rsidP="00081AF8">
      <w:pPr>
        <w:spacing w:line="360" w:lineRule="auto"/>
        <w:rPr>
          <w:ins w:id="2081" w:author="admin" w:date="2022-12-12T09:28:00Z"/>
          <w:rFonts w:ascii="Times New Roman" w:hAnsi="Times New Roman" w:cs="Times New Roman"/>
          <w:sz w:val="28"/>
          <w:szCs w:val="28"/>
        </w:rPr>
      </w:pPr>
    </w:p>
    <w:p w14:paraId="12414B5D" w14:textId="77777777" w:rsidR="00D40B91" w:rsidRPr="00081AF8" w:rsidRDefault="00D40B91" w:rsidP="00081AF8">
      <w:pPr>
        <w:spacing w:line="360" w:lineRule="auto"/>
        <w:rPr>
          <w:ins w:id="2082" w:author="admin" w:date="2022-12-12T09:28:00Z"/>
          <w:rFonts w:ascii="Times New Roman" w:hAnsi="Times New Roman" w:cs="Times New Roman"/>
          <w:sz w:val="28"/>
          <w:szCs w:val="28"/>
        </w:rPr>
      </w:pPr>
    </w:p>
    <w:p w14:paraId="6DF4DD63" w14:textId="77777777" w:rsidR="00D40B91" w:rsidRPr="00081AF8" w:rsidRDefault="00D40B91" w:rsidP="00081AF8">
      <w:pPr>
        <w:pStyle w:val="ListParagraph"/>
        <w:spacing w:line="360" w:lineRule="auto"/>
        <w:ind w:left="450" w:firstLine="270"/>
        <w:jc w:val="both"/>
        <w:outlineLvl w:val="2"/>
        <w:rPr>
          <w:ins w:id="2083" w:author="admin" w:date="2022-12-12T09:28:00Z"/>
          <w:rFonts w:ascii="Times New Roman" w:hAnsi="Times New Roman" w:cs="Times New Roman"/>
          <w:b/>
          <w:sz w:val="28"/>
          <w:szCs w:val="28"/>
        </w:rPr>
      </w:pPr>
      <w:bookmarkStart w:id="2084" w:name="_Toc121810168"/>
      <w:bookmarkStart w:id="2085" w:name="_Toc121836062"/>
      <w:ins w:id="2086" w:author="admin" w:date="2022-12-12T09:28:00Z">
        <w:r w:rsidRPr="00081AF8">
          <w:rPr>
            <w:rFonts w:ascii="Times New Roman" w:hAnsi="Times New Roman" w:cs="Times New Roman"/>
            <w:b/>
            <w:sz w:val="28"/>
            <w:szCs w:val="28"/>
          </w:rPr>
          <w:t>3.6.7 Trang thông tin người dùng</w:t>
        </w:r>
        <w:bookmarkEnd w:id="2084"/>
        <w:bookmarkEnd w:id="2085"/>
      </w:ins>
    </w:p>
    <w:p w14:paraId="65DE1E6A" w14:textId="77777777" w:rsidR="00D40B91" w:rsidRPr="00081AF8" w:rsidRDefault="00D40B91" w:rsidP="00081AF8">
      <w:pPr>
        <w:spacing w:line="360" w:lineRule="auto"/>
        <w:rPr>
          <w:ins w:id="2087" w:author="admin" w:date="2022-12-12T09:28:00Z"/>
          <w:rFonts w:ascii="Times New Roman" w:hAnsi="Times New Roman" w:cs="Times New Roman"/>
          <w:sz w:val="28"/>
          <w:szCs w:val="28"/>
        </w:rPr>
      </w:pPr>
      <w:ins w:id="2088" w:author="admin" w:date="2022-12-12T09:28:00Z">
        <w:r w:rsidRPr="00081AF8">
          <w:rPr>
            <w:rFonts w:ascii="Times New Roman" w:hAnsi="Times New Roman" w:cs="Times New Roman"/>
            <w:noProof/>
            <w:sz w:val="28"/>
            <w:szCs w:val="28"/>
          </w:rPr>
          <w:drawing>
            <wp:inline distT="0" distB="0" distL="0" distR="0" wp14:anchorId="03C7DC3E" wp14:editId="2558F1DE">
              <wp:extent cx="5971540" cy="1360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1540" cy="1360805"/>
                      </a:xfrm>
                      <a:prstGeom prst="rect">
                        <a:avLst/>
                      </a:prstGeom>
                    </pic:spPr>
                  </pic:pic>
                </a:graphicData>
              </a:graphic>
            </wp:inline>
          </w:drawing>
        </w:r>
      </w:ins>
    </w:p>
    <w:p w14:paraId="1541C7AA" w14:textId="77777777" w:rsidR="00D40B91" w:rsidRPr="00081AF8" w:rsidRDefault="00D40B91" w:rsidP="00081AF8">
      <w:pPr>
        <w:pStyle w:val="Caption"/>
        <w:spacing w:line="360" w:lineRule="auto"/>
        <w:rPr>
          <w:ins w:id="2089" w:author="admin" w:date="2022-12-12T09:28:00Z"/>
          <w:rFonts w:cs="Times New Roman"/>
          <w:szCs w:val="28"/>
        </w:rPr>
      </w:pPr>
      <w:ins w:id="2090" w:author="admin" w:date="2022-12-12T09:28:00Z">
        <w:r w:rsidRPr="00081AF8">
          <w:rPr>
            <w:rFonts w:cs="Times New Roman"/>
            <w:szCs w:val="28"/>
          </w:rPr>
          <w:t xml:space="preserve">Hình </w:t>
        </w:r>
      </w:ins>
      <w:ins w:id="2091" w:author="admin" w:date="2022-12-12T09:33:00Z">
        <w:r w:rsidRPr="00081AF8">
          <w:rPr>
            <w:rFonts w:cs="Times New Roman"/>
            <w:szCs w:val="28"/>
          </w:rPr>
          <w:t>3.7</w:t>
        </w:r>
      </w:ins>
      <w:ins w:id="2092" w:author="admin" w:date="2022-12-12T09:28:00Z">
        <w:r w:rsidRPr="00081AF8">
          <w:rPr>
            <w:rFonts w:cs="Times New Roman"/>
            <w:szCs w:val="28"/>
          </w:rPr>
          <w:t xml:space="preserve"> Trang thông tin người dùng</w:t>
        </w:r>
      </w:ins>
    </w:p>
    <w:p w14:paraId="1795819A" w14:textId="77777777" w:rsidR="00D40B91" w:rsidRPr="00081AF8" w:rsidRDefault="00D40B91" w:rsidP="00081AF8">
      <w:pPr>
        <w:spacing w:line="360" w:lineRule="auto"/>
        <w:rPr>
          <w:ins w:id="2093" w:author="admin" w:date="2022-12-12T09:28:00Z"/>
          <w:rFonts w:ascii="Times New Roman" w:hAnsi="Times New Roman" w:cs="Times New Roman"/>
          <w:sz w:val="28"/>
          <w:szCs w:val="28"/>
        </w:rPr>
      </w:pPr>
    </w:p>
    <w:p w14:paraId="5D99B74D" w14:textId="77777777" w:rsidR="00D40B91" w:rsidRPr="00081AF8" w:rsidRDefault="00D40B91" w:rsidP="00081AF8">
      <w:pPr>
        <w:pStyle w:val="ListParagraph"/>
        <w:spacing w:line="360" w:lineRule="auto"/>
        <w:ind w:left="450" w:firstLine="270"/>
        <w:jc w:val="both"/>
        <w:outlineLvl w:val="2"/>
        <w:rPr>
          <w:ins w:id="2094" w:author="admin" w:date="2022-12-12T09:28:00Z"/>
          <w:rFonts w:ascii="Times New Roman" w:hAnsi="Times New Roman" w:cs="Times New Roman"/>
          <w:b/>
          <w:sz w:val="28"/>
          <w:szCs w:val="28"/>
        </w:rPr>
      </w:pPr>
      <w:bookmarkStart w:id="2095" w:name="_Toc121810169"/>
      <w:bookmarkStart w:id="2096" w:name="_Toc121836063"/>
      <w:ins w:id="2097" w:author="admin" w:date="2022-12-12T09:28:00Z">
        <w:r w:rsidRPr="00081AF8">
          <w:rPr>
            <w:rFonts w:ascii="Times New Roman" w:hAnsi="Times New Roman" w:cs="Times New Roman"/>
            <w:b/>
            <w:sz w:val="28"/>
            <w:szCs w:val="28"/>
          </w:rPr>
          <w:t>3.6.8 Trang đơn hàng</w:t>
        </w:r>
        <w:bookmarkEnd w:id="2095"/>
        <w:bookmarkEnd w:id="2096"/>
      </w:ins>
    </w:p>
    <w:p w14:paraId="6D19F450" w14:textId="77777777" w:rsidR="00D40B91" w:rsidRPr="00081AF8" w:rsidRDefault="00D40B91" w:rsidP="00081AF8">
      <w:pPr>
        <w:spacing w:line="360" w:lineRule="auto"/>
        <w:rPr>
          <w:ins w:id="2098" w:author="admin" w:date="2022-12-12T09:28:00Z"/>
          <w:rFonts w:ascii="Times New Roman" w:hAnsi="Times New Roman" w:cs="Times New Roman"/>
          <w:sz w:val="28"/>
          <w:szCs w:val="28"/>
        </w:rPr>
      </w:pPr>
      <w:ins w:id="2099" w:author="admin" w:date="2022-12-12T09:28:00Z">
        <w:r w:rsidRPr="00081AF8">
          <w:rPr>
            <w:rFonts w:ascii="Times New Roman" w:hAnsi="Times New Roman" w:cs="Times New Roman"/>
            <w:noProof/>
            <w:sz w:val="28"/>
            <w:szCs w:val="28"/>
          </w:rPr>
          <w:lastRenderedPageBreak/>
          <w:drawing>
            <wp:inline distT="0" distB="0" distL="0" distR="0" wp14:anchorId="6043A617" wp14:editId="1E47B565">
              <wp:extent cx="5971540" cy="2443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1540" cy="2443480"/>
                      </a:xfrm>
                      <a:prstGeom prst="rect">
                        <a:avLst/>
                      </a:prstGeom>
                    </pic:spPr>
                  </pic:pic>
                </a:graphicData>
              </a:graphic>
            </wp:inline>
          </w:drawing>
        </w:r>
      </w:ins>
    </w:p>
    <w:p w14:paraId="17BE9E1F" w14:textId="77777777" w:rsidR="00D40B91" w:rsidRPr="00081AF8" w:rsidRDefault="00D40B91" w:rsidP="00081AF8">
      <w:pPr>
        <w:pStyle w:val="Caption"/>
        <w:spacing w:line="360" w:lineRule="auto"/>
        <w:rPr>
          <w:ins w:id="2100" w:author="admin" w:date="2022-12-12T09:28:00Z"/>
          <w:rFonts w:cs="Times New Roman"/>
          <w:szCs w:val="28"/>
        </w:rPr>
      </w:pPr>
      <w:ins w:id="2101" w:author="admin" w:date="2022-12-12T09:28:00Z">
        <w:r w:rsidRPr="00081AF8">
          <w:rPr>
            <w:rFonts w:cs="Times New Roman"/>
            <w:szCs w:val="28"/>
          </w:rPr>
          <w:t xml:space="preserve">Hình </w:t>
        </w:r>
      </w:ins>
      <w:ins w:id="2102" w:author="admin" w:date="2022-12-12T09:33:00Z">
        <w:r w:rsidRPr="00081AF8">
          <w:rPr>
            <w:rFonts w:cs="Times New Roman"/>
            <w:szCs w:val="28"/>
          </w:rPr>
          <w:t>3.8</w:t>
        </w:r>
      </w:ins>
      <w:ins w:id="2103" w:author="admin" w:date="2022-12-12T09:28:00Z">
        <w:r w:rsidRPr="00081AF8">
          <w:rPr>
            <w:rFonts w:cs="Times New Roman"/>
            <w:szCs w:val="28"/>
          </w:rPr>
          <w:t xml:space="preserve"> Trang đơn hàng</w:t>
        </w:r>
      </w:ins>
    </w:p>
    <w:p w14:paraId="06C4C4E3" w14:textId="77777777" w:rsidR="00D40B91" w:rsidRPr="00081AF8" w:rsidRDefault="00D40B91" w:rsidP="00081AF8">
      <w:pPr>
        <w:pStyle w:val="ListParagraph"/>
        <w:spacing w:line="360" w:lineRule="auto"/>
        <w:ind w:left="450" w:firstLine="270"/>
        <w:jc w:val="both"/>
        <w:outlineLvl w:val="2"/>
        <w:rPr>
          <w:ins w:id="2104" w:author="admin" w:date="2022-12-12T09:28:00Z"/>
          <w:rFonts w:ascii="Times New Roman" w:hAnsi="Times New Roman" w:cs="Times New Roman"/>
          <w:b/>
          <w:sz w:val="28"/>
          <w:szCs w:val="28"/>
        </w:rPr>
      </w:pPr>
      <w:bookmarkStart w:id="2105" w:name="_Toc121810170"/>
      <w:bookmarkStart w:id="2106" w:name="_Toc121836064"/>
      <w:ins w:id="2107" w:author="admin" w:date="2022-12-12T09:28:00Z">
        <w:r w:rsidRPr="00081AF8">
          <w:rPr>
            <w:rFonts w:ascii="Times New Roman" w:hAnsi="Times New Roman" w:cs="Times New Roman"/>
            <w:b/>
            <w:sz w:val="28"/>
            <w:szCs w:val="28"/>
          </w:rPr>
          <w:t>3.6.9 Trang chi tiết đơn hàng</w:t>
        </w:r>
        <w:bookmarkEnd w:id="2105"/>
        <w:bookmarkEnd w:id="2106"/>
      </w:ins>
    </w:p>
    <w:p w14:paraId="45C1DFBA" w14:textId="77777777" w:rsidR="00D40B91" w:rsidRPr="00081AF8" w:rsidRDefault="00D40B91" w:rsidP="00081AF8">
      <w:pPr>
        <w:spacing w:line="360" w:lineRule="auto"/>
        <w:rPr>
          <w:ins w:id="2108" w:author="admin" w:date="2022-12-12T09:28:00Z"/>
          <w:rFonts w:ascii="Times New Roman" w:hAnsi="Times New Roman" w:cs="Times New Roman"/>
          <w:sz w:val="28"/>
          <w:szCs w:val="28"/>
        </w:rPr>
      </w:pPr>
      <w:ins w:id="2109" w:author="admin" w:date="2022-12-12T09:28:00Z">
        <w:r w:rsidRPr="00081AF8">
          <w:rPr>
            <w:rFonts w:ascii="Times New Roman" w:hAnsi="Times New Roman" w:cs="Times New Roman"/>
            <w:noProof/>
            <w:sz w:val="28"/>
            <w:szCs w:val="28"/>
          </w:rPr>
          <w:drawing>
            <wp:inline distT="0" distB="0" distL="0" distR="0" wp14:anchorId="4006B2E4" wp14:editId="5C09AE71">
              <wp:extent cx="5971540" cy="27870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1540" cy="2787015"/>
                      </a:xfrm>
                      <a:prstGeom prst="rect">
                        <a:avLst/>
                      </a:prstGeom>
                    </pic:spPr>
                  </pic:pic>
                </a:graphicData>
              </a:graphic>
            </wp:inline>
          </w:drawing>
        </w:r>
      </w:ins>
    </w:p>
    <w:p w14:paraId="39B0C34E" w14:textId="77777777" w:rsidR="00D40B91" w:rsidRPr="00081AF8" w:rsidRDefault="00D40B91" w:rsidP="00081AF8">
      <w:pPr>
        <w:pStyle w:val="Caption"/>
        <w:spacing w:line="360" w:lineRule="auto"/>
        <w:rPr>
          <w:ins w:id="2110" w:author="admin" w:date="2022-12-12T09:28:00Z"/>
          <w:rFonts w:cs="Times New Roman"/>
          <w:szCs w:val="28"/>
        </w:rPr>
      </w:pPr>
      <w:ins w:id="2111" w:author="admin" w:date="2022-12-12T09:28:00Z">
        <w:r w:rsidRPr="00081AF8">
          <w:rPr>
            <w:rFonts w:cs="Times New Roman"/>
            <w:szCs w:val="28"/>
          </w:rPr>
          <w:t xml:space="preserve">Hình </w:t>
        </w:r>
      </w:ins>
      <w:ins w:id="2112" w:author="admin" w:date="2022-12-12T09:33:00Z">
        <w:r w:rsidRPr="00081AF8">
          <w:rPr>
            <w:rFonts w:cs="Times New Roman"/>
            <w:szCs w:val="28"/>
          </w:rPr>
          <w:t>3.9</w:t>
        </w:r>
      </w:ins>
      <w:ins w:id="2113" w:author="admin" w:date="2022-12-12T09:28:00Z">
        <w:r w:rsidRPr="00081AF8">
          <w:rPr>
            <w:rFonts w:cs="Times New Roman"/>
            <w:szCs w:val="28"/>
          </w:rPr>
          <w:t xml:space="preserve"> Trang chi tiết đơn hàng</w:t>
        </w:r>
      </w:ins>
    </w:p>
    <w:p w14:paraId="4D414DEB" w14:textId="77777777" w:rsidR="00D40B91" w:rsidRPr="00081AF8" w:rsidRDefault="00D40B91" w:rsidP="00081AF8">
      <w:pPr>
        <w:spacing w:line="360" w:lineRule="auto"/>
        <w:rPr>
          <w:ins w:id="2114" w:author="admin" w:date="2022-12-12T09:28:00Z"/>
          <w:rFonts w:ascii="Times New Roman" w:hAnsi="Times New Roman" w:cs="Times New Roman"/>
          <w:sz w:val="28"/>
          <w:szCs w:val="28"/>
        </w:rPr>
      </w:pPr>
    </w:p>
    <w:p w14:paraId="308C2170" w14:textId="77777777" w:rsidR="001F2763" w:rsidRDefault="001F2763">
      <w:pPr>
        <w:rPr>
          <w:rFonts w:ascii="Times New Roman" w:hAnsi="Times New Roman" w:cs="Times New Roman"/>
          <w:b/>
          <w:sz w:val="28"/>
          <w:szCs w:val="28"/>
        </w:rPr>
      </w:pPr>
      <w:bookmarkStart w:id="2115" w:name="_Toc121810171"/>
      <w:bookmarkStart w:id="2116" w:name="_Toc121836065"/>
      <w:r>
        <w:rPr>
          <w:rFonts w:ascii="Times New Roman" w:hAnsi="Times New Roman" w:cs="Times New Roman"/>
          <w:b/>
          <w:sz w:val="28"/>
          <w:szCs w:val="28"/>
        </w:rPr>
        <w:br w:type="page"/>
      </w:r>
    </w:p>
    <w:p w14:paraId="5D570E41" w14:textId="319B5EAF" w:rsidR="00D40B91" w:rsidRPr="00081AF8" w:rsidRDefault="00D40B91" w:rsidP="00081AF8">
      <w:pPr>
        <w:pStyle w:val="ListParagraph"/>
        <w:spacing w:line="360" w:lineRule="auto"/>
        <w:ind w:left="450" w:firstLine="270"/>
        <w:jc w:val="both"/>
        <w:outlineLvl w:val="2"/>
        <w:rPr>
          <w:ins w:id="2117" w:author="admin" w:date="2022-12-12T09:28:00Z"/>
          <w:rFonts w:ascii="Times New Roman" w:hAnsi="Times New Roman" w:cs="Times New Roman"/>
          <w:b/>
          <w:sz w:val="28"/>
          <w:szCs w:val="28"/>
        </w:rPr>
      </w:pPr>
      <w:ins w:id="2118" w:author="admin" w:date="2022-12-12T09:28:00Z">
        <w:r w:rsidRPr="00081AF8">
          <w:rPr>
            <w:rFonts w:ascii="Times New Roman" w:hAnsi="Times New Roman" w:cs="Times New Roman"/>
            <w:b/>
            <w:sz w:val="28"/>
            <w:szCs w:val="28"/>
          </w:rPr>
          <w:lastRenderedPageBreak/>
          <w:t>3.6.</w:t>
        </w:r>
      </w:ins>
      <w:r w:rsidRPr="00081AF8">
        <w:rPr>
          <w:rFonts w:ascii="Times New Roman" w:hAnsi="Times New Roman" w:cs="Times New Roman"/>
          <w:b/>
          <w:sz w:val="28"/>
          <w:szCs w:val="28"/>
        </w:rPr>
        <w:t>10</w:t>
      </w:r>
      <w:ins w:id="2119" w:author="admin" w:date="2022-12-12T09:28:00Z">
        <w:r w:rsidRPr="00081AF8">
          <w:rPr>
            <w:rFonts w:ascii="Times New Roman" w:hAnsi="Times New Roman" w:cs="Times New Roman"/>
            <w:b/>
            <w:sz w:val="28"/>
            <w:szCs w:val="28"/>
          </w:rPr>
          <w:t xml:space="preserve"> Trang </w:t>
        </w:r>
      </w:ins>
      <w:r w:rsidRPr="00081AF8">
        <w:rPr>
          <w:rFonts w:ascii="Times New Roman" w:hAnsi="Times New Roman" w:cs="Times New Roman"/>
          <w:b/>
          <w:sz w:val="28"/>
          <w:szCs w:val="28"/>
        </w:rPr>
        <w:t>thanh toán online</w:t>
      </w:r>
      <w:bookmarkEnd w:id="2115"/>
      <w:bookmarkEnd w:id="2116"/>
    </w:p>
    <w:p w14:paraId="6FCAC44E" w14:textId="77777777" w:rsidR="00D40B91" w:rsidRPr="00081AF8" w:rsidRDefault="00D40B91" w:rsidP="00081AF8">
      <w:pPr>
        <w:spacing w:line="360" w:lineRule="auto"/>
        <w:rPr>
          <w:ins w:id="2120" w:author="admin" w:date="2022-12-12T09:28:00Z"/>
          <w:rFonts w:ascii="Times New Roman" w:hAnsi="Times New Roman" w:cs="Times New Roman"/>
          <w:sz w:val="28"/>
          <w:szCs w:val="28"/>
        </w:rPr>
      </w:pPr>
      <w:r w:rsidRPr="00081AF8">
        <w:rPr>
          <w:rFonts w:ascii="Times New Roman" w:hAnsi="Times New Roman" w:cs="Times New Roman"/>
          <w:noProof/>
          <w:sz w:val="28"/>
          <w:szCs w:val="28"/>
        </w:rPr>
        <w:drawing>
          <wp:inline distT="0" distB="0" distL="0" distR="0" wp14:anchorId="7A76082D" wp14:editId="1D24B277">
            <wp:extent cx="5943600" cy="2062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62480"/>
                    </a:xfrm>
                    <a:prstGeom prst="rect">
                      <a:avLst/>
                    </a:prstGeom>
                  </pic:spPr>
                </pic:pic>
              </a:graphicData>
            </a:graphic>
          </wp:inline>
        </w:drawing>
      </w:r>
    </w:p>
    <w:p w14:paraId="7B29FF0C" w14:textId="196A0C25" w:rsidR="00D40B91" w:rsidRPr="00081AF8" w:rsidRDefault="00D40B91" w:rsidP="001F2763">
      <w:pPr>
        <w:pStyle w:val="Caption"/>
        <w:spacing w:line="360" w:lineRule="auto"/>
        <w:rPr>
          <w:ins w:id="2121" w:author="admin" w:date="2022-12-12T09:28:00Z"/>
          <w:rFonts w:cs="Times New Roman"/>
          <w:szCs w:val="28"/>
        </w:rPr>
      </w:pPr>
      <w:ins w:id="2122" w:author="admin" w:date="2022-12-12T09:28:00Z">
        <w:r w:rsidRPr="00081AF8">
          <w:rPr>
            <w:rFonts w:cs="Times New Roman"/>
            <w:szCs w:val="28"/>
          </w:rPr>
          <w:t xml:space="preserve">Hình </w:t>
        </w:r>
      </w:ins>
      <w:ins w:id="2123" w:author="admin" w:date="2022-12-12T09:33:00Z">
        <w:r w:rsidRPr="00081AF8">
          <w:rPr>
            <w:rFonts w:cs="Times New Roman"/>
            <w:szCs w:val="28"/>
          </w:rPr>
          <w:t>3.</w:t>
        </w:r>
      </w:ins>
      <w:r w:rsidRPr="00081AF8">
        <w:rPr>
          <w:rFonts w:cs="Times New Roman"/>
          <w:szCs w:val="28"/>
        </w:rPr>
        <w:t>10</w:t>
      </w:r>
      <w:ins w:id="2124" w:author="admin" w:date="2022-12-12T09:28:00Z">
        <w:r w:rsidRPr="00081AF8">
          <w:rPr>
            <w:rFonts w:cs="Times New Roman"/>
            <w:szCs w:val="28"/>
          </w:rPr>
          <w:t xml:space="preserve"> </w:t>
        </w:r>
      </w:ins>
      <w:r w:rsidRPr="00081AF8">
        <w:rPr>
          <w:rFonts w:cs="Times New Roman"/>
          <w:szCs w:val="28"/>
        </w:rPr>
        <w:t>Trang thanh toán online</w:t>
      </w:r>
    </w:p>
    <w:p w14:paraId="152A7C61" w14:textId="77777777" w:rsidR="00D40B91" w:rsidRPr="00081AF8" w:rsidRDefault="00D40B91" w:rsidP="00081AF8">
      <w:pPr>
        <w:pStyle w:val="Heading2"/>
        <w:spacing w:line="360" w:lineRule="auto"/>
        <w:rPr>
          <w:ins w:id="2125" w:author="admin" w:date="2022-12-12T09:28:00Z"/>
          <w:rFonts w:ascii="Times New Roman" w:hAnsi="Times New Roman" w:cs="Times New Roman"/>
          <w:b/>
          <w:sz w:val="28"/>
          <w:szCs w:val="28"/>
        </w:rPr>
      </w:pPr>
      <w:bookmarkStart w:id="2126" w:name="_Toc121810172"/>
      <w:bookmarkStart w:id="2127" w:name="_Toc121836066"/>
      <w:ins w:id="2128" w:author="admin" w:date="2022-12-12T09:28:00Z">
        <w:r w:rsidRPr="00081AF8">
          <w:rPr>
            <w:rFonts w:ascii="Times New Roman" w:hAnsi="Times New Roman" w:cs="Times New Roman"/>
            <w:b/>
            <w:sz w:val="28"/>
            <w:szCs w:val="28"/>
          </w:rPr>
          <w:t>3.7 Giao diện Admin</w:t>
        </w:r>
        <w:bookmarkEnd w:id="2126"/>
        <w:bookmarkEnd w:id="2127"/>
      </w:ins>
    </w:p>
    <w:p w14:paraId="19F24306" w14:textId="77777777" w:rsidR="00D40B91" w:rsidRPr="00081AF8" w:rsidRDefault="00D40B91" w:rsidP="00081AF8">
      <w:pPr>
        <w:pStyle w:val="ListParagraph"/>
        <w:spacing w:line="360" w:lineRule="auto"/>
        <w:ind w:left="450" w:firstLine="270"/>
        <w:jc w:val="both"/>
        <w:outlineLvl w:val="2"/>
        <w:rPr>
          <w:ins w:id="2129" w:author="admin" w:date="2022-12-12T09:28:00Z"/>
          <w:rFonts w:ascii="Times New Roman" w:hAnsi="Times New Roman" w:cs="Times New Roman"/>
          <w:b/>
          <w:sz w:val="28"/>
          <w:szCs w:val="28"/>
        </w:rPr>
      </w:pPr>
      <w:bookmarkStart w:id="2130" w:name="_Toc121810173"/>
      <w:bookmarkStart w:id="2131" w:name="_Toc121836067"/>
      <w:ins w:id="2132" w:author="admin" w:date="2022-12-12T09:28:00Z">
        <w:r w:rsidRPr="00081AF8">
          <w:rPr>
            <w:rFonts w:ascii="Times New Roman" w:hAnsi="Times New Roman" w:cs="Times New Roman"/>
            <w:b/>
            <w:sz w:val="28"/>
            <w:szCs w:val="28"/>
          </w:rPr>
          <w:t>3.7.1 Trang đăng nhập</w:t>
        </w:r>
        <w:bookmarkEnd w:id="2130"/>
        <w:bookmarkEnd w:id="2131"/>
      </w:ins>
    </w:p>
    <w:p w14:paraId="7E01EFFA" w14:textId="77777777" w:rsidR="00D40B91" w:rsidRPr="00081AF8" w:rsidRDefault="00D40B91" w:rsidP="00081AF8">
      <w:pPr>
        <w:spacing w:line="360" w:lineRule="auto"/>
        <w:jc w:val="both"/>
        <w:rPr>
          <w:ins w:id="2133" w:author="admin" w:date="2022-12-12T09:28:00Z"/>
          <w:rFonts w:ascii="Times New Roman" w:hAnsi="Times New Roman" w:cs="Times New Roman"/>
          <w:sz w:val="28"/>
          <w:szCs w:val="28"/>
        </w:rPr>
      </w:pPr>
      <w:ins w:id="2134" w:author="admin" w:date="2022-12-12T09:28:00Z">
        <w:r w:rsidRPr="00081AF8">
          <w:rPr>
            <w:rFonts w:ascii="Times New Roman" w:hAnsi="Times New Roman" w:cs="Times New Roman"/>
            <w:noProof/>
            <w:sz w:val="28"/>
            <w:szCs w:val="28"/>
          </w:rPr>
          <w:drawing>
            <wp:inline distT="0" distB="0" distL="0" distR="0" wp14:anchorId="23DF4C7C" wp14:editId="4885EEF0">
              <wp:extent cx="3248025" cy="25527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8025" cy="2552700"/>
                      </a:xfrm>
                      <a:prstGeom prst="rect">
                        <a:avLst/>
                      </a:prstGeom>
                    </pic:spPr>
                  </pic:pic>
                </a:graphicData>
              </a:graphic>
            </wp:inline>
          </w:drawing>
        </w:r>
      </w:ins>
    </w:p>
    <w:p w14:paraId="2B604FDE" w14:textId="77777777" w:rsidR="00D40B91" w:rsidRPr="00081AF8" w:rsidRDefault="00D40B91" w:rsidP="00081AF8">
      <w:pPr>
        <w:pStyle w:val="Caption"/>
        <w:spacing w:line="360" w:lineRule="auto"/>
        <w:rPr>
          <w:ins w:id="2135" w:author="admin" w:date="2022-12-12T09:28:00Z"/>
          <w:rFonts w:cs="Times New Roman"/>
          <w:szCs w:val="28"/>
        </w:rPr>
      </w:pPr>
      <w:ins w:id="2136" w:author="admin" w:date="2022-12-12T09:28:00Z">
        <w:r w:rsidRPr="00081AF8">
          <w:rPr>
            <w:rFonts w:cs="Times New Roman"/>
            <w:szCs w:val="28"/>
          </w:rPr>
          <w:t>Hình 3.10</w:t>
        </w:r>
      </w:ins>
      <w:ins w:id="2137" w:author="admin" w:date="2022-12-12T09:34:00Z">
        <w:r w:rsidRPr="00081AF8">
          <w:rPr>
            <w:rFonts w:cs="Times New Roman"/>
            <w:szCs w:val="28"/>
          </w:rPr>
          <w:t xml:space="preserve"> </w:t>
        </w:r>
      </w:ins>
      <w:ins w:id="2138" w:author="admin" w:date="2022-12-12T09:28:00Z">
        <w:r w:rsidRPr="00081AF8">
          <w:rPr>
            <w:rFonts w:cs="Times New Roman"/>
            <w:szCs w:val="28"/>
          </w:rPr>
          <w:t>Trang đăng nhập</w:t>
        </w:r>
      </w:ins>
    </w:p>
    <w:p w14:paraId="347C5ADD" w14:textId="77777777" w:rsidR="001F2763" w:rsidRDefault="001F2763">
      <w:pPr>
        <w:rPr>
          <w:rFonts w:ascii="Times New Roman" w:hAnsi="Times New Roman" w:cs="Times New Roman"/>
          <w:b/>
          <w:sz w:val="28"/>
          <w:szCs w:val="28"/>
        </w:rPr>
      </w:pPr>
      <w:bookmarkStart w:id="2139" w:name="_Toc121810174"/>
      <w:bookmarkStart w:id="2140" w:name="_Toc121836068"/>
      <w:r>
        <w:rPr>
          <w:rFonts w:ascii="Times New Roman" w:hAnsi="Times New Roman" w:cs="Times New Roman"/>
          <w:b/>
          <w:sz w:val="28"/>
          <w:szCs w:val="28"/>
        </w:rPr>
        <w:br w:type="page"/>
      </w:r>
    </w:p>
    <w:p w14:paraId="28E4CFD7" w14:textId="1DF0A87C" w:rsidR="00D40B91" w:rsidRPr="00081AF8" w:rsidRDefault="00D40B91" w:rsidP="00081AF8">
      <w:pPr>
        <w:pStyle w:val="ListParagraph"/>
        <w:spacing w:line="360" w:lineRule="auto"/>
        <w:ind w:left="450" w:firstLine="270"/>
        <w:jc w:val="both"/>
        <w:outlineLvl w:val="2"/>
        <w:rPr>
          <w:ins w:id="2141" w:author="admin" w:date="2022-12-12T09:28:00Z"/>
          <w:rFonts w:ascii="Times New Roman" w:hAnsi="Times New Roman" w:cs="Times New Roman"/>
          <w:b/>
          <w:sz w:val="28"/>
          <w:szCs w:val="28"/>
        </w:rPr>
      </w:pPr>
      <w:ins w:id="2142" w:author="admin" w:date="2022-12-12T09:28:00Z">
        <w:r w:rsidRPr="00081AF8">
          <w:rPr>
            <w:rFonts w:ascii="Times New Roman" w:hAnsi="Times New Roman" w:cs="Times New Roman"/>
            <w:b/>
            <w:sz w:val="28"/>
            <w:szCs w:val="28"/>
          </w:rPr>
          <w:lastRenderedPageBreak/>
          <w:t>3.7.2 Trang chủ</w:t>
        </w:r>
        <w:bookmarkEnd w:id="2139"/>
        <w:bookmarkEnd w:id="2140"/>
      </w:ins>
    </w:p>
    <w:p w14:paraId="6D063CED" w14:textId="77777777" w:rsidR="00D40B91" w:rsidRPr="00081AF8" w:rsidRDefault="00D40B91" w:rsidP="00081AF8">
      <w:pPr>
        <w:spacing w:line="360" w:lineRule="auto"/>
        <w:jc w:val="both"/>
        <w:rPr>
          <w:ins w:id="2143" w:author="admin" w:date="2022-12-12T09:28:00Z"/>
          <w:rFonts w:ascii="Times New Roman" w:hAnsi="Times New Roman" w:cs="Times New Roman"/>
          <w:sz w:val="28"/>
          <w:szCs w:val="28"/>
        </w:rPr>
      </w:pPr>
      <w:ins w:id="2144" w:author="admin" w:date="2022-12-12T09:28:00Z">
        <w:r w:rsidRPr="00081AF8">
          <w:rPr>
            <w:rFonts w:ascii="Times New Roman" w:hAnsi="Times New Roman" w:cs="Times New Roman"/>
            <w:noProof/>
            <w:sz w:val="28"/>
            <w:szCs w:val="28"/>
          </w:rPr>
          <w:drawing>
            <wp:inline distT="0" distB="0" distL="0" distR="0" wp14:anchorId="552C4860" wp14:editId="1EE166E4">
              <wp:extent cx="5971540" cy="27387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1540" cy="2738755"/>
                      </a:xfrm>
                      <a:prstGeom prst="rect">
                        <a:avLst/>
                      </a:prstGeom>
                    </pic:spPr>
                  </pic:pic>
                </a:graphicData>
              </a:graphic>
            </wp:inline>
          </w:drawing>
        </w:r>
      </w:ins>
    </w:p>
    <w:p w14:paraId="235C376D" w14:textId="77777777" w:rsidR="00D40B91" w:rsidRPr="00081AF8" w:rsidRDefault="00D40B91" w:rsidP="00081AF8">
      <w:pPr>
        <w:pStyle w:val="Caption"/>
        <w:spacing w:line="360" w:lineRule="auto"/>
        <w:rPr>
          <w:ins w:id="2145" w:author="admin" w:date="2022-12-12T09:28:00Z"/>
          <w:rFonts w:cs="Times New Roman"/>
          <w:szCs w:val="28"/>
        </w:rPr>
      </w:pPr>
      <w:ins w:id="2146" w:author="admin" w:date="2022-12-12T09:28:00Z">
        <w:r w:rsidRPr="00081AF8">
          <w:rPr>
            <w:rFonts w:cs="Times New Roman"/>
            <w:szCs w:val="28"/>
          </w:rPr>
          <w:t>Hình 3.</w:t>
        </w:r>
      </w:ins>
      <w:ins w:id="2147" w:author="admin" w:date="2022-12-12T09:34:00Z">
        <w:r w:rsidRPr="00081AF8">
          <w:rPr>
            <w:rFonts w:cs="Times New Roman"/>
            <w:szCs w:val="28"/>
          </w:rPr>
          <w:t>11</w:t>
        </w:r>
      </w:ins>
      <w:ins w:id="2148" w:author="admin" w:date="2022-12-12T09:28:00Z">
        <w:r w:rsidRPr="00081AF8">
          <w:rPr>
            <w:rFonts w:cs="Times New Roman"/>
            <w:szCs w:val="28"/>
          </w:rPr>
          <w:t xml:space="preserve"> Trang chủ Admin</w:t>
        </w:r>
      </w:ins>
    </w:p>
    <w:p w14:paraId="23C716A8" w14:textId="77777777" w:rsidR="00D40B91" w:rsidRPr="00081AF8" w:rsidRDefault="00D40B91" w:rsidP="00081AF8">
      <w:pPr>
        <w:pStyle w:val="ListParagraph"/>
        <w:spacing w:line="360" w:lineRule="auto"/>
        <w:ind w:left="450" w:firstLine="270"/>
        <w:jc w:val="both"/>
        <w:outlineLvl w:val="2"/>
        <w:rPr>
          <w:ins w:id="2149" w:author="admin" w:date="2022-12-12T09:28:00Z"/>
          <w:rFonts w:ascii="Times New Roman" w:hAnsi="Times New Roman" w:cs="Times New Roman"/>
          <w:b/>
          <w:sz w:val="28"/>
          <w:szCs w:val="28"/>
        </w:rPr>
      </w:pPr>
      <w:bookmarkStart w:id="2150" w:name="_Toc121810175"/>
      <w:bookmarkStart w:id="2151" w:name="_Toc121836069"/>
      <w:ins w:id="2152" w:author="admin" w:date="2022-12-12T09:28:00Z">
        <w:r w:rsidRPr="00081AF8">
          <w:rPr>
            <w:rFonts w:ascii="Times New Roman" w:hAnsi="Times New Roman" w:cs="Times New Roman"/>
            <w:b/>
            <w:sz w:val="28"/>
            <w:szCs w:val="28"/>
          </w:rPr>
          <w:t>3.7.3 Trang sản phẩm</w:t>
        </w:r>
        <w:bookmarkEnd w:id="2150"/>
        <w:bookmarkEnd w:id="2151"/>
      </w:ins>
    </w:p>
    <w:p w14:paraId="27BCFE81" w14:textId="77777777" w:rsidR="00D40B91" w:rsidRPr="00081AF8" w:rsidRDefault="00D40B91" w:rsidP="00081AF8">
      <w:pPr>
        <w:spacing w:line="360" w:lineRule="auto"/>
        <w:jc w:val="both"/>
        <w:rPr>
          <w:ins w:id="2153" w:author="admin" w:date="2022-12-12T09:28:00Z"/>
          <w:rFonts w:ascii="Times New Roman" w:hAnsi="Times New Roman" w:cs="Times New Roman"/>
          <w:sz w:val="28"/>
          <w:szCs w:val="28"/>
        </w:rPr>
      </w:pPr>
      <w:ins w:id="2154" w:author="admin" w:date="2022-12-12T09:28:00Z">
        <w:r w:rsidRPr="00081AF8">
          <w:rPr>
            <w:rFonts w:ascii="Times New Roman" w:hAnsi="Times New Roman" w:cs="Times New Roman"/>
            <w:noProof/>
            <w:sz w:val="28"/>
            <w:szCs w:val="28"/>
          </w:rPr>
          <w:drawing>
            <wp:inline distT="0" distB="0" distL="0" distR="0" wp14:anchorId="4834EE67" wp14:editId="31AABA63">
              <wp:extent cx="5971540" cy="27724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1540" cy="2772410"/>
                      </a:xfrm>
                      <a:prstGeom prst="rect">
                        <a:avLst/>
                      </a:prstGeom>
                    </pic:spPr>
                  </pic:pic>
                </a:graphicData>
              </a:graphic>
            </wp:inline>
          </w:drawing>
        </w:r>
      </w:ins>
    </w:p>
    <w:p w14:paraId="187C5BAE" w14:textId="77777777" w:rsidR="00D40B91" w:rsidRPr="00081AF8" w:rsidRDefault="00D40B91" w:rsidP="00081AF8">
      <w:pPr>
        <w:pStyle w:val="Caption"/>
        <w:spacing w:line="360" w:lineRule="auto"/>
        <w:rPr>
          <w:ins w:id="2155" w:author="admin" w:date="2022-12-12T09:28:00Z"/>
          <w:rFonts w:cs="Times New Roman"/>
          <w:szCs w:val="28"/>
        </w:rPr>
      </w:pPr>
      <w:ins w:id="2156" w:author="admin" w:date="2022-12-12T09:28:00Z">
        <w:r w:rsidRPr="00081AF8">
          <w:rPr>
            <w:rFonts w:cs="Times New Roman"/>
            <w:szCs w:val="28"/>
          </w:rPr>
          <w:t>Hình 3.12 Trang sản phẩm</w:t>
        </w:r>
      </w:ins>
    </w:p>
    <w:p w14:paraId="75D5DA41" w14:textId="77777777" w:rsidR="00D40B91" w:rsidRPr="00081AF8" w:rsidRDefault="00D40B91" w:rsidP="00081AF8">
      <w:pPr>
        <w:spacing w:line="360" w:lineRule="auto"/>
        <w:jc w:val="both"/>
        <w:rPr>
          <w:ins w:id="2157" w:author="admin" w:date="2022-12-12T09:28:00Z"/>
          <w:rFonts w:ascii="Times New Roman" w:hAnsi="Times New Roman" w:cs="Times New Roman"/>
          <w:sz w:val="28"/>
          <w:szCs w:val="28"/>
        </w:rPr>
      </w:pPr>
    </w:p>
    <w:p w14:paraId="2822EAB9" w14:textId="77777777" w:rsidR="00D40B91" w:rsidRPr="00081AF8" w:rsidRDefault="00D40B91" w:rsidP="00081AF8">
      <w:pPr>
        <w:pStyle w:val="ListParagraph"/>
        <w:spacing w:line="360" w:lineRule="auto"/>
        <w:ind w:left="450" w:firstLine="270"/>
        <w:jc w:val="both"/>
        <w:outlineLvl w:val="2"/>
        <w:rPr>
          <w:ins w:id="2158" w:author="admin" w:date="2022-12-12T09:28:00Z"/>
          <w:rFonts w:ascii="Times New Roman" w:hAnsi="Times New Roman" w:cs="Times New Roman"/>
          <w:b/>
          <w:sz w:val="28"/>
          <w:szCs w:val="28"/>
        </w:rPr>
      </w:pPr>
      <w:bookmarkStart w:id="2159" w:name="_Toc121810176"/>
      <w:bookmarkStart w:id="2160" w:name="_Toc121836070"/>
      <w:ins w:id="2161" w:author="admin" w:date="2022-12-12T09:28:00Z">
        <w:r w:rsidRPr="00081AF8">
          <w:rPr>
            <w:rFonts w:ascii="Times New Roman" w:hAnsi="Times New Roman" w:cs="Times New Roman"/>
            <w:b/>
            <w:sz w:val="28"/>
            <w:szCs w:val="28"/>
          </w:rPr>
          <w:t>3.7.4 Trang thêm sản phẩm</w:t>
        </w:r>
        <w:bookmarkEnd w:id="2159"/>
        <w:bookmarkEnd w:id="2160"/>
      </w:ins>
    </w:p>
    <w:p w14:paraId="5E937F77" w14:textId="77777777" w:rsidR="00D40B91" w:rsidRPr="00081AF8" w:rsidRDefault="00D40B91" w:rsidP="00081AF8">
      <w:pPr>
        <w:spacing w:line="360" w:lineRule="auto"/>
        <w:jc w:val="both"/>
        <w:rPr>
          <w:ins w:id="2162" w:author="admin" w:date="2022-12-12T09:28:00Z"/>
          <w:rFonts w:ascii="Times New Roman" w:hAnsi="Times New Roman" w:cs="Times New Roman"/>
          <w:sz w:val="28"/>
          <w:szCs w:val="28"/>
        </w:rPr>
      </w:pPr>
      <w:ins w:id="2163" w:author="admin" w:date="2022-12-12T09:28:00Z">
        <w:r w:rsidRPr="00081AF8">
          <w:rPr>
            <w:rFonts w:ascii="Times New Roman" w:hAnsi="Times New Roman" w:cs="Times New Roman"/>
            <w:noProof/>
            <w:sz w:val="28"/>
            <w:szCs w:val="28"/>
          </w:rPr>
          <w:lastRenderedPageBreak/>
          <w:drawing>
            <wp:inline distT="0" distB="0" distL="0" distR="0" wp14:anchorId="7DBD410D" wp14:editId="60758ECD">
              <wp:extent cx="5971540" cy="26885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1540" cy="2688590"/>
                      </a:xfrm>
                      <a:prstGeom prst="rect">
                        <a:avLst/>
                      </a:prstGeom>
                    </pic:spPr>
                  </pic:pic>
                </a:graphicData>
              </a:graphic>
            </wp:inline>
          </w:drawing>
        </w:r>
      </w:ins>
    </w:p>
    <w:p w14:paraId="5B8DE447" w14:textId="77777777" w:rsidR="00D40B91" w:rsidRPr="00081AF8" w:rsidRDefault="00D40B91" w:rsidP="00081AF8">
      <w:pPr>
        <w:pStyle w:val="Caption"/>
        <w:spacing w:line="360" w:lineRule="auto"/>
        <w:rPr>
          <w:ins w:id="2164" w:author="admin" w:date="2022-12-12T09:28:00Z"/>
          <w:rFonts w:cs="Times New Roman"/>
          <w:szCs w:val="28"/>
        </w:rPr>
      </w:pPr>
      <w:ins w:id="2165" w:author="admin" w:date="2022-12-12T09:28:00Z">
        <w:r w:rsidRPr="00081AF8">
          <w:rPr>
            <w:rFonts w:cs="Times New Roman"/>
            <w:szCs w:val="28"/>
          </w:rPr>
          <w:t>Hình 3.13 Trang thêm sản phẩm</w:t>
        </w:r>
      </w:ins>
    </w:p>
    <w:p w14:paraId="6D7B4EC8" w14:textId="77777777" w:rsidR="00D40B91" w:rsidRPr="00081AF8" w:rsidRDefault="00D40B91" w:rsidP="00081AF8">
      <w:pPr>
        <w:pStyle w:val="ListParagraph"/>
        <w:spacing w:line="360" w:lineRule="auto"/>
        <w:ind w:left="450" w:firstLine="270"/>
        <w:jc w:val="both"/>
        <w:outlineLvl w:val="2"/>
        <w:rPr>
          <w:ins w:id="2166" w:author="admin" w:date="2022-12-12T09:28:00Z"/>
          <w:rFonts w:ascii="Times New Roman" w:hAnsi="Times New Roman" w:cs="Times New Roman"/>
          <w:b/>
          <w:sz w:val="28"/>
          <w:szCs w:val="28"/>
        </w:rPr>
      </w:pPr>
      <w:bookmarkStart w:id="2167" w:name="_Toc121810177"/>
      <w:bookmarkStart w:id="2168" w:name="_Toc121836071"/>
      <w:ins w:id="2169" w:author="admin" w:date="2022-12-12T09:28:00Z">
        <w:r w:rsidRPr="00081AF8">
          <w:rPr>
            <w:rFonts w:ascii="Times New Roman" w:hAnsi="Times New Roman" w:cs="Times New Roman"/>
            <w:b/>
            <w:sz w:val="28"/>
            <w:szCs w:val="28"/>
          </w:rPr>
          <w:t>3.7.5 Trang sửa sản phẩm</w:t>
        </w:r>
        <w:bookmarkEnd w:id="2167"/>
        <w:bookmarkEnd w:id="2168"/>
      </w:ins>
    </w:p>
    <w:p w14:paraId="2E8A4A70" w14:textId="77777777" w:rsidR="00D40B91" w:rsidRPr="00081AF8" w:rsidRDefault="00D40B91" w:rsidP="00081AF8">
      <w:pPr>
        <w:spacing w:line="360" w:lineRule="auto"/>
        <w:ind w:firstLine="720"/>
        <w:jc w:val="both"/>
        <w:rPr>
          <w:ins w:id="2170" w:author="admin" w:date="2022-12-12T09:28:00Z"/>
          <w:rFonts w:ascii="Times New Roman" w:hAnsi="Times New Roman" w:cs="Times New Roman"/>
          <w:sz w:val="28"/>
          <w:szCs w:val="28"/>
        </w:rPr>
      </w:pPr>
      <w:ins w:id="2171" w:author="admin" w:date="2022-12-12T09:28:00Z">
        <w:r w:rsidRPr="00081AF8">
          <w:rPr>
            <w:rFonts w:ascii="Times New Roman" w:hAnsi="Times New Roman" w:cs="Times New Roman"/>
            <w:noProof/>
            <w:sz w:val="28"/>
            <w:szCs w:val="28"/>
          </w:rPr>
          <w:drawing>
            <wp:inline distT="0" distB="0" distL="0" distR="0" wp14:anchorId="18F42AB6" wp14:editId="6A175298">
              <wp:extent cx="5971540" cy="27654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1540" cy="2765425"/>
                      </a:xfrm>
                      <a:prstGeom prst="rect">
                        <a:avLst/>
                      </a:prstGeom>
                    </pic:spPr>
                  </pic:pic>
                </a:graphicData>
              </a:graphic>
            </wp:inline>
          </w:drawing>
        </w:r>
      </w:ins>
    </w:p>
    <w:p w14:paraId="0A56873A" w14:textId="77777777" w:rsidR="00D40B91" w:rsidRPr="00081AF8" w:rsidRDefault="00D40B91" w:rsidP="00081AF8">
      <w:pPr>
        <w:pStyle w:val="Caption"/>
        <w:spacing w:line="360" w:lineRule="auto"/>
        <w:rPr>
          <w:ins w:id="2172" w:author="admin" w:date="2022-12-12T09:28:00Z"/>
          <w:rFonts w:cs="Times New Roman"/>
          <w:szCs w:val="28"/>
        </w:rPr>
      </w:pPr>
      <w:ins w:id="2173" w:author="admin" w:date="2022-12-12T09:28:00Z">
        <w:r w:rsidRPr="00081AF8">
          <w:rPr>
            <w:rFonts w:cs="Times New Roman"/>
            <w:szCs w:val="28"/>
          </w:rPr>
          <w:t>Hình 3.14 Trang sửa sản phẩm</w:t>
        </w:r>
      </w:ins>
    </w:p>
    <w:p w14:paraId="7587E651" w14:textId="77777777" w:rsidR="001F2763" w:rsidRDefault="001F2763">
      <w:pPr>
        <w:rPr>
          <w:rFonts w:ascii="Times New Roman" w:hAnsi="Times New Roman" w:cs="Times New Roman"/>
          <w:b/>
          <w:sz w:val="28"/>
          <w:szCs w:val="28"/>
        </w:rPr>
      </w:pPr>
      <w:bookmarkStart w:id="2174" w:name="_Toc121810178"/>
      <w:bookmarkStart w:id="2175" w:name="_Toc121836072"/>
      <w:r>
        <w:rPr>
          <w:rFonts w:ascii="Times New Roman" w:hAnsi="Times New Roman" w:cs="Times New Roman"/>
          <w:b/>
          <w:sz w:val="28"/>
          <w:szCs w:val="28"/>
        </w:rPr>
        <w:br w:type="page"/>
      </w:r>
    </w:p>
    <w:p w14:paraId="348E7C0F" w14:textId="11834F5A" w:rsidR="00D40B91" w:rsidRPr="00081AF8" w:rsidRDefault="00D40B91" w:rsidP="00081AF8">
      <w:pPr>
        <w:pStyle w:val="ListParagraph"/>
        <w:spacing w:line="360" w:lineRule="auto"/>
        <w:ind w:left="450" w:firstLine="270"/>
        <w:jc w:val="both"/>
        <w:outlineLvl w:val="2"/>
        <w:rPr>
          <w:ins w:id="2176" w:author="admin" w:date="2022-12-12T09:28:00Z"/>
          <w:rFonts w:ascii="Times New Roman" w:hAnsi="Times New Roman" w:cs="Times New Roman"/>
          <w:b/>
          <w:sz w:val="28"/>
          <w:szCs w:val="28"/>
        </w:rPr>
      </w:pPr>
      <w:ins w:id="2177" w:author="admin" w:date="2022-12-12T09:28:00Z">
        <w:r w:rsidRPr="00081AF8">
          <w:rPr>
            <w:rFonts w:ascii="Times New Roman" w:hAnsi="Times New Roman" w:cs="Times New Roman"/>
            <w:b/>
            <w:sz w:val="28"/>
            <w:szCs w:val="28"/>
          </w:rPr>
          <w:lastRenderedPageBreak/>
          <w:t>3.7.6 Trang hãng sản xuất</w:t>
        </w:r>
        <w:bookmarkEnd w:id="2174"/>
        <w:bookmarkEnd w:id="2175"/>
      </w:ins>
    </w:p>
    <w:p w14:paraId="593A29EF" w14:textId="77777777" w:rsidR="00D40B91" w:rsidRPr="00081AF8" w:rsidRDefault="00D40B91" w:rsidP="00081AF8">
      <w:pPr>
        <w:spacing w:line="360" w:lineRule="auto"/>
        <w:ind w:firstLine="720"/>
        <w:jc w:val="both"/>
        <w:rPr>
          <w:ins w:id="2178" w:author="admin" w:date="2022-12-12T09:28:00Z"/>
          <w:rFonts w:ascii="Times New Roman" w:hAnsi="Times New Roman" w:cs="Times New Roman"/>
          <w:sz w:val="28"/>
          <w:szCs w:val="28"/>
        </w:rPr>
      </w:pPr>
      <w:ins w:id="2179" w:author="admin" w:date="2022-12-12T09:28:00Z">
        <w:r w:rsidRPr="00081AF8">
          <w:rPr>
            <w:rFonts w:ascii="Times New Roman" w:hAnsi="Times New Roman" w:cs="Times New Roman"/>
            <w:noProof/>
            <w:sz w:val="28"/>
            <w:szCs w:val="28"/>
          </w:rPr>
          <w:drawing>
            <wp:inline distT="0" distB="0" distL="0" distR="0" wp14:anchorId="1BC88031" wp14:editId="75EA8BA6">
              <wp:extent cx="5971540" cy="2235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1540" cy="2235200"/>
                      </a:xfrm>
                      <a:prstGeom prst="rect">
                        <a:avLst/>
                      </a:prstGeom>
                    </pic:spPr>
                  </pic:pic>
                </a:graphicData>
              </a:graphic>
            </wp:inline>
          </w:drawing>
        </w:r>
      </w:ins>
    </w:p>
    <w:p w14:paraId="2767918A" w14:textId="77777777" w:rsidR="00D40B91" w:rsidRPr="00081AF8" w:rsidRDefault="00D40B91" w:rsidP="00081AF8">
      <w:pPr>
        <w:pStyle w:val="Caption"/>
        <w:spacing w:line="360" w:lineRule="auto"/>
        <w:rPr>
          <w:ins w:id="2180" w:author="admin" w:date="2022-12-12T09:28:00Z"/>
          <w:rFonts w:cs="Times New Roman"/>
          <w:szCs w:val="28"/>
        </w:rPr>
      </w:pPr>
      <w:ins w:id="2181" w:author="admin" w:date="2022-12-12T09:28:00Z">
        <w:r w:rsidRPr="00081AF8">
          <w:rPr>
            <w:rFonts w:cs="Times New Roman"/>
            <w:szCs w:val="28"/>
          </w:rPr>
          <w:t>Hình 3.15 Trang hãng sản xuất</w:t>
        </w:r>
      </w:ins>
    </w:p>
    <w:p w14:paraId="4B471B32" w14:textId="77777777" w:rsidR="00D40B91" w:rsidRPr="00081AF8" w:rsidRDefault="00D40B91" w:rsidP="00081AF8">
      <w:pPr>
        <w:pStyle w:val="ListParagraph"/>
        <w:spacing w:line="360" w:lineRule="auto"/>
        <w:ind w:left="450" w:firstLine="270"/>
        <w:jc w:val="both"/>
        <w:outlineLvl w:val="2"/>
        <w:rPr>
          <w:ins w:id="2182" w:author="admin" w:date="2022-12-12T09:28:00Z"/>
          <w:rFonts w:ascii="Times New Roman" w:hAnsi="Times New Roman" w:cs="Times New Roman"/>
          <w:b/>
          <w:sz w:val="28"/>
          <w:szCs w:val="28"/>
        </w:rPr>
      </w:pPr>
      <w:bookmarkStart w:id="2183" w:name="_Toc121810179"/>
      <w:bookmarkStart w:id="2184" w:name="_Toc121836073"/>
      <w:ins w:id="2185" w:author="admin" w:date="2022-12-12T09:28:00Z">
        <w:r w:rsidRPr="00081AF8">
          <w:rPr>
            <w:rFonts w:ascii="Times New Roman" w:hAnsi="Times New Roman" w:cs="Times New Roman"/>
            <w:b/>
            <w:sz w:val="28"/>
            <w:szCs w:val="28"/>
          </w:rPr>
          <w:t>3.7.7 Trang khuyến mại</w:t>
        </w:r>
        <w:bookmarkEnd w:id="2183"/>
        <w:bookmarkEnd w:id="2184"/>
      </w:ins>
    </w:p>
    <w:p w14:paraId="01EB329F" w14:textId="77777777" w:rsidR="00D40B91" w:rsidRPr="00081AF8" w:rsidRDefault="00D40B91" w:rsidP="00081AF8">
      <w:pPr>
        <w:spacing w:line="360" w:lineRule="auto"/>
        <w:ind w:firstLine="720"/>
        <w:jc w:val="both"/>
        <w:rPr>
          <w:ins w:id="2186" w:author="admin" w:date="2022-12-12T09:28:00Z"/>
          <w:rFonts w:ascii="Times New Roman" w:hAnsi="Times New Roman" w:cs="Times New Roman"/>
          <w:sz w:val="28"/>
          <w:szCs w:val="28"/>
        </w:rPr>
      </w:pPr>
      <w:ins w:id="2187" w:author="admin" w:date="2022-12-12T09:28:00Z">
        <w:r w:rsidRPr="00081AF8">
          <w:rPr>
            <w:rFonts w:ascii="Times New Roman" w:hAnsi="Times New Roman" w:cs="Times New Roman"/>
            <w:noProof/>
            <w:sz w:val="28"/>
            <w:szCs w:val="28"/>
          </w:rPr>
          <w:drawing>
            <wp:inline distT="0" distB="0" distL="0" distR="0" wp14:anchorId="41FC53D2" wp14:editId="08286427">
              <wp:extent cx="5971540"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1540" cy="2183130"/>
                      </a:xfrm>
                      <a:prstGeom prst="rect">
                        <a:avLst/>
                      </a:prstGeom>
                    </pic:spPr>
                  </pic:pic>
                </a:graphicData>
              </a:graphic>
            </wp:inline>
          </w:drawing>
        </w:r>
        <w:r w:rsidRPr="00081AF8">
          <w:rPr>
            <w:rFonts w:ascii="Times New Roman" w:hAnsi="Times New Roman" w:cs="Times New Roman"/>
            <w:sz w:val="28"/>
            <w:szCs w:val="28"/>
          </w:rPr>
          <w:t xml:space="preserve"> </w:t>
        </w:r>
      </w:ins>
    </w:p>
    <w:p w14:paraId="3701AEFE" w14:textId="77777777" w:rsidR="00D40B91" w:rsidRPr="00081AF8" w:rsidRDefault="00D40B91" w:rsidP="00081AF8">
      <w:pPr>
        <w:pStyle w:val="Caption"/>
        <w:spacing w:line="360" w:lineRule="auto"/>
        <w:rPr>
          <w:ins w:id="2188" w:author="admin" w:date="2022-12-12T09:28:00Z"/>
          <w:rFonts w:cs="Times New Roman"/>
          <w:szCs w:val="28"/>
        </w:rPr>
      </w:pPr>
      <w:ins w:id="2189" w:author="admin" w:date="2022-12-12T09:28:00Z">
        <w:r w:rsidRPr="00081AF8">
          <w:rPr>
            <w:rFonts w:cs="Times New Roman"/>
            <w:szCs w:val="28"/>
          </w:rPr>
          <w:t>Hình 3.16 Trang khuyến mại</w:t>
        </w:r>
      </w:ins>
    </w:p>
    <w:p w14:paraId="5EAF1CC6" w14:textId="77777777" w:rsidR="001F2763" w:rsidRDefault="001F2763">
      <w:pPr>
        <w:rPr>
          <w:rFonts w:ascii="Times New Roman" w:hAnsi="Times New Roman" w:cs="Times New Roman"/>
          <w:b/>
          <w:sz w:val="28"/>
          <w:szCs w:val="28"/>
        </w:rPr>
      </w:pPr>
      <w:bookmarkStart w:id="2190" w:name="_Toc121810180"/>
      <w:bookmarkStart w:id="2191" w:name="_Toc121836074"/>
      <w:r>
        <w:rPr>
          <w:rFonts w:ascii="Times New Roman" w:hAnsi="Times New Roman" w:cs="Times New Roman"/>
          <w:b/>
          <w:sz w:val="28"/>
          <w:szCs w:val="28"/>
        </w:rPr>
        <w:br w:type="page"/>
      </w:r>
    </w:p>
    <w:p w14:paraId="56A306B7" w14:textId="1D68F5EC" w:rsidR="00D40B91" w:rsidRPr="00081AF8" w:rsidRDefault="00D40B91" w:rsidP="00081AF8">
      <w:pPr>
        <w:pStyle w:val="ListParagraph"/>
        <w:spacing w:line="360" w:lineRule="auto"/>
        <w:ind w:left="450" w:firstLine="270"/>
        <w:jc w:val="both"/>
        <w:outlineLvl w:val="2"/>
        <w:rPr>
          <w:ins w:id="2192" w:author="admin" w:date="2022-12-12T09:28:00Z"/>
          <w:rFonts w:ascii="Times New Roman" w:hAnsi="Times New Roman" w:cs="Times New Roman"/>
          <w:b/>
          <w:sz w:val="28"/>
          <w:szCs w:val="28"/>
        </w:rPr>
      </w:pPr>
      <w:ins w:id="2193" w:author="admin" w:date="2022-12-12T09:28:00Z">
        <w:r w:rsidRPr="00081AF8">
          <w:rPr>
            <w:rFonts w:ascii="Times New Roman" w:hAnsi="Times New Roman" w:cs="Times New Roman"/>
            <w:b/>
            <w:sz w:val="28"/>
            <w:szCs w:val="28"/>
          </w:rPr>
          <w:lastRenderedPageBreak/>
          <w:t>3.7.8 Trang đơn hàng</w:t>
        </w:r>
        <w:bookmarkEnd w:id="2190"/>
        <w:bookmarkEnd w:id="2191"/>
      </w:ins>
    </w:p>
    <w:p w14:paraId="47456D0D" w14:textId="77777777" w:rsidR="00D40B91" w:rsidRPr="00081AF8" w:rsidRDefault="00D40B91" w:rsidP="00081AF8">
      <w:pPr>
        <w:spacing w:line="360" w:lineRule="auto"/>
        <w:jc w:val="both"/>
        <w:rPr>
          <w:ins w:id="2194" w:author="admin" w:date="2022-12-12T09:28:00Z"/>
          <w:rFonts w:ascii="Times New Roman" w:hAnsi="Times New Roman" w:cs="Times New Roman"/>
          <w:sz w:val="28"/>
          <w:szCs w:val="28"/>
        </w:rPr>
      </w:pPr>
      <w:ins w:id="2195" w:author="admin" w:date="2022-12-12T09:28:00Z">
        <w:r w:rsidRPr="00081AF8">
          <w:rPr>
            <w:rFonts w:ascii="Times New Roman" w:hAnsi="Times New Roman" w:cs="Times New Roman"/>
            <w:noProof/>
            <w:sz w:val="28"/>
            <w:szCs w:val="28"/>
          </w:rPr>
          <w:drawing>
            <wp:inline distT="0" distB="0" distL="0" distR="0" wp14:anchorId="1096DCE0" wp14:editId="06A43367">
              <wp:extent cx="5971540" cy="22231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1540" cy="2223135"/>
                      </a:xfrm>
                      <a:prstGeom prst="rect">
                        <a:avLst/>
                      </a:prstGeom>
                    </pic:spPr>
                  </pic:pic>
                </a:graphicData>
              </a:graphic>
            </wp:inline>
          </w:drawing>
        </w:r>
      </w:ins>
    </w:p>
    <w:p w14:paraId="4D756C01" w14:textId="77777777" w:rsidR="00D40B91" w:rsidRPr="00081AF8" w:rsidRDefault="00D40B91" w:rsidP="00081AF8">
      <w:pPr>
        <w:pStyle w:val="Caption"/>
        <w:spacing w:line="360" w:lineRule="auto"/>
        <w:rPr>
          <w:ins w:id="2196" w:author="admin" w:date="2022-12-12T09:28:00Z"/>
          <w:rFonts w:cs="Times New Roman"/>
          <w:szCs w:val="28"/>
        </w:rPr>
      </w:pPr>
      <w:ins w:id="2197" w:author="admin" w:date="2022-12-12T09:28:00Z">
        <w:r w:rsidRPr="00081AF8">
          <w:rPr>
            <w:rFonts w:cs="Times New Roman"/>
            <w:szCs w:val="28"/>
          </w:rPr>
          <w:t>Hình 3.17 Trang đơn hàng</w:t>
        </w:r>
      </w:ins>
    </w:p>
    <w:p w14:paraId="2CBD4BDD" w14:textId="77777777" w:rsidR="00D40B91" w:rsidRPr="00081AF8" w:rsidRDefault="00D40B91" w:rsidP="00081AF8">
      <w:pPr>
        <w:pStyle w:val="ListParagraph"/>
        <w:spacing w:line="360" w:lineRule="auto"/>
        <w:ind w:left="450" w:firstLine="270"/>
        <w:jc w:val="both"/>
        <w:outlineLvl w:val="2"/>
        <w:rPr>
          <w:ins w:id="2198" w:author="admin" w:date="2022-12-12T09:28:00Z"/>
          <w:rFonts w:ascii="Times New Roman" w:hAnsi="Times New Roman" w:cs="Times New Roman"/>
          <w:b/>
          <w:sz w:val="28"/>
          <w:szCs w:val="28"/>
        </w:rPr>
      </w:pPr>
      <w:bookmarkStart w:id="2199" w:name="_Toc121810181"/>
      <w:bookmarkStart w:id="2200" w:name="_Toc121836075"/>
      <w:ins w:id="2201" w:author="admin" w:date="2022-12-12T09:28:00Z">
        <w:r w:rsidRPr="00081AF8">
          <w:rPr>
            <w:rFonts w:ascii="Times New Roman" w:hAnsi="Times New Roman" w:cs="Times New Roman"/>
            <w:b/>
            <w:sz w:val="28"/>
            <w:szCs w:val="28"/>
          </w:rPr>
          <w:t>3.7.9 Trang chi tiết đơn hàng</w:t>
        </w:r>
        <w:bookmarkEnd w:id="2199"/>
        <w:bookmarkEnd w:id="2200"/>
      </w:ins>
    </w:p>
    <w:p w14:paraId="75142D88" w14:textId="77777777" w:rsidR="00D40B91" w:rsidRPr="00081AF8" w:rsidRDefault="00D40B91" w:rsidP="00081AF8">
      <w:pPr>
        <w:spacing w:line="360" w:lineRule="auto"/>
        <w:jc w:val="both"/>
        <w:rPr>
          <w:ins w:id="2202" w:author="admin" w:date="2022-12-12T09:28:00Z"/>
          <w:rFonts w:ascii="Times New Roman" w:hAnsi="Times New Roman" w:cs="Times New Roman"/>
          <w:sz w:val="28"/>
          <w:szCs w:val="28"/>
        </w:rPr>
      </w:pPr>
      <w:ins w:id="2203" w:author="admin" w:date="2022-12-12T09:28:00Z">
        <w:r w:rsidRPr="00081AF8">
          <w:rPr>
            <w:rFonts w:ascii="Times New Roman" w:hAnsi="Times New Roman" w:cs="Times New Roman"/>
            <w:noProof/>
            <w:sz w:val="28"/>
            <w:szCs w:val="28"/>
          </w:rPr>
          <w:drawing>
            <wp:inline distT="0" distB="0" distL="0" distR="0" wp14:anchorId="6454A878" wp14:editId="1ECFEA53">
              <wp:extent cx="5971540" cy="24980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1540" cy="2498090"/>
                      </a:xfrm>
                      <a:prstGeom prst="rect">
                        <a:avLst/>
                      </a:prstGeom>
                    </pic:spPr>
                  </pic:pic>
                </a:graphicData>
              </a:graphic>
            </wp:inline>
          </w:drawing>
        </w:r>
      </w:ins>
    </w:p>
    <w:p w14:paraId="2223A8DA" w14:textId="77777777" w:rsidR="00D40B91" w:rsidRPr="00081AF8" w:rsidRDefault="00D40B91" w:rsidP="00081AF8">
      <w:pPr>
        <w:pStyle w:val="Caption"/>
        <w:spacing w:line="360" w:lineRule="auto"/>
        <w:rPr>
          <w:ins w:id="2204" w:author="admin" w:date="2022-12-12T09:28:00Z"/>
          <w:rFonts w:cs="Times New Roman"/>
          <w:szCs w:val="28"/>
        </w:rPr>
      </w:pPr>
      <w:ins w:id="2205" w:author="admin" w:date="2022-12-12T09:28:00Z">
        <w:r w:rsidRPr="00081AF8">
          <w:rPr>
            <w:rFonts w:cs="Times New Roman"/>
            <w:szCs w:val="28"/>
          </w:rPr>
          <w:t>Hình 3.18 Trang chi tiết đơn hàng</w:t>
        </w:r>
      </w:ins>
    </w:p>
    <w:p w14:paraId="444E91C5" w14:textId="46FD0CE8" w:rsidR="00D40B91" w:rsidRPr="00081AF8" w:rsidRDefault="00D40B91" w:rsidP="00081AF8">
      <w:pPr>
        <w:spacing w:line="360" w:lineRule="auto"/>
        <w:rPr>
          <w:ins w:id="2206" w:author="admin" w:date="2022-12-12T09:28:00Z"/>
          <w:rFonts w:ascii="Times New Roman" w:hAnsi="Times New Roman" w:cs="Times New Roman"/>
          <w:sz w:val="28"/>
          <w:szCs w:val="28"/>
        </w:rPr>
      </w:pPr>
    </w:p>
    <w:p w14:paraId="153B1B52" w14:textId="77777777" w:rsidR="00D40B91" w:rsidRPr="00081AF8" w:rsidRDefault="00D40B91" w:rsidP="00081AF8">
      <w:pPr>
        <w:spacing w:line="360" w:lineRule="auto"/>
        <w:rPr>
          <w:ins w:id="2207" w:author="admin" w:date="2022-12-12T09:28:00Z"/>
          <w:rFonts w:ascii="Times New Roman" w:hAnsi="Times New Roman" w:cs="Times New Roman"/>
          <w:sz w:val="28"/>
          <w:szCs w:val="28"/>
        </w:rPr>
      </w:pPr>
    </w:p>
    <w:p w14:paraId="2F24711F" w14:textId="79097453" w:rsidR="00D40B91" w:rsidRPr="00081AF8" w:rsidRDefault="00D40B91" w:rsidP="00081AF8">
      <w:pPr>
        <w:spacing w:line="360" w:lineRule="auto"/>
        <w:rPr>
          <w:ins w:id="2208" w:author="admin" w:date="2022-12-12T09:28:00Z"/>
          <w:rFonts w:ascii="Times New Roman" w:hAnsi="Times New Roman" w:cs="Times New Roman"/>
          <w:sz w:val="28"/>
          <w:szCs w:val="28"/>
        </w:rPr>
      </w:pPr>
    </w:p>
    <w:p w14:paraId="24146BBC" w14:textId="77777777" w:rsidR="00D40B91" w:rsidRPr="00081AF8" w:rsidRDefault="00D40B91" w:rsidP="00081AF8">
      <w:pPr>
        <w:pStyle w:val="Heading1"/>
        <w:tabs>
          <w:tab w:val="left" w:pos="0"/>
        </w:tabs>
        <w:spacing w:before="0" w:after="0" w:line="360" w:lineRule="auto"/>
        <w:jc w:val="center"/>
        <w:rPr>
          <w:ins w:id="2209" w:author="admin" w:date="2022-12-12T09:28:00Z"/>
          <w:rFonts w:ascii="Times New Roman" w:eastAsia="Times New Roman" w:hAnsi="Times New Roman" w:cs="Times New Roman"/>
          <w:b/>
          <w:sz w:val="28"/>
          <w:szCs w:val="28"/>
        </w:rPr>
      </w:pPr>
      <w:bookmarkStart w:id="2210" w:name="_Toc121810182"/>
      <w:bookmarkStart w:id="2211" w:name="_Toc121836076"/>
      <w:ins w:id="2212" w:author="admin" w:date="2022-12-12T09:28:00Z">
        <w:r w:rsidRPr="00081AF8">
          <w:rPr>
            <w:rFonts w:ascii="Times New Roman" w:eastAsia="Times New Roman" w:hAnsi="Times New Roman" w:cs="Times New Roman"/>
            <w:b/>
            <w:sz w:val="28"/>
            <w:szCs w:val="28"/>
          </w:rPr>
          <w:lastRenderedPageBreak/>
          <w:t>KẾT LUẬN</w:t>
        </w:r>
        <w:bookmarkEnd w:id="2210"/>
        <w:bookmarkEnd w:id="2211"/>
      </w:ins>
    </w:p>
    <w:p w14:paraId="3E75CAFD" w14:textId="77777777" w:rsidR="00D40B91" w:rsidRPr="00081AF8" w:rsidRDefault="00D40B91" w:rsidP="00081AF8">
      <w:pPr>
        <w:pStyle w:val="Heading1"/>
        <w:tabs>
          <w:tab w:val="left" w:pos="0"/>
          <w:tab w:val="left" w:pos="2565"/>
          <w:tab w:val="center" w:pos="4680"/>
        </w:tabs>
        <w:spacing w:before="0" w:after="0" w:line="360" w:lineRule="auto"/>
        <w:jc w:val="center"/>
        <w:rPr>
          <w:ins w:id="2213" w:author="admin" w:date="2022-12-12T09:28:00Z"/>
          <w:rFonts w:ascii="Times New Roman" w:eastAsia="Times New Roman" w:hAnsi="Times New Roman" w:cs="Times New Roman"/>
          <w:b/>
          <w:sz w:val="28"/>
          <w:szCs w:val="28"/>
        </w:rPr>
      </w:pPr>
      <w:bookmarkStart w:id="2214" w:name="_Toc121810183"/>
      <w:bookmarkStart w:id="2215" w:name="_Toc121836077"/>
      <w:ins w:id="2216" w:author="admin" w:date="2022-12-12T09:28:00Z">
        <w:r w:rsidRPr="00081AF8">
          <w:rPr>
            <w:rFonts w:ascii="Times New Roman" w:eastAsia="Times New Roman" w:hAnsi="Times New Roman" w:cs="Times New Roman"/>
            <w:b/>
            <w:sz w:val="28"/>
            <w:szCs w:val="28"/>
          </w:rPr>
          <w:t>HƯỚNG PHÁT TRIỂN</w:t>
        </w:r>
        <w:bookmarkEnd w:id="2214"/>
        <w:bookmarkEnd w:id="2215"/>
      </w:ins>
    </w:p>
    <w:p w14:paraId="47F90E85" w14:textId="77777777" w:rsidR="00D40B91" w:rsidRPr="00081AF8" w:rsidRDefault="00D40B91" w:rsidP="00081AF8">
      <w:pPr>
        <w:pStyle w:val="Heading2"/>
        <w:numPr>
          <w:ilvl w:val="2"/>
          <w:numId w:val="16"/>
        </w:numPr>
        <w:tabs>
          <w:tab w:val="left" w:pos="0"/>
          <w:tab w:val="left" w:pos="851"/>
        </w:tabs>
        <w:spacing w:before="0" w:after="0" w:line="360" w:lineRule="auto"/>
        <w:ind w:left="426"/>
        <w:jc w:val="both"/>
        <w:rPr>
          <w:ins w:id="2217" w:author="admin" w:date="2022-12-12T09:28:00Z"/>
          <w:rFonts w:ascii="Times New Roman" w:eastAsia="Times New Roman" w:hAnsi="Times New Roman" w:cs="Times New Roman"/>
          <w:b/>
          <w:sz w:val="28"/>
          <w:szCs w:val="28"/>
        </w:rPr>
      </w:pPr>
      <w:bookmarkStart w:id="2218" w:name="_Toc121810184"/>
      <w:bookmarkStart w:id="2219" w:name="_Toc121836078"/>
      <w:ins w:id="2220" w:author="admin" w:date="2022-12-12T09:28:00Z">
        <w:r w:rsidRPr="00081AF8">
          <w:rPr>
            <w:rFonts w:ascii="Times New Roman" w:eastAsia="Times New Roman" w:hAnsi="Times New Roman" w:cs="Times New Roman"/>
            <w:b/>
            <w:sz w:val="28"/>
            <w:szCs w:val="28"/>
          </w:rPr>
          <w:t>Kết luận</w:t>
        </w:r>
        <w:bookmarkEnd w:id="2218"/>
        <w:bookmarkEnd w:id="2219"/>
        <w:r w:rsidRPr="00081AF8">
          <w:rPr>
            <w:rFonts w:ascii="Times New Roman" w:eastAsia="Times New Roman" w:hAnsi="Times New Roman" w:cs="Times New Roman"/>
            <w:b/>
            <w:sz w:val="28"/>
            <w:szCs w:val="28"/>
          </w:rPr>
          <w:t xml:space="preserve"> </w:t>
        </w:r>
      </w:ins>
    </w:p>
    <w:p w14:paraId="38AEF083" w14:textId="77777777" w:rsidR="00D40B91" w:rsidRPr="00081AF8" w:rsidRDefault="00D40B91" w:rsidP="00081AF8">
      <w:pPr>
        <w:pStyle w:val="ListParagraph"/>
        <w:spacing w:line="360" w:lineRule="auto"/>
        <w:ind w:left="142" w:firstLine="284"/>
        <w:rPr>
          <w:ins w:id="2221" w:author="admin" w:date="2022-12-12T09:28:00Z"/>
          <w:rFonts w:ascii="Times New Roman" w:hAnsi="Times New Roman" w:cs="Times New Roman"/>
          <w:sz w:val="28"/>
          <w:szCs w:val="28"/>
        </w:rPr>
      </w:pPr>
      <w:ins w:id="2222" w:author="admin" w:date="2022-12-12T09:28:00Z">
        <w:r w:rsidRPr="00081AF8">
          <w:rPr>
            <w:rFonts w:ascii="Times New Roman" w:hAnsi="Times New Roman" w:cs="Times New Roman"/>
            <w:sz w:val="28"/>
            <w:szCs w:val="28"/>
          </w:rPr>
          <w:t>Những kết quả nghiên cứu và những đóng góp cụ thể trong quá trình làm đồ án đã đạt được như sau:</w:t>
        </w:r>
      </w:ins>
    </w:p>
    <w:p w14:paraId="2A4DB685" w14:textId="77777777" w:rsidR="00D40B91" w:rsidRPr="00081AF8" w:rsidRDefault="00D40B91" w:rsidP="00081AF8">
      <w:pPr>
        <w:pStyle w:val="ListParagraph"/>
        <w:spacing w:line="360" w:lineRule="auto"/>
        <w:jc w:val="both"/>
        <w:rPr>
          <w:ins w:id="2223" w:author="admin" w:date="2022-12-12T09:28:00Z"/>
          <w:rFonts w:ascii="Times New Roman" w:hAnsi="Times New Roman" w:cs="Times New Roman"/>
          <w:sz w:val="28"/>
          <w:szCs w:val="28"/>
        </w:rPr>
      </w:pPr>
      <w:ins w:id="2224" w:author="admin" w:date="2022-12-12T09:28:00Z">
        <w:r w:rsidRPr="00081AF8">
          <w:rPr>
            <w:rFonts w:ascii="Times New Roman" w:hAnsi="Times New Roman" w:cs="Times New Roman"/>
            <w:sz w:val="28"/>
            <w:szCs w:val="28"/>
          </w:rPr>
          <w:t>- Quy trình phân tích thiết kế hệ thống website bán hàng nói chung và bán điện thoại nói riêng.</w:t>
        </w:r>
      </w:ins>
    </w:p>
    <w:p w14:paraId="025FD97F" w14:textId="77777777" w:rsidR="00D40B91" w:rsidRPr="00081AF8" w:rsidRDefault="00D40B91" w:rsidP="00081AF8">
      <w:pPr>
        <w:pStyle w:val="ListParagraph"/>
        <w:spacing w:line="360" w:lineRule="auto"/>
        <w:jc w:val="both"/>
        <w:rPr>
          <w:ins w:id="2225" w:author="admin" w:date="2022-12-12T09:28:00Z"/>
          <w:rFonts w:ascii="Times New Roman" w:hAnsi="Times New Roman" w:cs="Times New Roman"/>
          <w:sz w:val="28"/>
          <w:szCs w:val="28"/>
        </w:rPr>
      </w:pPr>
      <w:ins w:id="2226" w:author="admin" w:date="2022-12-12T09:28:00Z">
        <w:r w:rsidRPr="00081AF8">
          <w:rPr>
            <w:rFonts w:ascii="Times New Roman" w:hAnsi="Times New Roman" w:cs="Times New Roman"/>
            <w:sz w:val="28"/>
            <w:szCs w:val="28"/>
          </w:rPr>
          <w:t>- Quản lý chặt chẽ, phân quyền người dùng hợp lý.</w:t>
        </w:r>
      </w:ins>
    </w:p>
    <w:p w14:paraId="3227940F" w14:textId="77777777" w:rsidR="00D40B91" w:rsidRPr="00081AF8" w:rsidRDefault="00D40B91" w:rsidP="00081AF8">
      <w:pPr>
        <w:pStyle w:val="ListParagraph"/>
        <w:spacing w:line="360" w:lineRule="auto"/>
        <w:jc w:val="both"/>
        <w:rPr>
          <w:ins w:id="2227" w:author="admin" w:date="2022-12-12T09:28:00Z"/>
          <w:rFonts w:ascii="Times New Roman" w:hAnsi="Times New Roman" w:cs="Times New Roman"/>
          <w:sz w:val="28"/>
          <w:szCs w:val="28"/>
        </w:rPr>
      </w:pPr>
      <w:ins w:id="2228" w:author="admin" w:date="2022-12-12T09:28:00Z">
        <w:r w:rsidRPr="00081AF8">
          <w:rPr>
            <w:rFonts w:ascii="Times New Roman" w:hAnsi="Times New Roman" w:cs="Times New Roman"/>
            <w:sz w:val="28"/>
            <w:szCs w:val="28"/>
          </w:rPr>
          <w:t>- Thiết kế giao diện website.</w:t>
        </w:r>
      </w:ins>
    </w:p>
    <w:p w14:paraId="3367E2C3" w14:textId="77777777" w:rsidR="00D40B91" w:rsidRPr="00081AF8" w:rsidRDefault="00D40B91" w:rsidP="00081AF8">
      <w:pPr>
        <w:pStyle w:val="ListParagraph"/>
        <w:spacing w:line="360" w:lineRule="auto"/>
        <w:jc w:val="both"/>
        <w:rPr>
          <w:ins w:id="2229" w:author="admin" w:date="2022-12-12T09:28:00Z"/>
          <w:rFonts w:ascii="Times New Roman" w:hAnsi="Times New Roman" w:cs="Times New Roman"/>
          <w:sz w:val="28"/>
          <w:szCs w:val="28"/>
        </w:rPr>
      </w:pPr>
      <w:ins w:id="2230" w:author="admin" w:date="2022-12-12T09:28:00Z">
        <w:r w:rsidRPr="00081AF8">
          <w:rPr>
            <w:rFonts w:ascii="Times New Roman" w:hAnsi="Times New Roman" w:cs="Times New Roman"/>
            <w:sz w:val="28"/>
            <w:szCs w:val="28"/>
          </w:rPr>
          <w:t>- Lập trình thử nghiệm xây dựng webiste bán hàng.</w:t>
        </w:r>
      </w:ins>
    </w:p>
    <w:p w14:paraId="33731F1E" w14:textId="77777777" w:rsidR="00D40B91" w:rsidRPr="00081AF8" w:rsidRDefault="00D40B91" w:rsidP="00081AF8">
      <w:pPr>
        <w:pStyle w:val="ListParagraph"/>
        <w:spacing w:line="360" w:lineRule="auto"/>
        <w:ind w:left="142"/>
        <w:jc w:val="both"/>
        <w:rPr>
          <w:ins w:id="2231" w:author="admin" w:date="2022-12-12T09:28:00Z"/>
          <w:rFonts w:ascii="Times New Roman" w:hAnsi="Times New Roman" w:cs="Times New Roman"/>
          <w:sz w:val="28"/>
          <w:szCs w:val="28"/>
        </w:rPr>
      </w:pPr>
      <w:ins w:id="2232" w:author="admin" w:date="2022-12-12T09:28:00Z">
        <w:r w:rsidRPr="00081AF8">
          <w:rPr>
            <w:rFonts w:ascii="Times New Roman" w:hAnsi="Times New Roman" w:cs="Times New Roman"/>
            <w:sz w:val="28"/>
            <w:szCs w:val="28"/>
          </w:rPr>
          <w:t xml:space="preserve">         Đề tài đang trong quá trình kiểm thử, trước khi đưa vào sử dụng. Do kinh nghiệm bản thân còn hạn chế và thời gian có hạn nên không tránh khỏi sai sót. Tôi rất mong nhận được sự đóng góp của thầy, cô giáo và các bạn để chương trình được hoàn thiện hơn nữa.</w:t>
        </w:r>
      </w:ins>
    </w:p>
    <w:p w14:paraId="627D984A" w14:textId="77777777" w:rsidR="00D40B91" w:rsidRPr="00081AF8" w:rsidRDefault="00D40B91" w:rsidP="00081AF8">
      <w:pPr>
        <w:pStyle w:val="ListParagraph"/>
        <w:spacing w:line="360" w:lineRule="auto"/>
        <w:ind w:left="142"/>
        <w:jc w:val="both"/>
        <w:rPr>
          <w:ins w:id="2233" w:author="admin" w:date="2022-12-12T09:28:00Z"/>
          <w:rFonts w:ascii="Times New Roman" w:hAnsi="Times New Roman" w:cs="Times New Roman"/>
          <w:sz w:val="28"/>
          <w:szCs w:val="28"/>
        </w:rPr>
      </w:pPr>
      <w:ins w:id="2234" w:author="admin" w:date="2022-12-12T09:28:00Z">
        <w:r w:rsidRPr="00081AF8">
          <w:rPr>
            <w:rFonts w:ascii="Times New Roman" w:hAnsi="Times New Roman" w:cs="Times New Roman"/>
            <w:sz w:val="28"/>
            <w:szCs w:val="28"/>
          </w:rPr>
          <w:t xml:space="preserve">       Một lần nữa tôi xin chân thành cảm ơn cô Chu Thị Hường, cùng các thầy cô trong khoa CNTT, đã tạo điều kiện giúp đỡ và chỉ bảo tôi để tôi có thể hoàn thành được đồ án tốt nghiệp này. </w:t>
        </w:r>
      </w:ins>
    </w:p>
    <w:p w14:paraId="07483949" w14:textId="77777777" w:rsidR="00D40B91" w:rsidRPr="00081AF8" w:rsidRDefault="00D40B91" w:rsidP="00081AF8">
      <w:pPr>
        <w:pStyle w:val="Heading2"/>
        <w:numPr>
          <w:ilvl w:val="2"/>
          <w:numId w:val="16"/>
        </w:numPr>
        <w:tabs>
          <w:tab w:val="left" w:pos="0"/>
          <w:tab w:val="left" w:pos="851"/>
        </w:tabs>
        <w:spacing w:before="0" w:after="0" w:line="360" w:lineRule="auto"/>
        <w:ind w:left="426"/>
        <w:jc w:val="both"/>
        <w:rPr>
          <w:ins w:id="2235" w:author="admin" w:date="2022-12-12T09:28:00Z"/>
          <w:rFonts w:ascii="Times New Roman" w:eastAsia="Times New Roman" w:hAnsi="Times New Roman" w:cs="Times New Roman"/>
          <w:b/>
          <w:sz w:val="28"/>
          <w:szCs w:val="28"/>
        </w:rPr>
      </w:pPr>
      <w:bookmarkStart w:id="2236" w:name="_Toc121810185"/>
      <w:bookmarkStart w:id="2237" w:name="_Toc121836079"/>
      <w:ins w:id="2238" w:author="admin" w:date="2022-12-12T09:28:00Z">
        <w:r w:rsidRPr="00081AF8">
          <w:rPr>
            <w:rFonts w:ascii="Times New Roman" w:eastAsia="Times New Roman" w:hAnsi="Times New Roman" w:cs="Times New Roman"/>
            <w:b/>
            <w:sz w:val="28"/>
            <w:szCs w:val="28"/>
          </w:rPr>
          <w:t>Hướng phát triển</w:t>
        </w:r>
        <w:bookmarkEnd w:id="2236"/>
        <w:bookmarkEnd w:id="2237"/>
      </w:ins>
    </w:p>
    <w:p w14:paraId="78CA564B" w14:textId="77777777" w:rsidR="00D40B91" w:rsidRPr="00081AF8" w:rsidRDefault="00D40B91" w:rsidP="00081AF8">
      <w:pPr>
        <w:spacing w:line="360" w:lineRule="auto"/>
        <w:ind w:firstLine="426"/>
        <w:rPr>
          <w:ins w:id="2239" w:author="admin" w:date="2022-12-12T09:28:00Z"/>
          <w:rFonts w:ascii="Times New Roman" w:hAnsi="Times New Roman" w:cs="Times New Roman"/>
          <w:sz w:val="28"/>
          <w:szCs w:val="28"/>
        </w:rPr>
      </w:pPr>
      <w:ins w:id="2240" w:author="admin" w:date="2022-12-12T09:28:00Z">
        <w:r w:rsidRPr="00081AF8">
          <w:rPr>
            <w:rFonts w:ascii="Times New Roman" w:hAnsi="Times New Roman" w:cs="Times New Roman"/>
            <w:sz w:val="28"/>
            <w:szCs w:val="28"/>
          </w:rPr>
          <w:t>Trong thời gian tới với mong muốn phát triển hoàn thiện phần mềm, em đề xuất thêm một số nội dung như sau:</w:t>
        </w:r>
      </w:ins>
    </w:p>
    <w:p w14:paraId="055D84F8" w14:textId="77777777" w:rsidR="00D40B91" w:rsidRPr="00081AF8" w:rsidRDefault="00D40B91" w:rsidP="00081AF8">
      <w:pPr>
        <w:pStyle w:val="ListParagraph"/>
        <w:numPr>
          <w:ilvl w:val="0"/>
          <w:numId w:val="20"/>
        </w:numPr>
        <w:spacing w:after="0" w:line="360" w:lineRule="auto"/>
        <w:ind w:left="810"/>
        <w:rPr>
          <w:ins w:id="2241" w:author="admin" w:date="2022-12-12T09:28:00Z"/>
          <w:rFonts w:ascii="Times New Roman" w:hAnsi="Times New Roman" w:cs="Times New Roman"/>
          <w:sz w:val="28"/>
          <w:szCs w:val="28"/>
        </w:rPr>
      </w:pPr>
      <w:ins w:id="2242" w:author="admin" w:date="2022-12-12T09:28:00Z">
        <w:r w:rsidRPr="00081AF8">
          <w:rPr>
            <w:rFonts w:ascii="Times New Roman" w:hAnsi="Times New Roman" w:cs="Times New Roman"/>
            <w:sz w:val="28"/>
            <w:szCs w:val="28"/>
          </w:rPr>
          <w:t>Hoàn thiện UI, UX.</w:t>
        </w:r>
      </w:ins>
    </w:p>
    <w:p w14:paraId="6FC2CC2C" w14:textId="77777777" w:rsidR="00D40B91" w:rsidRPr="00081AF8" w:rsidRDefault="00D40B91" w:rsidP="00081AF8">
      <w:pPr>
        <w:pStyle w:val="ListParagraph"/>
        <w:numPr>
          <w:ilvl w:val="0"/>
          <w:numId w:val="20"/>
        </w:numPr>
        <w:spacing w:after="0" w:line="360" w:lineRule="auto"/>
        <w:ind w:left="810"/>
        <w:rPr>
          <w:ins w:id="2243" w:author="admin" w:date="2022-12-12T09:28:00Z"/>
          <w:rFonts w:ascii="Times New Roman" w:hAnsi="Times New Roman" w:cs="Times New Roman"/>
          <w:sz w:val="28"/>
          <w:szCs w:val="28"/>
        </w:rPr>
      </w:pPr>
      <w:ins w:id="2244" w:author="admin" w:date="2022-12-12T09:28:00Z">
        <w:r w:rsidRPr="00081AF8">
          <w:rPr>
            <w:rFonts w:ascii="Times New Roman" w:hAnsi="Times New Roman" w:cs="Times New Roman"/>
            <w:sz w:val="28"/>
            <w:szCs w:val="28"/>
          </w:rPr>
          <w:t>Chức năng thanh toán qua các ví điện tử.</w:t>
        </w:r>
      </w:ins>
    </w:p>
    <w:p w14:paraId="1F1FA906" w14:textId="77777777" w:rsidR="00D40B91" w:rsidRPr="00081AF8" w:rsidRDefault="00D40B91" w:rsidP="00081AF8">
      <w:pPr>
        <w:pStyle w:val="ListParagraph"/>
        <w:numPr>
          <w:ilvl w:val="0"/>
          <w:numId w:val="20"/>
        </w:numPr>
        <w:spacing w:after="0" w:line="360" w:lineRule="auto"/>
        <w:ind w:left="810"/>
        <w:rPr>
          <w:ins w:id="2245" w:author="admin" w:date="2022-12-12T09:28:00Z"/>
          <w:rFonts w:ascii="Times New Roman" w:hAnsi="Times New Roman" w:cs="Times New Roman"/>
          <w:sz w:val="28"/>
          <w:szCs w:val="28"/>
        </w:rPr>
      </w:pPr>
      <w:ins w:id="2246" w:author="admin" w:date="2022-12-12T09:28:00Z">
        <w:r w:rsidRPr="00081AF8">
          <w:rPr>
            <w:rFonts w:ascii="Times New Roman" w:hAnsi="Times New Roman" w:cs="Times New Roman"/>
            <w:sz w:val="28"/>
            <w:szCs w:val="28"/>
          </w:rPr>
          <w:t>Chức năng gợi ý sản phẩm.</w:t>
        </w:r>
      </w:ins>
    </w:p>
    <w:p w14:paraId="1CA41A88" w14:textId="77777777" w:rsidR="00D40B91" w:rsidRPr="00081AF8" w:rsidRDefault="00D40B91" w:rsidP="00081AF8">
      <w:pPr>
        <w:spacing w:line="360" w:lineRule="auto"/>
        <w:rPr>
          <w:ins w:id="2247" w:author="admin" w:date="2022-12-12T09:28:00Z"/>
          <w:rFonts w:ascii="Times New Roman" w:hAnsi="Times New Roman" w:cs="Times New Roman"/>
          <w:sz w:val="28"/>
          <w:szCs w:val="28"/>
        </w:rPr>
      </w:pPr>
      <w:ins w:id="2248" w:author="admin" w:date="2022-12-12T09:28:00Z">
        <w:r w:rsidRPr="00081AF8">
          <w:rPr>
            <w:rFonts w:ascii="Times New Roman" w:hAnsi="Times New Roman" w:cs="Times New Roman"/>
            <w:sz w:val="28"/>
            <w:szCs w:val="28"/>
          </w:rPr>
          <w:br w:type="page"/>
        </w:r>
      </w:ins>
    </w:p>
    <w:p w14:paraId="5E9A9498" w14:textId="77777777" w:rsidR="00D40B91" w:rsidRPr="00081AF8" w:rsidRDefault="00D40B91" w:rsidP="00081AF8">
      <w:pPr>
        <w:pStyle w:val="Heading1"/>
        <w:tabs>
          <w:tab w:val="left" w:pos="0"/>
        </w:tabs>
        <w:spacing w:before="240" w:after="0" w:line="360" w:lineRule="auto"/>
        <w:ind w:left="851"/>
        <w:jc w:val="center"/>
        <w:rPr>
          <w:ins w:id="2249" w:author="admin" w:date="2022-12-12T09:28:00Z"/>
          <w:rFonts w:ascii="Times New Roman" w:eastAsia="Times New Roman" w:hAnsi="Times New Roman" w:cs="Times New Roman"/>
          <w:b/>
          <w:sz w:val="28"/>
          <w:szCs w:val="28"/>
        </w:rPr>
      </w:pPr>
      <w:bookmarkStart w:id="2250" w:name="_Toc121810186"/>
      <w:bookmarkStart w:id="2251" w:name="_Toc121836080"/>
      <w:ins w:id="2252" w:author="admin" w:date="2022-12-12T09:28:00Z">
        <w:r w:rsidRPr="00081AF8">
          <w:rPr>
            <w:rFonts w:ascii="Times New Roman" w:eastAsia="Times New Roman" w:hAnsi="Times New Roman" w:cs="Times New Roman"/>
            <w:b/>
            <w:sz w:val="28"/>
            <w:szCs w:val="28"/>
          </w:rPr>
          <w:lastRenderedPageBreak/>
          <w:t>TÀI LIỆU THAM KHẢO</w:t>
        </w:r>
        <w:bookmarkEnd w:id="2250"/>
        <w:bookmarkEnd w:id="2251"/>
      </w:ins>
    </w:p>
    <w:p w14:paraId="6B43661B" w14:textId="77777777" w:rsidR="00D40B91" w:rsidRPr="00081AF8" w:rsidRDefault="00D40B91" w:rsidP="00081AF8">
      <w:pPr>
        <w:spacing w:line="360" w:lineRule="auto"/>
        <w:rPr>
          <w:ins w:id="2253" w:author="admin" w:date="2022-12-12T09:28:00Z"/>
          <w:rFonts w:ascii="Times New Roman" w:hAnsi="Times New Roman" w:cs="Times New Roman"/>
          <w:sz w:val="28"/>
          <w:szCs w:val="28"/>
        </w:rPr>
      </w:pPr>
      <w:ins w:id="2254" w:author="admin" w:date="2022-12-12T09:28:00Z">
        <w:r w:rsidRPr="00081AF8">
          <w:rPr>
            <w:rFonts w:ascii="Times New Roman" w:hAnsi="Times New Roman" w:cs="Times New Roman"/>
            <w:sz w:val="28"/>
            <w:szCs w:val="28"/>
          </w:rPr>
          <w:t>[1] https://www.php.net</w:t>
        </w:r>
      </w:ins>
    </w:p>
    <w:p w14:paraId="13B10050" w14:textId="77777777" w:rsidR="00D40B91" w:rsidRPr="00081AF8" w:rsidRDefault="00D40B91" w:rsidP="00081AF8">
      <w:pPr>
        <w:spacing w:line="360" w:lineRule="auto"/>
        <w:rPr>
          <w:ins w:id="2255" w:author="admin" w:date="2022-12-12T09:28:00Z"/>
          <w:rFonts w:ascii="Times New Roman" w:hAnsi="Times New Roman" w:cs="Times New Roman"/>
          <w:sz w:val="28"/>
          <w:szCs w:val="28"/>
        </w:rPr>
      </w:pPr>
      <w:ins w:id="2256" w:author="admin" w:date="2022-12-12T09:28:00Z">
        <w:r w:rsidRPr="00081AF8">
          <w:rPr>
            <w:rFonts w:ascii="Times New Roman" w:hAnsi="Times New Roman" w:cs="Times New Roman"/>
            <w:sz w:val="28"/>
            <w:szCs w:val="28"/>
          </w:rPr>
          <w:t xml:space="preserve">[2] </w:t>
        </w:r>
        <w:r w:rsidRPr="00081AF8">
          <w:fldChar w:fldCharType="begin"/>
        </w:r>
        <w:r w:rsidRPr="00081AF8">
          <w:rPr>
            <w:rFonts w:ascii="Times New Roman" w:hAnsi="Times New Roman" w:cs="Times New Roman"/>
            <w:sz w:val="28"/>
            <w:szCs w:val="28"/>
          </w:rPr>
          <w:instrText xml:space="preserve"> HYPERLINK "https://www.mysql.com/" </w:instrText>
        </w:r>
        <w:r w:rsidRPr="00081AF8">
          <w:fldChar w:fldCharType="separate"/>
        </w:r>
        <w:r w:rsidRPr="00081AF8">
          <w:rPr>
            <w:rStyle w:val="Hyperlink"/>
            <w:rFonts w:ascii="Times New Roman" w:hAnsi="Times New Roman" w:cs="Times New Roman"/>
            <w:color w:val="auto"/>
            <w:sz w:val="28"/>
            <w:szCs w:val="28"/>
            <w:u w:val="none"/>
          </w:rPr>
          <w:t>https://www.mysql.com/</w:t>
        </w:r>
        <w:r w:rsidRPr="00081AF8">
          <w:rPr>
            <w:rStyle w:val="Hyperlink"/>
            <w:rFonts w:ascii="Times New Roman" w:hAnsi="Times New Roman" w:cs="Times New Roman"/>
            <w:color w:val="auto"/>
            <w:sz w:val="28"/>
            <w:szCs w:val="28"/>
            <w:u w:val="none"/>
          </w:rPr>
          <w:fldChar w:fldCharType="end"/>
        </w:r>
      </w:ins>
    </w:p>
    <w:p w14:paraId="0865C320" w14:textId="77777777" w:rsidR="00D40B91" w:rsidRPr="00081AF8" w:rsidRDefault="00D40B91" w:rsidP="00081AF8">
      <w:pPr>
        <w:spacing w:line="360" w:lineRule="auto"/>
        <w:rPr>
          <w:ins w:id="2257" w:author="admin" w:date="2022-12-12T09:28:00Z"/>
          <w:rFonts w:ascii="Times New Roman" w:hAnsi="Times New Roman" w:cs="Times New Roman"/>
          <w:sz w:val="28"/>
          <w:szCs w:val="28"/>
        </w:rPr>
      </w:pPr>
      <w:ins w:id="2258" w:author="admin" w:date="2022-12-12T09:28:00Z">
        <w:r w:rsidRPr="00081AF8">
          <w:rPr>
            <w:rFonts w:ascii="Times New Roman" w:hAnsi="Times New Roman" w:cs="Times New Roman"/>
            <w:sz w:val="28"/>
            <w:szCs w:val="28"/>
          </w:rPr>
          <w:t xml:space="preserve">[3] </w:t>
        </w:r>
        <w:r w:rsidRPr="00081AF8">
          <w:fldChar w:fldCharType="begin"/>
        </w:r>
        <w:r w:rsidRPr="00081AF8">
          <w:rPr>
            <w:rFonts w:ascii="Times New Roman" w:hAnsi="Times New Roman" w:cs="Times New Roman"/>
            <w:sz w:val="28"/>
            <w:szCs w:val="28"/>
          </w:rPr>
          <w:instrText xml:space="preserve"> HYPERLINK "https://www.w3schools.com/html" </w:instrText>
        </w:r>
        <w:r w:rsidRPr="00081AF8">
          <w:fldChar w:fldCharType="separate"/>
        </w:r>
        <w:r w:rsidRPr="00081AF8">
          <w:rPr>
            <w:rStyle w:val="Hyperlink"/>
            <w:rFonts w:ascii="Times New Roman" w:hAnsi="Times New Roman" w:cs="Times New Roman"/>
            <w:color w:val="auto"/>
            <w:sz w:val="28"/>
            <w:szCs w:val="28"/>
            <w:u w:val="none"/>
          </w:rPr>
          <w:t>https://www.w3schools.com/html</w:t>
        </w:r>
        <w:r w:rsidRPr="00081AF8">
          <w:rPr>
            <w:rStyle w:val="Hyperlink"/>
            <w:rFonts w:ascii="Times New Roman" w:hAnsi="Times New Roman" w:cs="Times New Roman"/>
            <w:color w:val="auto"/>
            <w:sz w:val="28"/>
            <w:szCs w:val="28"/>
            <w:u w:val="none"/>
          </w:rPr>
          <w:fldChar w:fldCharType="end"/>
        </w:r>
      </w:ins>
    </w:p>
    <w:p w14:paraId="42FB4FBB" w14:textId="77777777" w:rsidR="00D40B91" w:rsidRPr="00081AF8" w:rsidRDefault="00D40B91" w:rsidP="00081AF8">
      <w:pPr>
        <w:spacing w:line="360" w:lineRule="auto"/>
        <w:rPr>
          <w:ins w:id="2259" w:author="admin" w:date="2022-12-12T09:28:00Z"/>
          <w:rFonts w:ascii="Times New Roman" w:hAnsi="Times New Roman" w:cs="Times New Roman"/>
          <w:sz w:val="28"/>
          <w:szCs w:val="28"/>
        </w:rPr>
      </w:pPr>
      <w:ins w:id="2260" w:author="admin" w:date="2022-12-12T09:28:00Z">
        <w:r w:rsidRPr="00081AF8">
          <w:rPr>
            <w:rFonts w:ascii="Times New Roman" w:hAnsi="Times New Roman" w:cs="Times New Roman"/>
            <w:sz w:val="28"/>
            <w:szCs w:val="28"/>
          </w:rPr>
          <w:t>[4] https://www.w3schools.com/css</w:t>
        </w:r>
      </w:ins>
    </w:p>
    <w:p w14:paraId="3E2EA01C" w14:textId="77777777" w:rsidR="00D40B91" w:rsidRPr="00081AF8" w:rsidRDefault="00D40B91" w:rsidP="00081AF8">
      <w:pPr>
        <w:spacing w:line="360" w:lineRule="auto"/>
        <w:rPr>
          <w:ins w:id="2261" w:author="admin" w:date="2022-12-12T09:28:00Z"/>
          <w:rFonts w:ascii="Times New Roman" w:hAnsi="Times New Roman" w:cs="Times New Roman"/>
          <w:sz w:val="28"/>
          <w:szCs w:val="28"/>
        </w:rPr>
      </w:pPr>
      <w:ins w:id="2262" w:author="admin" w:date="2022-12-12T09:28:00Z">
        <w:r w:rsidRPr="00081AF8">
          <w:rPr>
            <w:rFonts w:ascii="Times New Roman" w:hAnsi="Times New Roman" w:cs="Times New Roman"/>
            <w:sz w:val="28"/>
            <w:szCs w:val="28"/>
          </w:rPr>
          <w:t xml:space="preserve">[5] </w:t>
        </w:r>
        <w:r w:rsidRPr="00081AF8">
          <w:fldChar w:fldCharType="begin"/>
        </w:r>
        <w:r w:rsidRPr="00081AF8">
          <w:rPr>
            <w:rFonts w:ascii="Times New Roman" w:hAnsi="Times New Roman" w:cs="Times New Roman"/>
            <w:sz w:val="28"/>
            <w:szCs w:val="28"/>
          </w:rPr>
          <w:instrText xml:space="preserve"> HYPERLINK "https://www.w3schools.com/js" </w:instrText>
        </w:r>
        <w:r w:rsidRPr="00081AF8">
          <w:fldChar w:fldCharType="separate"/>
        </w:r>
        <w:r w:rsidRPr="00081AF8">
          <w:rPr>
            <w:rStyle w:val="Hyperlink"/>
            <w:rFonts w:ascii="Times New Roman" w:hAnsi="Times New Roman" w:cs="Times New Roman"/>
            <w:color w:val="auto"/>
            <w:sz w:val="28"/>
            <w:szCs w:val="28"/>
            <w:u w:val="none"/>
          </w:rPr>
          <w:t>https://www.w3schools.com/js</w:t>
        </w:r>
        <w:r w:rsidRPr="00081AF8">
          <w:rPr>
            <w:rStyle w:val="Hyperlink"/>
            <w:rFonts w:ascii="Times New Roman" w:hAnsi="Times New Roman" w:cs="Times New Roman"/>
            <w:color w:val="auto"/>
            <w:sz w:val="28"/>
            <w:szCs w:val="28"/>
            <w:u w:val="none"/>
          </w:rPr>
          <w:fldChar w:fldCharType="end"/>
        </w:r>
      </w:ins>
    </w:p>
    <w:p w14:paraId="1DC13095" w14:textId="77777777" w:rsidR="00D40B91" w:rsidRPr="00081AF8" w:rsidRDefault="00D40B91" w:rsidP="00081AF8">
      <w:pPr>
        <w:spacing w:line="360" w:lineRule="auto"/>
        <w:rPr>
          <w:ins w:id="2263" w:author="admin" w:date="2022-12-12T09:28:00Z"/>
          <w:rFonts w:ascii="Times New Roman" w:hAnsi="Times New Roman" w:cs="Times New Roman"/>
          <w:sz w:val="28"/>
          <w:szCs w:val="28"/>
        </w:rPr>
      </w:pPr>
    </w:p>
    <w:p w14:paraId="177198E0" w14:textId="77777777" w:rsidR="00D40B91" w:rsidRPr="00081AF8" w:rsidRDefault="00D40B91" w:rsidP="00081AF8">
      <w:pPr>
        <w:spacing w:line="360" w:lineRule="auto"/>
        <w:rPr>
          <w:ins w:id="2264" w:author="admin" w:date="2022-12-12T09:28:00Z"/>
          <w:rFonts w:ascii="Times New Roman" w:hAnsi="Times New Roman" w:cs="Times New Roman"/>
          <w:sz w:val="28"/>
          <w:szCs w:val="28"/>
        </w:rPr>
      </w:pPr>
    </w:p>
    <w:p w14:paraId="7C028D8E" w14:textId="77777777" w:rsidR="00D40B91" w:rsidRPr="00081AF8" w:rsidDel="00E37E31" w:rsidRDefault="00D40B91" w:rsidP="00081AF8">
      <w:pPr>
        <w:pStyle w:val="Heading1"/>
        <w:tabs>
          <w:tab w:val="left" w:pos="0"/>
        </w:tabs>
        <w:spacing w:before="240" w:after="0" w:line="360" w:lineRule="auto"/>
        <w:ind w:left="851"/>
        <w:jc w:val="center"/>
        <w:rPr>
          <w:del w:id="2265" w:author="admin" w:date="2022-12-12T09:28:00Z"/>
          <w:rFonts w:ascii="Times New Roman" w:eastAsia="Times New Roman" w:hAnsi="Times New Roman" w:cs="Times New Roman"/>
          <w:b/>
          <w:sz w:val="28"/>
          <w:szCs w:val="28"/>
        </w:rPr>
      </w:pPr>
      <w:del w:id="2266" w:author="admin" w:date="2022-12-12T09:28:00Z">
        <w:r w:rsidRPr="00081AF8" w:rsidDel="00E37E31">
          <w:rPr>
            <w:rFonts w:ascii="Times New Roman" w:eastAsia="Times New Roman" w:hAnsi="Times New Roman" w:cs="Times New Roman"/>
            <w:b/>
            <w:sz w:val="28"/>
            <w:szCs w:val="28"/>
          </w:rPr>
          <w:delText>MỞ ĐẦU</w:delText>
        </w:r>
      </w:del>
    </w:p>
    <w:p w14:paraId="08FD8C08" w14:textId="77777777" w:rsidR="00D40B91" w:rsidRPr="00081AF8" w:rsidDel="00E37E31" w:rsidRDefault="00D40B91" w:rsidP="00081AF8">
      <w:pPr>
        <w:pStyle w:val="Heading2"/>
        <w:numPr>
          <w:ilvl w:val="1"/>
          <w:numId w:val="1"/>
        </w:numPr>
        <w:tabs>
          <w:tab w:val="left" w:pos="851"/>
        </w:tabs>
        <w:spacing w:before="0" w:after="0" w:line="360" w:lineRule="auto"/>
        <w:jc w:val="both"/>
        <w:rPr>
          <w:del w:id="2267" w:author="admin" w:date="2022-12-12T09:28:00Z"/>
          <w:rFonts w:ascii="Times New Roman" w:eastAsia="Times New Roman" w:hAnsi="Times New Roman" w:cs="Times New Roman"/>
          <w:b/>
          <w:sz w:val="28"/>
          <w:szCs w:val="28"/>
        </w:rPr>
      </w:pPr>
      <w:bookmarkStart w:id="2268" w:name="_Toc88919986"/>
      <w:bookmarkStart w:id="2269" w:name="_Toc95909147"/>
      <w:del w:id="2270" w:author="admin" w:date="2022-12-12T09:28:00Z">
        <w:r w:rsidRPr="00081AF8" w:rsidDel="00E37E31">
          <w:rPr>
            <w:rFonts w:ascii="Times New Roman" w:eastAsia="Times New Roman" w:hAnsi="Times New Roman" w:cs="Times New Roman"/>
            <w:b/>
            <w:sz w:val="28"/>
            <w:szCs w:val="28"/>
          </w:rPr>
          <w:delText>Lý do chọn đề tài</w:delText>
        </w:r>
        <w:bookmarkEnd w:id="2268"/>
        <w:bookmarkEnd w:id="2269"/>
      </w:del>
    </w:p>
    <w:p w14:paraId="01F1C3BC" w14:textId="77777777" w:rsidR="00D40B91" w:rsidRPr="00081AF8" w:rsidDel="00E37E31" w:rsidRDefault="00D40B91" w:rsidP="00081AF8">
      <w:pPr>
        <w:tabs>
          <w:tab w:val="left" w:pos="851"/>
        </w:tabs>
        <w:spacing w:line="360" w:lineRule="auto"/>
        <w:ind w:firstLine="576"/>
        <w:jc w:val="both"/>
        <w:rPr>
          <w:del w:id="2271" w:author="admin" w:date="2022-12-12T09:28:00Z"/>
          <w:rFonts w:ascii="Times New Roman" w:eastAsia="Times New Roman" w:hAnsi="Times New Roman" w:cs="Times New Roman"/>
          <w:sz w:val="28"/>
          <w:szCs w:val="28"/>
        </w:rPr>
      </w:pPr>
      <w:del w:id="2272" w:author="admin" w:date="2022-12-12T09:28:00Z">
        <w:r w:rsidRPr="00081AF8" w:rsidDel="00E37E31">
          <w:rPr>
            <w:rFonts w:ascii="Times New Roman" w:eastAsia="Times New Roman" w:hAnsi="Times New Roman" w:cs="Times New Roman"/>
            <w:sz w:val="28"/>
            <w:szCs w:val="28"/>
          </w:rPr>
          <w:delText>Ngày nay, thương mại điện tử là lĩnh vực đang được chính phủ Việt Nam quan tâm, thúc đẩy phát triển. Hiện đã có rất nhiều các doanh nghiệp ứng dụng thương mại điện tử vào kinh doanh để cạnh tranh và phát triển trong thực trạng toàn cầu hóa hiện nay.</w:delText>
        </w:r>
      </w:del>
    </w:p>
    <w:p w14:paraId="32EEB8F2" w14:textId="77777777" w:rsidR="00D40B91" w:rsidRPr="00081AF8" w:rsidDel="00E37E31" w:rsidRDefault="00D40B91" w:rsidP="00081AF8">
      <w:pPr>
        <w:tabs>
          <w:tab w:val="left" w:pos="851"/>
        </w:tabs>
        <w:spacing w:line="360" w:lineRule="auto"/>
        <w:ind w:firstLine="576"/>
        <w:jc w:val="both"/>
        <w:rPr>
          <w:del w:id="2273" w:author="admin" w:date="2022-12-12T09:28:00Z"/>
          <w:rFonts w:ascii="Times New Roman" w:eastAsia="Times New Roman" w:hAnsi="Times New Roman" w:cs="Times New Roman"/>
          <w:sz w:val="28"/>
          <w:szCs w:val="28"/>
        </w:rPr>
      </w:pPr>
      <w:del w:id="2274" w:author="admin" w:date="2022-12-12T09:28:00Z">
        <w:r w:rsidRPr="00081AF8" w:rsidDel="00E37E31">
          <w:rPr>
            <w:rFonts w:ascii="Times New Roman" w:eastAsia="Times New Roman" w:hAnsi="Times New Roman" w:cs="Times New Roman"/>
            <w:sz w:val="28"/>
            <w:szCs w:val="28"/>
          </w:rPr>
          <w:delText>Có rất nhiều ý tưởng kinh doanh thương mại điện tử như kinh doanh trên nền tảng website, thiết bị di động, tiếp thị trực tuyến trên các nền tảng Facebook, Google, … Tuy nhiên, hiện nay việc mua bán trên mạng còn gặp nhiều vấn đề khó khăn như: người dùng lo ngại về chất lượng sản phẩm, lo ngại về tính bảo mật thông tin của khách hàng hay thông tin của hệ thống thanh toán trên trực tuyến,... Trái lại với những khó khăn trên, thì cũng có nhiều mặt ưu điểm khác như: quảng cáo thông tin và tiếp thị tốn chi phí thấp, khách hàng có thể mua sắm một cách dễ dàng chỉ cần với 1 chiếc điện thoại thông minh hay một chiếc máy tính, …</w:delText>
        </w:r>
      </w:del>
    </w:p>
    <w:p w14:paraId="0B39F7DB" w14:textId="77777777" w:rsidR="00D40B91" w:rsidRPr="00081AF8" w:rsidDel="00E37E31" w:rsidRDefault="00D40B91" w:rsidP="00081AF8">
      <w:pPr>
        <w:tabs>
          <w:tab w:val="left" w:pos="851"/>
        </w:tabs>
        <w:spacing w:line="360" w:lineRule="auto"/>
        <w:ind w:firstLine="576"/>
        <w:jc w:val="both"/>
        <w:rPr>
          <w:del w:id="2275" w:author="admin" w:date="2022-12-12T09:28:00Z"/>
          <w:rFonts w:ascii="Times New Roman" w:eastAsia="Times New Roman" w:hAnsi="Times New Roman" w:cs="Times New Roman"/>
          <w:sz w:val="28"/>
          <w:szCs w:val="28"/>
        </w:rPr>
      </w:pPr>
      <w:del w:id="2276" w:author="admin" w:date="2022-12-12T09:28:00Z">
        <w:r w:rsidRPr="00081AF8" w:rsidDel="00E37E31">
          <w:rPr>
            <w:rFonts w:ascii="Times New Roman" w:eastAsia="Times New Roman" w:hAnsi="Times New Roman" w:cs="Times New Roman"/>
            <w:sz w:val="28"/>
            <w:szCs w:val="28"/>
          </w:rPr>
          <w:delText xml:space="preserve">Xuất phát từ nhu cầu thực tế đã nêu trên cùng với sự gợi ý của giáo viên </w:delText>
        </w:r>
        <w:r w:rsidRPr="00081AF8" w:rsidDel="00E37E31">
          <w:rPr>
            <w:rFonts w:ascii="Times New Roman" w:eastAsia="Times New Roman" w:hAnsi="Times New Roman" w:cs="Times New Roman"/>
            <w:b/>
            <w:sz w:val="28"/>
            <w:szCs w:val="28"/>
          </w:rPr>
          <w:delText>TS.</w:delText>
        </w:r>
        <w:r w:rsidRPr="00081AF8" w:rsidDel="00E37E31">
          <w:rPr>
            <w:rFonts w:ascii="Times New Roman" w:eastAsia="Times New Roman" w:hAnsi="Times New Roman" w:cs="Times New Roman"/>
            <w:sz w:val="28"/>
            <w:szCs w:val="28"/>
          </w:rPr>
          <w:delText xml:space="preserve"> </w:delText>
        </w:r>
        <w:r w:rsidRPr="00081AF8" w:rsidDel="00E37E31">
          <w:rPr>
            <w:rFonts w:ascii="Times New Roman" w:eastAsia="Times New Roman" w:hAnsi="Times New Roman" w:cs="Times New Roman"/>
            <w:b/>
            <w:i/>
            <w:sz w:val="28"/>
            <w:szCs w:val="28"/>
          </w:rPr>
          <w:delText>Chu Thi Hường</w:delText>
        </w:r>
        <w:r w:rsidRPr="00081AF8" w:rsidDel="00E37E31">
          <w:rPr>
            <w:rFonts w:ascii="Times New Roman" w:eastAsia="Times New Roman" w:hAnsi="Times New Roman" w:cs="Times New Roman"/>
            <w:sz w:val="28"/>
            <w:szCs w:val="28"/>
          </w:rPr>
          <w:delText xml:space="preserve">, em đã quyết định </w:delText>
        </w:r>
        <w:r w:rsidRPr="00081AF8" w:rsidDel="00E37E31">
          <w:rPr>
            <w:rFonts w:ascii="Times New Roman" w:eastAsia="Times New Roman" w:hAnsi="Times New Roman" w:cs="Times New Roman"/>
            <w:b/>
            <w:i/>
            <w:sz w:val="28"/>
            <w:szCs w:val="28"/>
          </w:rPr>
          <w:delText>“Xây dựng website bán điện thoại”</w:delText>
        </w:r>
        <w:r w:rsidRPr="00081AF8" w:rsidDel="00E37E31">
          <w:rPr>
            <w:rFonts w:ascii="Times New Roman" w:eastAsia="Times New Roman" w:hAnsi="Times New Roman" w:cs="Times New Roman"/>
            <w:sz w:val="28"/>
            <w:szCs w:val="28"/>
          </w:rPr>
          <w:delText xml:space="preserve"> nhằm tạo ra hệ thống bán hàng có tính thiết thực và ứng dụng vào thực tế.</w:delText>
        </w:r>
      </w:del>
    </w:p>
    <w:p w14:paraId="49E6522B" w14:textId="77777777" w:rsidR="00D40B91" w:rsidRPr="00081AF8" w:rsidDel="00E37E31" w:rsidRDefault="00D40B91" w:rsidP="00081AF8">
      <w:pPr>
        <w:pStyle w:val="Heading2"/>
        <w:numPr>
          <w:ilvl w:val="1"/>
          <w:numId w:val="1"/>
        </w:numPr>
        <w:tabs>
          <w:tab w:val="left" w:pos="851"/>
        </w:tabs>
        <w:spacing w:before="0" w:after="0" w:line="360" w:lineRule="auto"/>
        <w:rPr>
          <w:del w:id="2277" w:author="admin" w:date="2022-12-12T09:28:00Z"/>
          <w:rFonts w:ascii="Times New Roman" w:eastAsia="Times New Roman" w:hAnsi="Times New Roman" w:cs="Times New Roman"/>
          <w:b/>
          <w:sz w:val="28"/>
          <w:szCs w:val="28"/>
        </w:rPr>
      </w:pPr>
      <w:bookmarkStart w:id="2278" w:name="_Toc88919987"/>
      <w:bookmarkStart w:id="2279" w:name="_Toc95909148"/>
      <w:del w:id="2280" w:author="admin" w:date="2022-12-12T09:28:00Z">
        <w:r w:rsidRPr="00081AF8" w:rsidDel="00E37E31">
          <w:rPr>
            <w:rFonts w:ascii="Times New Roman" w:eastAsia="Times New Roman" w:hAnsi="Times New Roman" w:cs="Times New Roman"/>
            <w:b/>
            <w:sz w:val="28"/>
            <w:szCs w:val="28"/>
          </w:rPr>
          <w:delText>Mục đích nghiên cứu</w:delText>
        </w:r>
        <w:bookmarkEnd w:id="2278"/>
        <w:bookmarkEnd w:id="2279"/>
      </w:del>
    </w:p>
    <w:p w14:paraId="23EB0BA6" w14:textId="77777777" w:rsidR="00D40B91" w:rsidRPr="00081AF8" w:rsidDel="00E37E31" w:rsidRDefault="00D40B91" w:rsidP="00081AF8">
      <w:pPr>
        <w:numPr>
          <w:ilvl w:val="0"/>
          <w:numId w:val="3"/>
        </w:numPr>
        <w:tabs>
          <w:tab w:val="left" w:pos="851"/>
        </w:tabs>
        <w:spacing w:line="360" w:lineRule="auto"/>
        <w:jc w:val="both"/>
        <w:rPr>
          <w:del w:id="2281" w:author="admin" w:date="2022-12-12T09:28:00Z"/>
          <w:rFonts w:ascii="Times New Roman" w:eastAsia="Times New Roman" w:hAnsi="Times New Roman" w:cs="Times New Roman"/>
          <w:sz w:val="28"/>
          <w:szCs w:val="28"/>
        </w:rPr>
      </w:pPr>
      <w:del w:id="2282" w:author="admin" w:date="2022-12-12T09:28:00Z">
        <w:r w:rsidRPr="00081AF8" w:rsidDel="00E37E31">
          <w:rPr>
            <w:rFonts w:ascii="Times New Roman" w:eastAsia="Times New Roman" w:hAnsi="Times New Roman" w:cs="Times New Roman"/>
            <w:sz w:val="28"/>
            <w:szCs w:val="28"/>
          </w:rPr>
          <w:delText>Xây dựng website bán điện thoại</w:delText>
        </w:r>
      </w:del>
    </w:p>
    <w:p w14:paraId="0B2A927C" w14:textId="77777777" w:rsidR="00D40B91" w:rsidRPr="00081AF8" w:rsidDel="00E37E31" w:rsidRDefault="00D40B91" w:rsidP="00081AF8">
      <w:pPr>
        <w:numPr>
          <w:ilvl w:val="0"/>
          <w:numId w:val="3"/>
        </w:numPr>
        <w:tabs>
          <w:tab w:val="left" w:pos="851"/>
        </w:tabs>
        <w:spacing w:line="360" w:lineRule="auto"/>
        <w:jc w:val="both"/>
        <w:rPr>
          <w:del w:id="2283" w:author="admin" w:date="2022-12-12T09:28:00Z"/>
          <w:rFonts w:ascii="Times New Roman" w:eastAsia="Times New Roman" w:hAnsi="Times New Roman" w:cs="Times New Roman"/>
          <w:sz w:val="28"/>
          <w:szCs w:val="28"/>
        </w:rPr>
      </w:pPr>
      <w:del w:id="2284" w:author="admin" w:date="2022-12-12T09:28:00Z">
        <w:r w:rsidRPr="00081AF8" w:rsidDel="00E37E31">
          <w:rPr>
            <w:rFonts w:ascii="Times New Roman" w:eastAsia="Times New Roman" w:hAnsi="Times New Roman" w:cs="Times New Roman"/>
            <w:sz w:val="28"/>
            <w:szCs w:val="28"/>
          </w:rPr>
          <w:delText>Nghiên cứu các công nghệ phát triển Website.</w:delText>
        </w:r>
      </w:del>
    </w:p>
    <w:p w14:paraId="7B4254D8" w14:textId="77777777" w:rsidR="00D40B91" w:rsidRPr="00081AF8" w:rsidDel="00E37E31" w:rsidRDefault="00D40B91" w:rsidP="00081AF8">
      <w:pPr>
        <w:numPr>
          <w:ilvl w:val="0"/>
          <w:numId w:val="3"/>
        </w:numPr>
        <w:tabs>
          <w:tab w:val="left" w:pos="851"/>
        </w:tabs>
        <w:spacing w:line="360" w:lineRule="auto"/>
        <w:jc w:val="both"/>
        <w:rPr>
          <w:del w:id="2285" w:author="admin" w:date="2022-12-12T09:28:00Z"/>
          <w:rFonts w:ascii="Times New Roman" w:eastAsia="Times New Roman" w:hAnsi="Times New Roman" w:cs="Times New Roman"/>
          <w:sz w:val="28"/>
          <w:szCs w:val="28"/>
        </w:rPr>
      </w:pPr>
      <w:del w:id="2286" w:author="admin" w:date="2022-12-12T09:28:00Z">
        <w:r w:rsidRPr="00081AF8" w:rsidDel="00E37E31">
          <w:rPr>
            <w:rFonts w:ascii="Times New Roman" w:eastAsia="Times New Roman" w:hAnsi="Times New Roman" w:cs="Times New Roman"/>
            <w:sz w:val="28"/>
            <w:szCs w:val="28"/>
          </w:rPr>
          <w:delText>Giải quyết tối ưu quá trình bán hàng và quản lý bán hàng.</w:delText>
        </w:r>
      </w:del>
    </w:p>
    <w:p w14:paraId="3ABDCC58" w14:textId="77777777" w:rsidR="00D40B91" w:rsidRPr="00081AF8" w:rsidDel="00E37E31" w:rsidRDefault="00D40B91" w:rsidP="00081AF8">
      <w:pPr>
        <w:pStyle w:val="Heading2"/>
        <w:numPr>
          <w:ilvl w:val="1"/>
          <w:numId w:val="1"/>
        </w:numPr>
        <w:tabs>
          <w:tab w:val="left" w:pos="851"/>
        </w:tabs>
        <w:spacing w:before="0" w:after="0" w:line="360" w:lineRule="auto"/>
        <w:rPr>
          <w:del w:id="2287" w:author="admin" w:date="2022-12-12T09:28:00Z"/>
          <w:rFonts w:ascii="Times New Roman" w:eastAsia="Times New Roman" w:hAnsi="Times New Roman" w:cs="Times New Roman"/>
          <w:b/>
          <w:sz w:val="28"/>
          <w:szCs w:val="28"/>
        </w:rPr>
      </w:pPr>
      <w:bookmarkStart w:id="2288" w:name="_Toc88919988"/>
      <w:bookmarkStart w:id="2289" w:name="_Toc95909149"/>
      <w:del w:id="2290" w:author="admin" w:date="2022-12-12T09:28:00Z">
        <w:r w:rsidRPr="00081AF8" w:rsidDel="00E37E31">
          <w:rPr>
            <w:rFonts w:ascii="Times New Roman" w:eastAsia="Times New Roman" w:hAnsi="Times New Roman" w:cs="Times New Roman"/>
            <w:b/>
            <w:sz w:val="28"/>
            <w:szCs w:val="28"/>
          </w:rPr>
          <w:delText>Đối tượng nghiên cứu</w:delText>
        </w:r>
        <w:bookmarkEnd w:id="2288"/>
        <w:bookmarkEnd w:id="2289"/>
      </w:del>
    </w:p>
    <w:p w14:paraId="1E5518C6" w14:textId="77777777" w:rsidR="00D40B91" w:rsidRPr="00081AF8" w:rsidDel="00E37E31" w:rsidRDefault="00D40B91" w:rsidP="00081AF8">
      <w:pPr>
        <w:numPr>
          <w:ilvl w:val="0"/>
          <w:numId w:val="5"/>
        </w:numPr>
        <w:tabs>
          <w:tab w:val="left" w:pos="851"/>
        </w:tabs>
        <w:spacing w:line="360" w:lineRule="auto"/>
        <w:jc w:val="both"/>
        <w:rPr>
          <w:del w:id="2291" w:author="admin" w:date="2022-12-12T09:28:00Z"/>
          <w:rFonts w:ascii="Times New Roman" w:eastAsia="Times New Roman" w:hAnsi="Times New Roman" w:cs="Times New Roman"/>
          <w:spacing w:val="-6"/>
          <w:sz w:val="28"/>
          <w:szCs w:val="28"/>
        </w:rPr>
      </w:pPr>
      <w:del w:id="2292" w:author="admin" w:date="2022-12-12T09:28:00Z">
        <w:r w:rsidRPr="00081AF8" w:rsidDel="00E37E31">
          <w:rPr>
            <w:rFonts w:ascii="Times New Roman" w:eastAsia="Times New Roman" w:hAnsi="Times New Roman" w:cs="Times New Roman"/>
            <w:spacing w:val="-6"/>
            <w:sz w:val="28"/>
            <w:szCs w:val="28"/>
          </w:rPr>
          <w:delText>Nhân viên bán điện thoại, khách hàng mua điện thoại, người quản lý cửa hàng.</w:delText>
        </w:r>
      </w:del>
    </w:p>
    <w:p w14:paraId="41A41E60" w14:textId="77777777" w:rsidR="00D40B91" w:rsidRPr="00081AF8" w:rsidDel="00E37E31" w:rsidRDefault="00D40B91" w:rsidP="00081AF8">
      <w:pPr>
        <w:numPr>
          <w:ilvl w:val="0"/>
          <w:numId w:val="5"/>
        </w:numPr>
        <w:tabs>
          <w:tab w:val="left" w:pos="851"/>
        </w:tabs>
        <w:spacing w:line="360" w:lineRule="auto"/>
        <w:rPr>
          <w:del w:id="2293" w:author="admin" w:date="2022-12-12T09:28:00Z"/>
          <w:rFonts w:ascii="Times New Roman" w:eastAsia="Times New Roman" w:hAnsi="Times New Roman" w:cs="Times New Roman"/>
          <w:sz w:val="28"/>
          <w:szCs w:val="28"/>
        </w:rPr>
      </w:pPr>
      <w:del w:id="2294" w:author="admin" w:date="2022-12-12T09:28:00Z">
        <w:r w:rsidRPr="00081AF8" w:rsidDel="00E37E31">
          <w:rPr>
            <w:rFonts w:ascii="Times New Roman" w:eastAsia="Times New Roman" w:hAnsi="Times New Roman" w:cs="Times New Roman"/>
            <w:sz w:val="28"/>
            <w:szCs w:val="28"/>
          </w:rPr>
          <w:delText>Các báo cáo mua hàng.</w:delText>
        </w:r>
      </w:del>
    </w:p>
    <w:p w14:paraId="502E166D" w14:textId="77777777" w:rsidR="00D40B91" w:rsidRPr="00081AF8" w:rsidDel="00E37E31" w:rsidRDefault="00D40B91" w:rsidP="00081AF8">
      <w:pPr>
        <w:pStyle w:val="Heading2"/>
        <w:numPr>
          <w:ilvl w:val="1"/>
          <w:numId w:val="1"/>
        </w:numPr>
        <w:tabs>
          <w:tab w:val="left" w:pos="851"/>
        </w:tabs>
        <w:spacing w:before="0" w:after="0" w:line="360" w:lineRule="auto"/>
        <w:rPr>
          <w:del w:id="2295" w:author="admin" w:date="2022-12-12T09:28:00Z"/>
          <w:rFonts w:ascii="Times New Roman" w:eastAsia="Times New Roman" w:hAnsi="Times New Roman" w:cs="Times New Roman"/>
          <w:b/>
          <w:sz w:val="28"/>
          <w:szCs w:val="28"/>
        </w:rPr>
      </w:pPr>
      <w:bookmarkStart w:id="2296" w:name="_Toc88919989"/>
      <w:bookmarkStart w:id="2297" w:name="_Toc95909150"/>
      <w:del w:id="2298" w:author="admin" w:date="2022-12-12T09:28:00Z">
        <w:r w:rsidRPr="00081AF8" w:rsidDel="00E37E31">
          <w:rPr>
            <w:rFonts w:ascii="Times New Roman" w:eastAsia="Times New Roman" w:hAnsi="Times New Roman" w:cs="Times New Roman"/>
            <w:b/>
            <w:sz w:val="28"/>
            <w:szCs w:val="28"/>
          </w:rPr>
          <w:delText>Nhiệm vụ nghiên cứu</w:delText>
        </w:r>
        <w:bookmarkEnd w:id="2296"/>
        <w:bookmarkEnd w:id="2297"/>
      </w:del>
    </w:p>
    <w:p w14:paraId="131F2D5D" w14:textId="77777777" w:rsidR="00D40B91" w:rsidRPr="00081AF8" w:rsidDel="00E37E31" w:rsidRDefault="00D40B91" w:rsidP="00081AF8">
      <w:pPr>
        <w:tabs>
          <w:tab w:val="left" w:pos="851"/>
        </w:tabs>
        <w:spacing w:line="360" w:lineRule="auto"/>
        <w:ind w:left="576"/>
        <w:rPr>
          <w:del w:id="2299" w:author="admin" w:date="2022-12-12T09:28:00Z"/>
          <w:rFonts w:ascii="Times New Roman" w:eastAsia="Times New Roman" w:hAnsi="Times New Roman" w:cs="Times New Roman"/>
          <w:spacing w:val="-6"/>
          <w:sz w:val="28"/>
          <w:szCs w:val="28"/>
        </w:rPr>
      </w:pPr>
      <w:del w:id="2300" w:author="admin" w:date="2022-12-12T09:28:00Z">
        <w:r w:rsidRPr="00081AF8" w:rsidDel="00E37E31">
          <w:rPr>
            <w:rFonts w:ascii="Times New Roman" w:eastAsia="Times New Roman" w:hAnsi="Times New Roman" w:cs="Times New Roman"/>
            <w:spacing w:val="-6"/>
            <w:sz w:val="28"/>
            <w:szCs w:val="28"/>
          </w:rPr>
          <w:delText>Lập trình và xây dựng hệ thống website bán điện thoại.</w:delText>
        </w:r>
      </w:del>
    </w:p>
    <w:p w14:paraId="2E1C137D" w14:textId="77777777" w:rsidR="00D40B91" w:rsidRPr="00081AF8" w:rsidDel="00E37E31" w:rsidRDefault="00D40B91" w:rsidP="00081AF8">
      <w:pPr>
        <w:pStyle w:val="Heading2"/>
        <w:numPr>
          <w:ilvl w:val="1"/>
          <w:numId w:val="1"/>
        </w:numPr>
        <w:tabs>
          <w:tab w:val="left" w:pos="851"/>
        </w:tabs>
        <w:spacing w:before="0" w:after="0" w:line="360" w:lineRule="auto"/>
        <w:rPr>
          <w:del w:id="2301" w:author="admin" w:date="2022-12-12T09:28:00Z"/>
          <w:rFonts w:ascii="Times New Roman" w:eastAsia="Times New Roman" w:hAnsi="Times New Roman" w:cs="Times New Roman"/>
          <w:b/>
          <w:sz w:val="28"/>
          <w:szCs w:val="28"/>
        </w:rPr>
      </w:pPr>
      <w:bookmarkStart w:id="2302" w:name="_Toc88919990"/>
      <w:bookmarkStart w:id="2303" w:name="_Toc95909151"/>
      <w:del w:id="2304" w:author="admin" w:date="2022-12-12T09:28:00Z">
        <w:r w:rsidRPr="00081AF8" w:rsidDel="00E37E31">
          <w:rPr>
            <w:rFonts w:ascii="Times New Roman" w:eastAsia="Times New Roman" w:hAnsi="Times New Roman" w:cs="Times New Roman"/>
            <w:b/>
            <w:sz w:val="28"/>
            <w:szCs w:val="28"/>
          </w:rPr>
          <w:delText>Phương pháp nghiên cứu</w:delText>
        </w:r>
        <w:bookmarkEnd w:id="2302"/>
        <w:bookmarkEnd w:id="2303"/>
      </w:del>
    </w:p>
    <w:p w14:paraId="06247FED" w14:textId="77777777" w:rsidR="00D40B91" w:rsidRPr="00081AF8" w:rsidDel="00E37E31" w:rsidRDefault="00D40B91" w:rsidP="00081AF8">
      <w:pPr>
        <w:numPr>
          <w:ilvl w:val="0"/>
          <w:numId w:val="2"/>
        </w:numPr>
        <w:tabs>
          <w:tab w:val="left" w:pos="851"/>
        </w:tabs>
        <w:spacing w:line="360" w:lineRule="auto"/>
        <w:jc w:val="both"/>
        <w:rPr>
          <w:del w:id="2305" w:author="admin" w:date="2022-12-12T09:28:00Z"/>
          <w:rFonts w:ascii="Times New Roman" w:eastAsia="Times New Roman" w:hAnsi="Times New Roman" w:cs="Times New Roman"/>
          <w:sz w:val="28"/>
          <w:szCs w:val="28"/>
        </w:rPr>
      </w:pPr>
      <w:del w:id="2306" w:author="admin" w:date="2022-12-12T09:28:00Z">
        <w:r w:rsidRPr="00081AF8" w:rsidDel="00E37E31">
          <w:rPr>
            <w:rFonts w:ascii="Times New Roman" w:eastAsia="Times New Roman" w:hAnsi="Times New Roman" w:cs="Times New Roman"/>
            <w:sz w:val="28"/>
            <w:szCs w:val="28"/>
          </w:rPr>
          <w:delText>Phương pháp nghiên cứu tài liệu:</w:delText>
        </w:r>
      </w:del>
    </w:p>
    <w:p w14:paraId="414C4E96" w14:textId="77777777" w:rsidR="00D40B91" w:rsidRPr="00081AF8" w:rsidDel="00E37E31" w:rsidRDefault="00D40B91" w:rsidP="00081AF8">
      <w:pPr>
        <w:numPr>
          <w:ilvl w:val="1"/>
          <w:numId w:val="2"/>
        </w:numPr>
        <w:tabs>
          <w:tab w:val="left" w:pos="851"/>
        </w:tabs>
        <w:spacing w:line="360" w:lineRule="auto"/>
        <w:jc w:val="both"/>
        <w:rPr>
          <w:del w:id="2307" w:author="admin" w:date="2022-12-12T09:28:00Z"/>
          <w:rFonts w:ascii="Times New Roman" w:eastAsia="Times New Roman" w:hAnsi="Times New Roman" w:cs="Times New Roman"/>
          <w:sz w:val="28"/>
          <w:szCs w:val="28"/>
        </w:rPr>
      </w:pPr>
      <w:del w:id="2308" w:author="admin" w:date="2022-12-12T09:28:00Z">
        <w:r w:rsidRPr="00081AF8" w:rsidDel="00E37E31">
          <w:rPr>
            <w:rFonts w:ascii="Times New Roman" w:eastAsia="Times New Roman" w:hAnsi="Times New Roman" w:cs="Times New Roman"/>
            <w:sz w:val="28"/>
            <w:szCs w:val="28"/>
          </w:rPr>
          <w:delText>Tìm kiếm đọc các tài liệu liên quan về nghiệp vụ quản lý mua và bán hàng  nói chung và quản lý mua, điện thoại.</w:delText>
        </w:r>
      </w:del>
    </w:p>
    <w:p w14:paraId="276F9FC5" w14:textId="77777777" w:rsidR="00D40B91" w:rsidRPr="00081AF8" w:rsidDel="00E37E31" w:rsidRDefault="00D40B91" w:rsidP="00081AF8">
      <w:pPr>
        <w:numPr>
          <w:ilvl w:val="1"/>
          <w:numId w:val="2"/>
        </w:numPr>
        <w:tabs>
          <w:tab w:val="left" w:pos="851"/>
        </w:tabs>
        <w:spacing w:line="360" w:lineRule="auto"/>
        <w:jc w:val="both"/>
        <w:rPr>
          <w:del w:id="2309" w:author="admin" w:date="2022-12-12T09:28:00Z"/>
          <w:rFonts w:ascii="Times New Roman" w:eastAsia="Times New Roman" w:hAnsi="Times New Roman" w:cs="Times New Roman"/>
          <w:sz w:val="28"/>
          <w:szCs w:val="28"/>
        </w:rPr>
      </w:pPr>
      <w:del w:id="2310" w:author="admin" w:date="2022-12-12T09:28:00Z">
        <w:r w:rsidRPr="00081AF8" w:rsidDel="00E37E31">
          <w:rPr>
            <w:rFonts w:ascii="Times New Roman" w:eastAsia="Times New Roman" w:hAnsi="Times New Roman" w:cs="Times New Roman"/>
            <w:sz w:val="28"/>
            <w:szCs w:val="28"/>
          </w:rPr>
          <w:delText>Tìm hiểu các đề tài và các website đã bán hàng, bán điện thoại tìm ra ưu nhược điểm của chúng.</w:delText>
        </w:r>
      </w:del>
    </w:p>
    <w:p w14:paraId="005102CA" w14:textId="77777777" w:rsidR="00D40B91" w:rsidRPr="00081AF8" w:rsidDel="00E37E31" w:rsidRDefault="00D40B91" w:rsidP="00081AF8">
      <w:pPr>
        <w:numPr>
          <w:ilvl w:val="0"/>
          <w:numId w:val="2"/>
        </w:numPr>
        <w:tabs>
          <w:tab w:val="left" w:pos="851"/>
        </w:tabs>
        <w:spacing w:line="360" w:lineRule="auto"/>
        <w:jc w:val="both"/>
        <w:rPr>
          <w:del w:id="2311" w:author="admin" w:date="2022-12-12T09:28:00Z"/>
          <w:rFonts w:ascii="Times New Roman" w:eastAsia="Times New Roman" w:hAnsi="Times New Roman" w:cs="Times New Roman"/>
          <w:sz w:val="28"/>
          <w:szCs w:val="28"/>
        </w:rPr>
      </w:pPr>
      <w:del w:id="2312" w:author="admin" w:date="2022-12-12T09:28:00Z">
        <w:r w:rsidRPr="00081AF8" w:rsidDel="00E37E31">
          <w:rPr>
            <w:rFonts w:ascii="Times New Roman" w:eastAsia="Times New Roman" w:hAnsi="Times New Roman" w:cs="Times New Roman"/>
            <w:sz w:val="28"/>
            <w:szCs w:val="28"/>
          </w:rPr>
          <w:delText>Phương pháp thực hành: Lập trình thử nghiệm.</w:delText>
        </w:r>
      </w:del>
    </w:p>
    <w:p w14:paraId="3EE4B807" w14:textId="77777777" w:rsidR="00D40B91" w:rsidRPr="00081AF8" w:rsidDel="00E37E31" w:rsidRDefault="00D40B91" w:rsidP="00081AF8">
      <w:pPr>
        <w:pStyle w:val="Heading2"/>
        <w:numPr>
          <w:ilvl w:val="1"/>
          <w:numId w:val="1"/>
        </w:numPr>
        <w:tabs>
          <w:tab w:val="left" w:pos="851"/>
        </w:tabs>
        <w:spacing w:before="0" w:after="0" w:line="360" w:lineRule="auto"/>
        <w:rPr>
          <w:del w:id="2313" w:author="admin" w:date="2022-12-12T09:28:00Z"/>
          <w:rFonts w:ascii="Times New Roman" w:eastAsia="Times New Roman" w:hAnsi="Times New Roman" w:cs="Times New Roman"/>
          <w:b/>
          <w:sz w:val="28"/>
          <w:szCs w:val="28"/>
        </w:rPr>
      </w:pPr>
      <w:bookmarkStart w:id="2314" w:name="_Toc88919991"/>
      <w:bookmarkStart w:id="2315" w:name="_Toc95909152"/>
      <w:del w:id="2316" w:author="admin" w:date="2022-12-12T09:28:00Z">
        <w:r w:rsidRPr="00081AF8" w:rsidDel="00E37E31">
          <w:rPr>
            <w:rFonts w:ascii="Times New Roman" w:eastAsia="Times New Roman" w:hAnsi="Times New Roman" w:cs="Times New Roman"/>
            <w:b/>
            <w:sz w:val="28"/>
            <w:szCs w:val="28"/>
          </w:rPr>
          <w:delText>Phạm vi nghiên cứu</w:delText>
        </w:r>
        <w:bookmarkEnd w:id="2314"/>
        <w:bookmarkEnd w:id="2315"/>
      </w:del>
    </w:p>
    <w:p w14:paraId="6774CAAB" w14:textId="77777777" w:rsidR="00D40B91" w:rsidRPr="00081AF8" w:rsidDel="00E37E31" w:rsidRDefault="00D40B91" w:rsidP="00081AF8">
      <w:pPr>
        <w:tabs>
          <w:tab w:val="left" w:pos="851"/>
          <w:tab w:val="left" w:pos="180"/>
        </w:tabs>
        <w:spacing w:line="360" w:lineRule="auto"/>
        <w:jc w:val="both"/>
        <w:rPr>
          <w:del w:id="2317" w:author="admin" w:date="2022-12-12T09:28:00Z"/>
          <w:rFonts w:ascii="Times New Roman" w:eastAsia="Times New Roman" w:hAnsi="Times New Roman" w:cs="Times New Roman"/>
          <w:sz w:val="28"/>
          <w:szCs w:val="28"/>
        </w:rPr>
      </w:pPr>
      <w:del w:id="2318" w:author="admin" w:date="2022-12-12T09:28:00Z">
        <w:r w:rsidRPr="00081AF8" w:rsidDel="00E37E31">
          <w:rPr>
            <w:rFonts w:ascii="Times New Roman" w:eastAsia="Times New Roman" w:hAnsi="Times New Roman" w:cs="Times New Roman"/>
            <w:b/>
            <w:sz w:val="28"/>
            <w:szCs w:val="28"/>
          </w:rPr>
          <w:tab/>
        </w:r>
        <w:r w:rsidRPr="00081AF8" w:rsidDel="00E37E31">
          <w:rPr>
            <w:rFonts w:ascii="Times New Roman" w:eastAsia="Times New Roman" w:hAnsi="Times New Roman" w:cs="Times New Roman"/>
            <w:b/>
            <w:sz w:val="28"/>
            <w:szCs w:val="28"/>
          </w:rPr>
          <w:tab/>
        </w:r>
        <w:r w:rsidRPr="00081AF8" w:rsidDel="00E37E31">
          <w:rPr>
            <w:rFonts w:ascii="Times New Roman" w:eastAsia="Times New Roman" w:hAnsi="Times New Roman" w:cs="Times New Roman"/>
            <w:sz w:val="28"/>
            <w:szCs w:val="28"/>
          </w:rPr>
          <w:delText>Thực hiện việc nghiên cứu bán hàng qua mạng. Nghiên cứu các mô hình và cách thức hoạt động của một website bán hàng qua mạng, và qua đó sẽ áp dụng thực tế vào ứng dụng.</w:delText>
        </w:r>
      </w:del>
    </w:p>
    <w:p w14:paraId="06900074" w14:textId="77777777" w:rsidR="00D40B91" w:rsidRPr="00081AF8" w:rsidDel="00E37E31" w:rsidRDefault="00D40B91" w:rsidP="00081AF8">
      <w:pPr>
        <w:tabs>
          <w:tab w:val="left" w:pos="851"/>
        </w:tabs>
        <w:spacing w:line="360" w:lineRule="auto"/>
        <w:ind w:firstLine="851"/>
        <w:jc w:val="both"/>
        <w:rPr>
          <w:del w:id="2319" w:author="admin" w:date="2022-12-12T09:28:00Z"/>
          <w:rFonts w:ascii="Times New Roman" w:eastAsia="Times New Roman" w:hAnsi="Times New Roman" w:cs="Times New Roman"/>
          <w:sz w:val="28"/>
          <w:szCs w:val="28"/>
        </w:rPr>
      </w:pPr>
      <w:del w:id="2320" w:author="admin" w:date="2022-12-12T09:28:00Z">
        <w:r w:rsidRPr="00081AF8" w:rsidDel="00E37E31">
          <w:rPr>
            <w:rFonts w:ascii="Times New Roman" w:eastAsia="Times New Roman" w:hAnsi="Times New Roman" w:cs="Times New Roman"/>
            <w:sz w:val="28"/>
            <w:szCs w:val="28"/>
          </w:rPr>
          <w:delText xml:space="preserve">Đề tài nhằm mục đích phục vụ công việc buôn bán và quản lý kinh doanh trên Internet cho website bán điện thoại, và đề tài bao gồm những nội dung: </w:delText>
        </w:r>
      </w:del>
    </w:p>
    <w:p w14:paraId="5D6E1F0E" w14:textId="77777777" w:rsidR="00D40B91" w:rsidRPr="00081AF8" w:rsidDel="00E37E31" w:rsidRDefault="00D40B91" w:rsidP="00081AF8">
      <w:pPr>
        <w:numPr>
          <w:ilvl w:val="0"/>
          <w:numId w:val="4"/>
        </w:numPr>
        <w:tabs>
          <w:tab w:val="left" w:pos="851"/>
        </w:tabs>
        <w:spacing w:line="360" w:lineRule="auto"/>
        <w:jc w:val="both"/>
        <w:rPr>
          <w:del w:id="2321" w:author="admin" w:date="2022-12-12T09:28:00Z"/>
          <w:rFonts w:ascii="Times New Roman" w:eastAsia="Times New Roman" w:hAnsi="Times New Roman" w:cs="Times New Roman"/>
          <w:sz w:val="28"/>
          <w:szCs w:val="28"/>
        </w:rPr>
      </w:pPr>
      <w:del w:id="2322" w:author="admin" w:date="2022-12-12T09:28:00Z">
        <w:r w:rsidRPr="00081AF8" w:rsidDel="00E37E31">
          <w:rPr>
            <w:rFonts w:ascii="Times New Roman" w:eastAsia="Times New Roman" w:hAnsi="Times New Roman" w:cs="Times New Roman"/>
            <w:sz w:val="28"/>
            <w:szCs w:val="28"/>
          </w:rPr>
          <w:delText>Phân tích thiết kế hệ thống.</w:delText>
        </w:r>
      </w:del>
    </w:p>
    <w:p w14:paraId="64AA4FC6" w14:textId="77777777" w:rsidR="00D40B91" w:rsidRPr="00081AF8" w:rsidDel="00E37E31" w:rsidRDefault="00D40B91" w:rsidP="00081AF8">
      <w:pPr>
        <w:numPr>
          <w:ilvl w:val="0"/>
          <w:numId w:val="4"/>
        </w:numPr>
        <w:tabs>
          <w:tab w:val="left" w:pos="851"/>
        </w:tabs>
        <w:spacing w:line="360" w:lineRule="auto"/>
        <w:jc w:val="both"/>
        <w:rPr>
          <w:del w:id="2323" w:author="admin" w:date="2022-12-12T09:28:00Z"/>
          <w:rFonts w:ascii="Times New Roman" w:eastAsia="Times New Roman" w:hAnsi="Times New Roman" w:cs="Times New Roman"/>
          <w:sz w:val="28"/>
          <w:szCs w:val="28"/>
        </w:rPr>
      </w:pPr>
      <w:del w:id="2324" w:author="admin" w:date="2022-12-12T09:28:00Z">
        <w:r w:rsidRPr="00081AF8" w:rsidDel="00E37E31">
          <w:rPr>
            <w:rFonts w:ascii="Times New Roman" w:eastAsia="Times New Roman" w:hAnsi="Times New Roman" w:cs="Times New Roman"/>
            <w:sz w:val="28"/>
            <w:szCs w:val="28"/>
          </w:rPr>
          <w:delText>Thiết kế cơ sở dữ liệu.</w:delText>
        </w:r>
      </w:del>
    </w:p>
    <w:p w14:paraId="74C34A26" w14:textId="77777777" w:rsidR="00D40B91" w:rsidRPr="00081AF8" w:rsidDel="00E37E31" w:rsidRDefault="00D40B91" w:rsidP="00081AF8">
      <w:pPr>
        <w:numPr>
          <w:ilvl w:val="0"/>
          <w:numId w:val="4"/>
        </w:numPr>
        <w:tabs>
          <w:tab w:val="left" w:pos="851"/>
        </w:tabs>
        <w:spacing w:line="360" w:lineRule="auto"/>
        <w:jc w:val="both"/>
        <w:rPr>
          <w:del w:id="2325" w:author="admin" w:date="2022-12-12T09:28:00Z"/>
          <w:rFonts w:ascii="Times New Roman" w:eastAsia="Times New Roman" w:hAnsi="Times New Roman" w:cs="Times New Roman"/>
          <w:sz w:val="28"/>
          <w:szCs w:val="28"/>
        </w:rPr>
      </w:pPr>
      <w:del w:id="2326" w:author="admin" w:date="2022-12-12T09:28:00Z">
        <w:r w:rsidRPr="00081AF8" w:rsidDel="00E37E31">
          <w:rPr>
            <w:rFonts w:ascii="Times New Roman" w:eastAsia="Times New Roman" w:hAnsi="Times New Roman" w:cs="Times New Roman"/>
            <w:sz w:val="28"/>
            <w:szCs w:val="28"/>
          </w:rPr>
          <w:delText>Xây dựng hệ thống website bán điện thoại.</w:delText>
        </w:r>
      </w:del>
    </w:p>
    <w:p w14:paraId="0300913D" w14:textId="77777777" w:rsidR="00D40B91" w:rsidRPr="00081AF8" w:rsidDel="00E37E31" w:rsidRDefault="00D40B91" w:rsidP="00081AF8">
      <w:pPr>
        <w:tabs>
          <w:tab w:val="left" w:pos="851"/>
        </w:tabs>
        <w:spacing w:line="360" w:lineRule="auto"/>
        <w:ind w:firstLine="851"/>
        <w:jc w:val="both"/>
        <w:rPr>
          <w:del w:id="2327" w:author="admin" w:date="2022-12-12T09:28:00Z"/>
          <w:rFonts w:ascii="Times New Roman" w:eastAsia="Times New Roman" w:hAnsi="Times New Roman" w:cs="Times New Roman"/>
          <w:sz w:val="28"/>
          <w:szCs w:val="28"/>
        </w:rPr>
      </w:pPr>
      <w:del w:id="2328" w:author="admin" w:date="2022-12-12T09:28:00Z">
        <w:r w:rsidRPr="00081AF8" w:rsidDel="00E37E31">
          <w:rPr>
            <w:rFonts w:ascii="Times New Roman" w:eastAsia="Times New Roman" w:hAnsi="Times New Roman" w:cs="Times New Roman"/>
            <w:sz w:val="28"/>
            <w:szCs w:val="28"/>
          </w:rPr>
          <w:delText xml:space="preserve">Để hoàn thành đồ án tốt nghiệp này, lời đầu tiên em xin cảm ơn chân thành đến toàn thể thầy cô trong khoa Công nghệ thông tin, những người đã tận tình hướng dẫn, dạy dỗ và trang bị cho em những kiến thức bổ ích trong năm năm vừa qua. </w:delText>
        </w:r>
      </w:del>
    </w:p>
    <w:p w14:paraId="47D08755" w14:textId="77777777" w:rsidR="00D40B91" w:rsidRPr="00081AF8" w:rsidDel="00E37E31" w:rsidRDefault="00D40B91" w:rsidP="00081AF8">
      <w:pPr>
        <w:tabs>
          <w:tab w:val="left" w:pos="851"/>
        </w:tabs>
        <w:spacing w:line="360" w:lineRule="auto"/>
        <w:ind w:firstLine="851"/>
        <w:jc w:val="both"/>
        <w:rPr>
          <w:del w:id="2329" w:author="admin" w:date="2022-12-12T09:28:00Z"/>
          <w:rFonts w:ascii="Times New Roman" w:eastAsia="Times New Roman" w:hAnsi="Times New Roman" w:cs="Times New Roman"/>
          <w:sz w:val="28"/>
          <w:szCs w:val="28"/>
        </w:rPr>
      </w:pPr>
      <w:del w:id="2330" w:author="admin" w:date="2022-12-12T09:28:00Z">
        <w:r w:rsidRPr="00081AF8" w:rsidDel="00E37E31">
          <w:rPr>
            <w:rFonts w:ascii="Times New Roman" w:eastAsia="Times New Roman" w:hAnsi="Times New Roman" w:cs="Times New Roman"/>
            <w:sz w:val="28"/>
            <w:szCs w:val="28"/>
          </w:rPr>
          <w:delText xml:space="preserve">Đặc biệt em xin chân thành gửi lời cảm ơn sâu sắc đến giáo viên </w:delText>
        </w:r>
        <w:r w:rsidRPr="00081AF8" w:rsidDel="00E37E31">
          <w:rPr>
            <w:rFonts w:ascii="Times New Roman" w:eastAsia="Times New Roman" w:hAnsi="Times New Roman" w:cs="Times New Roman"/>
            <w:b/>
            <w:sz w:val="28"/>
            <w:szCs w:val="28"/>
          </w:rPr>
          <w:delText>Ths.</w:delText>
        </w:r>
        <w:r w:rsidRPr="00081AF8" w:rsidDel="00E37E31">
          <w:rPr>
            <w:rFonts w:ascii="Times New Roman" w:eastAsia="Times New Roman" w:hAnsi="Times New Roman" w:cs="Times New Roman"/>
            <w:b/>
            <w:i/>
            <w:sz w:val="28"/>
            <w:szCs w:val="28"/>
          </w:rPr>
          <w:delText>Chu Thị Hường</w:delText>
        </w:r>
        <w:r w:rsidRPr="00081AF8" w:rsidDel="00E37E31">
          <w:rPr>
            <w:rFonts w:ascii="Times New Roman" w:eastAsia="Times New Roman" w:hAnsi="Times New Roman" w:cs="Times New Roman"/>
            <w:sz w:val="28"/>
            <w:szCs w:val="28"/>
          </w:rPr>
          <w:delText xml:space="preserve">, người đã tận tình hướng dẫn, trực tiếp chỉ bảo và tạo mọi điều kiện giúp đỡ em cũng như các bạn trong nhóm trong suốt quá trình làm đồ án tốt nghiệp. </w:delText>
        </w:r>
      </w:del>
    </w:p>
    <w:p w14:paraId="25E4AE3C" w14:textId="77777777" w:rsidR="00D40B91" w:rsidRPr="00081AF8" w:rsidDel="00E37E31" w:rsidRDefault="00D40B91" w:rsidP="00081AF8">
      <w:pPr>
        <w:tabs>
          <w:tab w:val="left" w:pos="851"/>
        </w:tabs>
        <w:spacing w:line="360" w:lineRule="auto"/>
        <w:ind w:firstLine="851"/>
        <w:jc w:val="both"/>
        <w:rPr>
          <w:del w:id="2331" w:author="admin" w:date="2022-12-12T09:28:00Z"/>
          <w:rFonts w:ascii="Times New Roman" w:eastAsia="Times New Roman" w:hAnsi="Times New Roman" w:cs="Times New Roman"/>
          <w:sz w:val="28"/>
          <w:szCs w:val="28"/>
        </w:rPr>
      </w:pPr>
      <w:del w:id="2332" w:author="admin" w:date="2022-12-12T09:28:00Z">
        <w:r w:rsidRPr="00081AF8" w:rsidDel="00E37E31">
          <w:rPr>
            <w:rFonts w:ascii="Times New Roman" w:eastAsia="Times New Roman" w:hAnsi="Times New Roman" w:cs="Times New Roman"/>
            <w:sz w:val="28"/>
            <w:szCs w:val="28"/>
          </w:rPr>
          <w:delText xml:space="preserve">Sau cùng em xin gửi lời cảm ơn chân thành tới gia đình, bạn bè đã động viên, cổ vũ và đóng góp ý kiến trong quá trình học tập, nghiên cứu cũng như quá trình thực hiện đồ án. </w:delText>
        </w:r>
      </w:del>
    </w:p>
    <w:p w14:paraId="50FD02EC" w14:textId="77777777" w:rsidR="00D40B91" w:rsidRPr="00081AF8" w:rsidDel="00E37E31" w:rsidRDefault="00D40B91" w:rsidP="00081AF8">
      <w:pPr>
        <w:tabs>
          <w:tab w:val="left" w:pos="851"/>
        </w:tabs>
        <w:spacing w:line="360" w:lineRule="auto"/>
        <w:ind w:firstLine="851"/>
        <w:jc w:val="both"/>
        <w:rPr>
          <w:del w:id="2333" w:author="admin" w:date="2022-12-12T09:28:00Z"/>
          <w:rFonts w:ascii="Times New Roman" w:eastAsia="Times New Roman" w:hAnsi="Times New Roman" w:cs="Times New Roman"/>
          <w:sz w:val="28"/>
          <w:szCs w:val="28"/>
        </w:rPr>
      </w:pPr>
      <w:del w:id="2334" w:author="admin" w:date="2022-12-12T09:28:00Z">
        <w:r w:rsidRPr="00081AF8" w:rsidDel="00E37E31">
          <w:rPr>
            <w:rFonts w:ascii="Times New Roman" w:eastAsia="Times New Roman" w:hAnsi="Times New Roman" w:cs="Times New Roman"/>
            <w:sz w:val="28"/>
            <w:szCs w:val="28"/>
          </w:rPr>
          <w:delText xml:space="preserve">Tuy đã rất cố gắng trong quá trình học tập, cũng như quá trình thực hiện đồ án tốt nghiệp, nhưng với điều kiện thời gian cũng như kinh nghiệm còn hạn chế của một sinh viên, đồ án này không thể tránh được những thiếu sót. Em rất mong nhận được sự chỉ bảo, đóng góp ý kiến của các thầy cô để em có điều kiện bổ sung, hoàn thiện kiến thức của bản thân hơn. </w:delText>
        </w:r>
      </w:del>
    </w:p>
    <w:p w14:paraId="1565EA62" w14:textId="77777777" w:rsidR="00D40B91" w:rsidRPr="00081AF8" w:rsidDel="00E37E31" w:rsidRDefault="00D40B91" w:rsidP="00081AF8">
      <w:pPr>
        <w:tabs>
          <w:tab w:val="left" w:pos="851"/>
        </w:tabs>
        <w:spacing w:line="360" w:lineRule="auto"/>
        <w:ind w:firstLine="851"/>
        <w:jc w:val="both"/>
        <w:rPr>
          <w:del w:id="2335" w:author="admin" w:date="2022-12-12T09:28:00Z"/>
          <w:rFonts w:ascii="Times New Roman" w:eastAsia="Times New Roman" w:hAnsi="Times New Roman" w:cs="Times New Roman"/>
          <w:sz w:val="28"/>
          <w:szCs w:val="28"/>
        </w:rPr>
      </w:pPr>
      <w:del w:id="2336" w:author="admin" w:date="2022-12-12T09:28:00Z">
        <w:r w:rsidRPr="00081AF8" w:rsidDel="00E37E31">
          <w:rPr>
            <w:rFonts w:ascii="Times New Roman" w:eastAsia="Times New Roman" w:hAnsi="Times New Roman" w:cs="Times New Roman"/>
            <w:sz w:val="28"/>
            <w:szCs w:val="28"/>
          </w:rPr>
          <w:delText>Em xin chân thành cảm ơn!</w:delText>
        </w:r>
      </w:del>
    </w:p>
    <w:p w14:paraId="01DD727E" w14:textId="77777777" w:rsidR="00D40B91" w:rsidRPr="00081AF8" w:rsidDel="00E37E31" w:rsidRDefault="00D40B91" w:rsidP="00081AF8">
      <w:pPr>
        <w:tabs>
          <w:tab w:val="left" w:pos="851"/>
          <w:tab w:val="left" w:pos="180"/>
        </w:tabs>
        <w:spacing w:line="360" w:lineRule="auto"/>
        <w:jc w:val="both"/>
        <w:rPr>
          <w:del w:id="2337" w:author="admin" w:date="2022-12-12T09:28:00Z"/>
          <w:rFonts w:ascii="Times New Roman" w:eastAsia="Times New Roman" w:hAnsi="Times New Roman" w:cs="Times New Roman"/>
          <w:b/>
          <w:sz w:val="28"/>
          <w:szCs w:val="28"/>
        </w:rPr>
      </w:pPr>
      <w:del w:id="2338" w:author="admin" w:date="2022-12-12T09:28:00Z">
        <w:r w:rsidRPr="00081AF8" w:rsidDel="00E37E31">
          <w:rPr>
            <w:rFonts w:ascii="Times New Roman" w:hAnsi="Times New Roman" w:cs="Times New Roman"/>
            <w:sz w:val="28"/>
            <w:szCs w:val="28"/>
          </w:rPr>
          <w:br w:type="page"/>
        </w:r>
      </w:del>
    </w:p>
    <w:p w14:paraId="277E0ACA" w14:textId="77777777" w:rsidR="00D40B91" w:rsidRPr="00081AF8" w:rsidDel="00E37E31" w:rsidRDefault="00D40B91" w:rsidP="00081AF8">
      <w:pPr>
        <w:pStyle w:val="Heading1"/>
        <w:tabs>
          <w:tab w:val="left" w:pos="0"/>
        </w:tabs>
        <w:spacing w:before="0" w:after="0" w:line="360" w:lineRule="auto"/>
        <w:jc w:val="center"/>
        <w:rPr>
          <w:del w:id="2339" w:author="admin" w:date="2022-12-12T09:28:00Z"/>
          <w:rFonts w:ascii="Times New Roman" w:eastAsia="Times New Roman" w:hAnsi="Times New Roman" w:cs="Times New Roman"/>
          <w:b/>
          <w:sz w:val="28"/>
          <w:szCs w:val="28"/>
        </w:rPr>
      </w:pPr>
      <w:bookmarkStart w:id="2340" w:name="_Toc88919992"/>
      <w:bookmarkStart w:id="2341" w:name="_Toc95909153"/>
      <w:del w:id="2342" w:author="admin" w:date="2022-12-12T09:28:00Z">
        <w:r w:rsidRPr="00081AF8" w:rsidDel="00E37E31">
          <w:rPr>
            <w:rFonts w:ascii="Times New Roman" w:eastAsia="Times New Roman" w:hAnsi="Times New Roman" w:cs="Times New Roman"/>
            <w:b/>
            <w:sz w:val="28"/>
            <w:szCs w:val="28"/>
          </w:rPr>
          <w:delText>CHƯƠNG 1</w:delText>
        </w:r>
        <w:bookmarkEnd w:id="2340"/>
        <w:bookmarkEnd w:id="2341"/>
      </w:del>
    </w:p>
    <w:p w14:paraId="2970B802" w14:textId="77777777" w:rsidR="00D40B91" w:rsidRPr="00081AF8" w:rsidDel="00E37E31" w:rsidRDefault="00D40B91" w:rsidP="00081AF8">
      <w:pPr>
        <w:pStyle w:val="Heading1"/>
        <w:tabs>
          <w:tab w:val="left" w:pos="0"/>
        </w:tabs>
        <w:spacing w:before="0" w:after="0" w:line="360" w:lineRule="auto"/>
        <w:jc w:val="center"/>
        <w:rPr>
          <w:del w:id="2343" w:author="admin" w:date="2022-12-12T09:28:00Z"/>
          <w:rFonts w:ascii="Times New Roman" w:eastAsia="Times New Roman" w:hAnsi="Times New Roman" w:cs="Times New Roman"/>
          <w:b/>
          <w:sz w:val="28"/>
          <w:szCs w:val="28"/>
        </w:rPr>
      </w:pPr>
      <w:bookmarkStart w:id="2344" w:name="_Toc88919993"/>
      <w:bookmarkStart w:id="2345" w:name="_Toc95909154"/>
      <w:del w:id="2346" w:author="admin" w:date="2022-12-12T09:28:00Z">
        <w:r w:rsidRPr="00081AF8" w:rsidDel="00E37E31">
          <w:rPr>
            <w:rFonts w:ascii="Times New Roman" w:eastAsia="Times New Roman" w:hAnsi="Times New Roman" w:cs="Times New Roman"/>
            <w:b/>
            <w:sz w:val="28"/>
            <w:szCs w:val="28"/>
          </w:rPr>
          <w:delText>KIẾN THỨC TỔNG QUAN</w:delText>
        </w:r>
        <w:bookmarkEnd w:id="2344"/>
        <w:bookmarkEnd w:id="2345"/>
      </w:del>
    </w:p>
    <w:p w14:paraId="64500049" w14:textId="77777777" w:rsidR="00D40B91" w:rsidRPr="00081AF8" w:rsidDel="00E37E31" w:rsidRDefault="00D40B91" w:rsidP="00081AF8">
      <w:pPr>
        <w:pStyle w:val="Heading2"/>
        <w:numPr>
          <w:ilvl w:val="1"/>
          <w:numId w:val="10"/>
        </w:numPr>
        <w:tabs>
          <w:tab w:val="left" w:pos="851"/>
        </w:tabs>
        <w:spacing w:before="0" w:after="0" w:line="360" w:lineRule="auto"/>
        <w:jc w:val="both"/>
        <w:rPr>
          <w:del w:id="2347" w:author="admin" w:date="2022-12-12T09:28:00Z"/>
          <w:rFonts w:ascii="Times New Roman" w:eastAsia="Times New Roman" w:hAnsi="Times New Roman" w:cs="Times New Roman"/>
          <w:b/>
          <w:sz w:val="28"/>
          <w:szCs w:val="28"/>
        </w:rPr>
      </w:pPr>
      <w:bookmarkStart w:id="2348" w:name="_Toc88919994"/>
      <w:bookmarkStart w:id="2349" w:name="_Toc95909155"/>
      <w:del w:id="2350" w:author="admin" w:date="2022-12-12T09:28:00Z">
        <w:r w:rsidRPr="00081AF8" w:rsidDel="00E37E31">
          <w:rPr>
            <w:rFonts w:ascii="Times New Roman" w:eastAsia="Times New Roman" w:hAnsi="Times New Roman" w:cs="Times New Roman"/>
            <w:b/>
            <w:sz w:val="28"/>
            <w:szCs w:val="28"/>
          </w:rPr>
          <w:delText xml:space="preserve">Tổng quan hệ thống bán </w:delText>
        </w:r>
        <w:bookmarkEnd w:id="2348"/>
        <w:bookmarkEnd w:id="2349"/>
        <w:r w:rsidRPr="00081AF8" w:rsidDel="00E37E31">
          <w:rPr>
            <w:rFonts w:ascii="Times New Roman" w:eastAsia="Times New Roman" w:hAnsi="Times New Roman" w:cs="Times New Roman"/>
            <w:b/>
            <w:sz w:val="28"/>
            <w:szCs w:val="28"/>
          </w:rPr>
          <w:delText>điện thoại</w:delText>
        </w:r>
      </w:del>
    </w:p>
    <w:p w14:paraId="6C27EF5F" w14:textId="77777777" w:rsidR="00D40B91" w:rsidRPr="00081AF8" w:rsidDel="00E37E31" w:rsidRDefault="00D40B91" w:rsidP="00081AF8">
      <w:pPr>
        <w:tabs>
          <w:tab w:val="left" w:pos="0"/>
        </w:tabs>
        <w:spacing w:line="360" w:lineRule="auto"/>
        <w:jc w:val="both"/>
        <w:rPr>
          <w:del w:id="2351" w:author="admin" w:date="2022-12-12T09:28:00Z"/>
          <w:rFonts w:ascii="Times New Roman" w:eastAsia="Times New Roman" w:hAnsi="Times New Roman" w:cs="Times New Roman"/>
          <w:sz w:val="28"/>
          <w:szCs w:val="28"/>
        </w:rPr>
      </w:pPr>
      <w:del w:id="2352" w:author="admin" w:date="2022-12-12T09:28:00Z">
        <w:r w:rsidRPr="00081AF8" w:rsidDel="00E37E31">
          <w:rPr>
            <w:rFonts w:ascii="Times New Roman" w:eastAsia="Times New Roman" w:hAnsi="Times New Roman" w:cs="Times New Roman"/>
            <w:sz w:val="28"/>
            <w:szCs w:val="28"/>
          </w:rPr>
          <w:tab/>
          <w:delText>Hệ thống bán điện thoại là hệ thống quản lý, chăm sóc khách hàng ở mọi nơi mọi lúc. Với website này khách hàng không cần đến các cửa hàng hay nhà phân phối mà vẫn tham khảo được tác dụng, giá cả và thông tin về từng sản phẩm và sự đảm bảo từ phía nhà cung cấp. Tạo sự thuận tiện, thoải mái cho khách hàng khi mua sản phẩm.</w:delText>
        </w:r>
      </w:del>
    </w:p>
    <w:p w14:paraId="5316FD35" w14:textId="77777777" w:rsidR="00D40B91" w:rsidRPr="00081AF8" w:rsidDel="00E37E31" w:rsidRDefault="00D40B91" w:rsidP="00081AF8">
      <w:pPr>
        <w:spacing w:line="360" w:lineRule="auto"/>
        <w:jc w:val="both"/>
        <w:rPr>
          <w:del w:id="2353" w:author="admin" w:date="2022-12-12T09:28:00Z"/>
          <w:rFonts w:ascii="Times New Roman" w:eastAsia="Times New Roman" w:hAnsi="Times New Roman" w:cs="Times New Roman"/>
          <w:spacing w:val="-6"/>
          <w:sz w:val="28"/>
          <w:szCs w:val="28"/>
        </w:rPr>
      </w:pPr>
      <w:del w:id="2354" w:author="admin" w:date="2022-12-12T09:28:00Z">
        <w:r w:rsidRPr="00081AF8" w:rsidDel="00E37E31">
          <w:rPr>
            <w:rFonts w:ascii="Times New Roman" w:eastAsia="Times New Roman" w:hAnsi="Times New Roman" w:cs="Times New Roman"/>
            <w:sz w:val="28"/>
            <w:szCs w:val="28"/>
          </w:rPr>
          <w:tab/>
        </w:r>
        <w:r w:rsidRPr="00081AF8" w:rsidDel="00E37E31">
          <w:rPr>
            <w:rFonts w:ascii="Times New Roman" w:eastAsia="Times New Roman" w:hAnsi="Times New Roman" w:cs="Times New Roman"/>
            <w:spacing w:val="-6"/>
            <w:sz w:val="28"/>
            <w:szCs w:val="28"/>
          </w:rPr>
          <w:delText>Bên cạnh đó, hệ thống còn giúp cửa hàng nhận được phản hồi của khách hàng và quản lý thông tin khách hàng, thông tin sản phẩm, thông tin các đơn hàng.</w:delText>
        </w:r>
      </w:del>
    </w:p>
    <w:p w14:paraId="33FCB119" w14:textId="77777777" w:rsidR="00D40B91" w:rsidRPr="00081AF8" w:rsidDel="00E37E31" w:rsidRDefault="00D40B91" w:rsidP="00081AF8">
      <w:pPr>
        <w:tabs>
          <w:tab w:val="left" w:pos="709"/>
        </w:tabs>
        <w:spacing w:line="360" w:lineRule="auto"/>
        <w:ind w:hanging="851"/>
        <w:rPr>
          <w:del w:id="2355" w:author="admin" w:date="2022-12-12T09:28:00Z"/>
          <w:rFonts w:ascii="Times New Roman" w:eastAsia="Times New Roman" w:hAnsi="Times New Roman" w:cs="Times New Roman"/>
          <w:sz w:val="28"/>
          <w:szCs w:val="28"/>
        </w:rPr>
      </w:pPr>
      <w:del w:id="2356" w:author="admin" w:date="2022-12-12T09:28:00Z">
        <w:r w:rsidRPr="00081AF8" w:rsidDel="00E37E31">
          <w:rPr>
            <w:rFonts w:ascii="Times New Roman" w:eastAsia="Times New Roman" w:hAnsi="Times New Roman" w:cs="Times New Roman"/>
            <w:sz w:val="28"/>
            <w:szCs w:val="28"/>
          </w:rPr>
          <w:tab/>
        </w:r>
        <w:r w:rsidRPr="00081AF8" w:rsidDel="00E37E31">
          <w:rPr>
            <w:rFonts w:ascii="Times New Roman" w:eastAsia="Times New Roman" w:hAnsi="Times New Roman" w:cs="Times New Roman"/>
            <w:sz w:val="28"/>
            <w:szCs w:val="28"/>
          </w:rPr>
          <w:tab/>
          <w:delText>Do đó, hệ thống bán điện thoại sẽ đảm bảo một số chức năng như sau:</w:delText>
        </w:r>
      </w:del>
    </w:p>
    <w:p w14:paraId="0022D391" w14:textId="77777777" w:rsidR="00D40B91" w:rsidRPr="00081AF8" w:rsidDel="00E37E31" w:rsidRDefault="00D40B91" w:rsidP="00081AF8">
      <w:pPr>
        <w:numPr>
          <w:ilvl w:val="0"/>
          <w:numId w:val="15"/>
        </w:numPr>
        <w:tabs>
          <w:tab w:val="left" w:pos="851"/>
        </w:tabs>
        <w:spacing w:line="360" w:lineRule="auto"/>
        <w:ind w:left="1134"/>
        <w:rPr>
          <w:del w:id="2357" w:author="admin" w:date="2022-12-12T09:28:00Z"/>
          <w:rFonts w:ascii="Times New Roman" w:eastAsia="Times New Roman" w:hAnsi="Times New Roman" w:cs="Times New Roman"/>
          <w:sz w:val="28"/>
          <w:szCs w:val="28"/>
        </w:rPr>
      </w:pPr>
      <w:del w:id="2358" w:author="admin" w:date="2022-12-12T09:28:00Z">
        <w:r w:rsidRPr="00081AF8" w:rsidDel="00E37E31">
          <w:rPr>
            <w:rFonts w:ascii="Times New Roman" w:eastAsia="Times New Roman" w:hAnsi="Times New Roman" w:cs="Times New Roman"/>
            <w:sz w:val="28"/>
            <w:szCs w:val="28"/>
          </w:rPr>
          <w:delText>Đối với khách hàng:</w:delText>
        </w:r>
      </w:del>
    </w:p>
    <w:p w14:paraId="531B2017" w14:textId="77777777" w:rsidR="00D40B91" w:rsidRPr="00081AF8" w:rsidDel="00E37E31" w:rsidRDefault="00D40B91" w:rsidP="00081AF8">
      <w:pPr>
        <w:numPr>
          <w:ilvl w:val="0"/>
          <w:numId w:val="11"/>
        </w:numPr>
        <w:tabs>
          <w:tab w:val="left" w:pos="851"/>
        </w:tabs>
        <w:spacing w:line="360" w:lineRule="auto"/>
        <w:ind w:left="1134" w:hanging="283"/>
        <w:rPr>
          <w:del w:id="2359" w:author="admin" w:date="2022-12-12T09:28:00Z"/>
          <w:rFonts w:ascii="Times New Roman" w:eastAsia="Times New Roman" w:hAnsi="Times New Roman" w:cs="Times New Roman"/>
          <w:sz w:val="28"/>
          <w:szCs w:val="28"/>
        </w:rPr>
      </w:pPr>
      <w:del w:id="2360" w:author="admin" w:date="2022-12-12T09:28:00Z">
        <w:r w:rsidRPr="00081AF8" w:rsidDel="00E37E31">
          <w:rPr>
            <w:rFonts w:ascii="Times New Roman" w:eastAsia="Times New Roman" w:hAnsi="Times New Roman" w:cs="Times New Roman"/>
            <w:sz w:val="28"/>
            <w:szCs w:val="28"/>
          </w:rPr>
          <w:delText>Xem danh sách sản phẩm</w:delText>
        </w:r>
      </w:del>
    </w:p>
    <w:p w14:paraId="52AAF7F5" w14:textId="77777777" w:rsidR="00D40B91" w:rsidRPr="00081AF8" w:rsidDel="00E37E31" w:rsidRDefault="00D40B91" w:rsidP="00081AF8">
      <w:pPr>
        <w:numPr>
          <w:ilvl w:val="0"/>
          <w:numId w:val="11"/>
        </w:numPr>
        <w:tabs>
          <w:tab w:val="left" w:pos="851"/>
        </w:tabs>
        <w:spacing w:line="360" w:lineRule="auto"/>
        <w:ind w:left="1134" w:hanging="283"/>
        <w:rPr>
          <w:del w:id="2361" w:author="admin" w:date="2022-12-12T09:28:00Z"/>
          <w:rFonts w:ascii="Times New Roman" w:eastAsia="Times New Roman" w:hAnsi="Times New Roman" w:cs="Times New Roman"/>
          <w:sz w:val="28"/>
          <w:szCs w:val="28"/>
        </w:rPr>
      </w:pPr>
      <w:del w:id="2362" w:author="admin" w:date="2022-12-12T09:28:00Z">
        <w:r w:rsidRPr="00081AF8" w:rsidDel="00E37E31">
          <w:rPr>
            <w:rFonts w:ascii="Times New Roman" w:eastAsia="Times New Roman" w:hAnsi="Times New Roman" w:cs="Times New Roman"/>
            <w:sz w:val="28"/>
            <w:szCs w:val="28"/>
          </w:rPr>
          <w:delText>Xem thông tin chi tiết sản phẩm</w:delText>
        </w:r>
      </w:del>
    </w:p>
    <w:p w14:paraId="03F765EC" w14:textId="77777777" w:rsidR="00D40B91" w:rsidRPr="00081AF8" w:rsidDel="00E37E31" w:rsidRDefault="00D40B91" w:rsidP="00081AF8">
      <w:pPr>
        <w:numPr>
          <w:ilvl w:val="0"/>
          <w:numId w:val="11"/>
        </w:numPr>
        <w:tabs>
          <w:tab w:val="left" w:pos="851"/>
        </w:tabs>
        <w:spacing w:line="360" w:lineRule="auto"/>
        <w:ind w:left="1134" w:hanging="283"/>
        <w:rPr>
          <w:del w:id="2363" w:author="admin" w:date="2022-12-12T09:28:00Z"/>
          <w:rFonts w:ascii="Times New Roman" w:eastAsia="Times New Roman" w:hAnsi="Times New Roman" w:cs="Times New Roman"/>
          <w:sz w:val="28"/>
          <w:szCs w:val="28"/>
        </w:rPr>
      </w:pPr>
      <w:del w:id="2364" w:author="admin" w:date="2022-12-12T09:28:00Z">
        <w:r w:rsidRPr="00081AF8" w:rsidDel="00E37E31">
          <w:rPr>
            <w:rFonts w:ascii="Times New Roman" w:eastAsia="Times New Roman" w:hAnsi="Times New Roman" w:cs="Times New Roman"/>
            <w:sz w:val="28"/>
            <w:szCs w:val="28"/>
          </w:rPr>
          <w:delText>Tìm kiếm sản phẩm</w:delText>
        </w:r>
      </w:del>
    </w:p>
    <w:p w14:paraId="450DC223" w14:textId="77777777" w:rsidR="00D40B91" w:rsidRPr="00081AF8" w:rsidDel="00E37E31" w:rsidRDefault="00D40B91" w:rsidP="00081AF8">
      <w:pPr>
        <w:numPr>
          <w:ilvl w:val="0"/>
          <w:numId w:val="11"/>
        </w:numPr>
        <w:tabs>
          <w:tab w:val="left" w:pos="851"/>
        </w:tabs>
        <w:spacing w:line="360" w:lineRule="auto"/>
        <w:ind w:left="1134" w:hanging="283"/>
        <w:rPr>
          <w:del w:id="2365" w:author="admin" w:date="2022-12-12T09:28:00Z"/>
          <w:rFonts w:ascii="Times New Roman" w:eastAsia="Times New Roman" w:hAnsi="Times New Roman" w:cs="Times New Roman"/>
          <w:sz w:val="28"/>
          <w:szCs w:val="28"/>
        </w:rPr>
      </w:pPr>
      <w:del w:id="2366" w:author="admin" w:date="2022-12-12T09:28:00Z">
        <w:r w:rsidRPr="00081AF8" w:rsidDel="00E37E31">
          <w:rPr>
            <w:rFonts w:ascii="Times New Roman" w:eastAsia="Times New Roman" w:hAnsi="Times New Roman" w:cs="Times New Roman"/>
            <w:sz w:val="28"/>
            <w:szCs w:val="28"/>
          </w:rPr>
          <w:delText>Thêm sản phẩm vào giỏ hàng</w:delText>
        </w:r>
      </w:del>
    </w:p>
    <w:p w14:paraId="3BDD836B" w14:textId="77777777" w:rsidR="00D40B91" w:rsidRPr="00081AF8" w:rsidDel="00E37E31" w:rsidRDefault="00D40B91" w:rsidP="00081AF8">
      <w:pPr>
        <w:numPr>
          <w:ilvl w:val="0"/>
          <w:numId w:val="11"/>
        </w:numPr>
        <w:tabs>
          <w:tab w:val="left" w:pos="851"/>
        </w:tabs>
        <w:spacing w:line="360" w:lineRule="auto"/>
        <w:ind w:left="1134" w:hanging="283"/>
        <w:rPr>
          <w:del w:id="2367" w:author="admin" w:date="2022-12-12T09:28:00Z"/>
          <w:rFonts w:ascii="Times New Roman" w:eastAsia="Times New Roman" w:hAnsi="Times New Roman" w:cs="Times New Roman"/>
          <w:sz w:val="28"/>
          <w:szCs w:val="28"/>
        </w:rPr>
      </w:pPr>
      <w:del w:id="2368" w:author="admin" w:date="2022-12-12T09:28:00Z">
        <w:r w:rsidRPr="00081AF8" w:rsidDel="00E37E31">
          <w:rPr>
            <w:rFonts w:ascii="Times New Roman" w:eastAsia="Times New Roman" w:hAnsi="Times New Roman" w:cs="Times New Roman"/>
            <w:sz w:val="28"/>
            <w:szCs w:val="28"/>
          </w:rPr>
          <w:delText>Đặt hàng</w:delText>
        </w:r>
      </w:del>
    </w:p>
    <w:p w14:paraId="3C077D62" w14:textId="77777777" w:rsidR="00D40B91" w:rsidRPr="00081AF8" w:rsidDel="00E37E31" w:rsidRDefault="00D40B91" w:rsidP="00081AF8">
      <w:pPr>
        <w:numPr>
          <w:ilvl w:val="0"/>
          <w:numId w:val="11"/>
        </w:numPr>
        <w:tabs>
          <w:tab w:val="left" w:pos="851"/>
        </w:tabs>
        <w:spacing w:line="360" w:lineRule="auto"/>
        <w:ind w:left="1134" w:hanging="283"/>
        <w:rPr>
          <w:del w:id="2369" w:author="admin" w:date="2022-12-12T09:28:00Z"/>
          <w:rFonts w:ascii="Times New Roman" w:eastAsia="Times New Roman" w:hAnsi="Times New Roman" w:cs="Times New Roman"/>
          <w:sz w:val="28"/>
          <w:szCs w:val="28"/>
        </w:rPr>
      </w:pPr>
      <w:del w:id="2370" w:author="admin" w:date="2022-12-12T09:28:00Z">
        <w:r w:rsidRPr="00081AF8" w:rsidDel="00E37E31">
          <w:rPr>
            <w:rFonts w:ascii="Times New Roman" w:eastAsia="Times New Roman" w:hAnsi="Times New Roman" w:cs="Times New Roman"/>
            <w:sz w:val="28"/>
            <w:szCs w:val="28"/>
          </w:rPr>
          <w:delText>Thanh toán</w:delText>
        </w:r>
      </w:del>
    </w:p>
    <w:p w14:paraId="0661E675" w14:textId="77777777" w:rsidR="00D40B91" w:rsidRPr="00081AF8" w:rsidDel="00E37E31" w:rsidRDefault="00D40B91" w:rsidP="00081AF8">
      <w:pPr>
        <w:numPr>
          <w:ilvl w:val="0"/>
          <w:numId w:val="11"/>
        </w:numPr>
        <w:tabs>
          <w:tab w:val="left" w:pos="851"/>
        </w:tabs>
        <w:spacing w:line="360" w:lineRule="auto"/>
        <w:ind w:left="1134" w:hanging="283"/>
        <w:rPr>
          <w:del w:id="2371" w:author="admin" w:date="2022-12-12T09:28:00Z"/>
          <w:rFonts w:ascii="Times New Roman" w:eastAsia="Times New Roman" w:hAnsi="Times New Roman" w:cs="Times New Roman"/>
          <w:sz w:val="28"/>
          <w:szCs w:val="28"/>
        </w:rPr>
      </w:pPr>
      <w:del w:id="2372" w:author="admin" w:date="2022-12-12T09:28:00Z">
        <w:r w:rsidRPr="00081AF8" w:rsidDel="00E37E31">
          <w:rPr>
            <w:rFonts w:ascii="Times New Roman" w:eastAsia="Times New Roman" w:hAnsi="Times New Roman" w:cs="Times New Roman"/>
            <w:sz w:val="28"/>
            <w:szCs w:val="28"/>
          </w:rPr>
          <w:delText>Đánh giá bình luận</w:delText>
        </w:r>
      </w:del>
    </w:p>
    <w:p w14:paraId="74D2BF69" w14:textId="77777777" w:rsidR="00D40B91" w:rsidRPr="00081AF8" w:rsidDel="00E37E31" w:rsidRDefault="00D40B91" w:rsidP="00081AF8">
      <w:pPr>
        <w:numPr>
          <w:ilvl w:val="0"/>
          <w:numId w:val="11"/>
        </w:numPr>
        <w:tabs>
          <w:tab w:val="left" w:pos="851"/>
        </w:tabs>
        <w:spacing w:line="360" w:lineRule="auto"/>
        <w:ind w:left="1134" w:hanging="283"/>
        <w:rPr>
          <w:del w:id="2373" w:author="admin" w:date="2022-12-12T09:28:00Z"/>
          <w:rFonts w:ascii="Times New Roman" w:eastAsia="Times New Roman" w:hAnsi="Times New Roman" w:cs="Times New Roman"/>
          <w:sz w:val="28"/>
          <w:szCs w:val="28"/>
        </w:rPr>
      </w:pPr>
      <w:del w:id="2374" w:author="admin" w:date="2022-12-12T09:28:00Z">
        <w:r w:rsidRPr="00081AF8" w:rsidDel="00E37E31">
          <w:rPr>
            <w:rFonts w:ascii="Times New Roman" w:eastAsia="Times New Roman" w:hAnsi="Times New Roman" w:cs="Times New Roman"/>
            <w:sz w:val="28"/>
            <w:szCs w:val="28"/>
          </w:rPr>
          <w:delText>Đăng nhập, đăng ký</w:delText>
        </w:r>
      </w:del>
    </w:p>
    <w:p w14:paraId="54062617" w14:textId="77777777" w:rsidR="00D40B91" w:rsidRPr="00081AF8" w:rsidDel="00E37E31" w:rsidRDefault="00D40B91" w:rsidP="00081AF8">
      <w:pPr>
        <w:numPr>
          <w:ilvl w:val="0"/>
          <w:numId w:val="11"/>
        </w:numPr>
        <w:tabs>
          <w:tab w:val="left" w:pos="851"/>
        </w:tabs>
        <w:spacing w:line="360" w:lineRule="auto"/>
        <w:ind w:left="1134" w:hanging="283"/>
        <w:rPr>
          <w:del w:id="2375" w:author="admin" w:date="2022-12-12T09:28:00Z"/>
          <w:rFonts w:ascii="Times New Roman" w:eastAsia="Times New Roman" w:hAnsi="Times New Roman" w:cs="Times New Roman"/>
          <w:sz w:val="28"/>
          <w:szCs w:val="28"/>
        </w:rPr>
      </w:pPr>
      <w:del w:id="2376" w:author="admin" w:date="2022-12-12T09:28:00Z">
        <w:r w:rsidRPr="00081AF8" w:rsidDel="00E37E31">
          <w:rPr>
            <w:rFonts w:ascii="Times New Roman" w:eastAsia="Times New Roman" w:hAnsi="Times New Roman" w:cs="Times New Roman"/>
            <w:sz w:val="28"/>
            <w:szCs w:val="28"/>
          </w:rPr>
          <w:delText>Thay đổi thông tin cá nhân,...</w:delText>
        </w:r>
      </w:del>
    </w:p>
    <w:p w14:paraId="0AF01F71" w14:textId="77777777" w:rsidR="00D40B91" w:rsidRPr="00081AF8" w:rsidDel="00E37E31" w:rsidRDefault="00D40B91" w:rsidP="00081AF8">
      <w:pPr>
        <w:numPr>
          <w:ilvl w:val="0"/>
          <w:numId w:val="11"/>
        </w:numPr>
        <w:tabs>
          <w:tab w:val="left" w:pos="851"/>
        </w:tabs>
        <w:spacing w:line="360" w:lineRule="auto"/>
        <w:ind w:left="1134" w:hanging="283"/>
        <w:rPr>
          <w:del w:id="2377" w:author="admin" w:date="2022-12-12T09:28:00Z"/>
          <w:rFonts w:ascii="Times New Roman" w:eastAsia="Times New Roman" w:hAnsi="Times New Roman" w:cs="Times New Roman"/>
          <w:sz w:val="28"/>
          <w:szCs w:val="28"/>
        </w:rPr>
      </w:pPr>
      <w:del w:id="2378" w:author="admin" w:date="2022-12-12T09:28:00Z">
        <w:r w:rsidRPr="00081AF8" w:rsidDel="00E37E31">
          <w:rPr>
            <w:rFonts w:ascii="Times New Roman" w:eastAsia="Times New Roman" w:hAnsi="Times New Roman" w:cs="Times New Roman"/>
            <w:sz w:val="28"/>
            <w:szCs w:val="28"/>
          </w:rPr>
          <w:delText>Tha đổi thông tin nhận hàng</w:delText>
        </w:r>
      </w:del>
    </w:p>
    <w:p w14:paraId="38F2F8C9" w14:textId="77777777" w:rsidR="00D40B91" w:rsidRPr="00081AF8" w:rsidDel="00E37E31" w:rsidRDefault="00D40B91" w:rsidP="00081AF8">
      <w:pPr>
        <w:numPr>
          <w:ilvl w:val="0"/>
          <w:numId w:val="15"/>
        </w:numPr>
        <w:tabs>
          <w:tab w:val="left" w:pos="851"/>
        </w:tabs>
        <w:spacing w:line="360" w:lineRule="auto"/>
        <w:ind w:left="1134"/>
        <w:rPr>
          <w:del w:id="2379" w:author="admin" w:date="2022-12-12T09:28:00Z"/>
          <w:rFonts w:ascii="Times New Roman" w:eastAsia="Times New Roman" w:hAnsi="Times New Roman" w:cs="Times New Roman"/>
          <w:sz w:val="28"/>
          <w:szCs w:val="28"/>
        </w:rPr>
      </w:pPr>
      <w:del w:id="2380" w:author="admin" w:date="2022-12-12T09:28:00Z">
        <w:r w:rsidRPr="00081AF8" w:rsidDel="00E37E31">
          <w:rPr>
            <w:rFonts w:ascii="Times New Roman" w:eastAsia="Times New Roman" w:hAnsi="Times New Roman" w:cs="Times New Roman"/>
            <w:sz w:val="28"/>
            <w:szCs w:val="28"/>
          </w:rPr>
          <w:delText>Đối với quản trị:</w:delText>
        </w:r>
      </w:del>
    </w:p>
    <w:p w14:paraId="5C3EFC7A" w14:textId="77777777" w:rsidR="00D40B91" w:rsidRPr="00081AF8" w:rsidDel="00E37E31" w:rsidRDefault="00D40B91" w:rsidP="00081AF8">
      <w:pPr>
        <w:numPr>
          <w:ilvl w:val="0"/>
          <w:numId w:val="12"/>
        </w:numPr>
        <w:tabs>
          <w:tab w:val="left" w:pos="851"/>
        </w:tabs>
        <w:spacing w:line="360" w:lineRule="auto"/>
        <w:ind w:left="1134" w:hanging="283"/>
        <w:rPr>
          <w:del w:id="2381" w:author="admin" w:date="2022-12-12T09:28:00Z"/>
          <w:rFonts w:ascii="Times New Roman" w:eastAsia="Times New Roman" w:hAnsi="Times New Roman" w:cs="Times New Roman"/>
          <w:sz w:val="28"/>
          <w:szCs w:val="28"/>
        </w:rPr>
      </w:pPr>
      <w:del w:id="2382" w:author="admin" w:date="2022-12-12T09:28:00Z">
        <w:r w:rsidRPr="00081AF8" w:rsidDel="00E37E31">
          <w:rPr>
            <w:rFonts w:ascii="Times New Roman" w:eastAsia="Times New Roman" w:hAnsi="Times New Roman" w:cs="Times New Roman"/>
            <w:sz w:val="28"/>
            <w:szCs w:val="28"/>
          </w:rPr>
          <w:delText>Quản lí hãng sản xuất</w:delText>
        </w:r>
      </w:del>
    </w:p>
    <w:p w14:paraId="7768BCC4" w14:textId="77777777" w:rsidR="00D40B91" w:rsidRPr="00081AF8" w:rsidDel="00E37E31" w:rsidRDefault="00D40B91" w:rsidP="00081AF8">
      <w:pPr>
        <w:numPr>
          <w:ilvl w:val="0"/>
          <w:numId w:val="12"/>
        </w:numPr>
        <w:tabs>
          <w:tab w:val="left" w:pos="851"/>
        </w:tabs>
        <w:spacing w:line="360" w:lineRule="auto"/>
        <w:ind w:left="1134" w:hanging="283"/>
        <w:rPr>
          <w:del w:id="2383" w:author="admin" w:date="2022-12-12T09:28:00Z"/>
          <w:rFonts w:ascii="Times New Roman" w:eastAsia="Times New Roman" w:hAnsi="Times New Roman" w:cs="Times New Roman"/>
          <w:sz w:val="28"/>
          <w:szCs w:val="28"/>
        </w:rPr>
      </w:pPr>
      <w:del w:id="2384" w:author="admin" w:date="2022-12-12T09:28:00Z">
        <w:r w:rsidRPr="00081AF8" w:rsidDel="00E37E31">
          <w:rPr>
            <w:rFonts w:ascii="Times New Roman" w:eastAsia="Times New Roman" w:hAnsi="Times New Roman" w:cs="Times New Roman"/>
            <w:sz w:val="28"/>
            <w:szCs w:val="28"/>
          </w:rPr>
          <w:delText>Quản lí khuyến mại</w:delText>
        </w:r>
      </w:del>
    </w:p>
    <w:p w14:paraId="081EB35A" w14:textId="77777777" w:rsidR="00D40B91" w:rsidRPr="00081AF8" w:rsidDel="00E37E31" w:rsidRDefault="00D40B91" w:rsidP="00081AF8">
      <w:pPr>
        <w:numPr>
          <w:ilvl w:val="0"/>
          <w:numId w:val="12"/>
        </w:numPr>
        <w:tabs>
          <w:tab w:val="left" w:pos="851"/>
        </w:tabs>
        <w:spacing w:line="360" w:lineRule="auto"/>
        <w:ind w:left="1134" w:hanging="283"/>
        <w:rPr>
          <w:del w:id="2385" w:author="admin" w:date="2022-12-12T09:28:00Z"/>
          <w:rFonts w:ascii="Times New Roman" w:eastAsia="Times New Roman" w:hAnsi="Times New Roman" w:cs="Times New Roman"/>
          <w:sz w:val="28"/>
          <w:szCs w:val="28"/>
        </w:rPr>
      </w:pPr>
      <w:del w:id="2386" w:author="admin" w:date="2022-12-12T09:28:00Z">
        <w:r w:rsidRPr="00081AF8" w:rsidDel="00E37E31">
          <w:rPr>
            <w:rFonts w:ascii="Times New Roman" w:eastAsia="Times New Roman" w:hAnsi="Times New Roman" w:cs="Times New Roman"/>
            <w:sz w:val="28"/>
            <w:szCs w:val="28"/>
          </w:rPr>
          <w:delText>Quản lí sản phẩm</w:delText>
        </w:r>
      </w:del>
    </w:p>
    <w:p w14:paraId="1CD338D2" w14:textId="77777777" w:rsidR="00D40B91" w:rsidRPr="00081AF8" w:rsidDel="00E37E31" w:rsidRDefault="00D40B91" w:rsidP="00081AF8">
      <w:pPr>
        <w:numPr>
          <w:ilvl w:val="0"/>
          <w:numId w:val="12"/>
        </w:numPr>
        <w:tabs>
          <w:tab w:val="left" w:pos="851"/>
        </w:tabs>
        <w:spacing w:line="360" w:lineRule="auto"/>
        <w:ind w:left="1134" w:hanging="283"/>
        <w:rPr>
          <w:del w:id="2387" w:author="admin" w:date="2022-12-12T09:28:00Z"/>
          <w:rFonts w:ascii="Times New Roman" w:eastAsia="Times New Roman" w:hAnsi="Times New Roman" w:cs="Times New Roman"/>
          <w:sz w:val="28"/>
          <w:szCs w:val="28"/>
        </w:rPr>
      </w:pPr>
      <w:del w:id="2388" w:author="admin" w:date="2022-12-12T09:28:00Z">
        <w:r w:rsidRPr="00081AF8" w:rsidDel="00E37E31">
          <w:rPr>
            <w:rFonts w:ascii="Times New Roman" w:eastAsia="Times New Roman" w:hAnsi="Times New Roman" w:cs="Times New Roman"/>
            <w:sz w:val="28"/>
            <w:szCs w:val="28"/>
          </w:rPr>
          <w:delText>Quản lý đơn hàng</w:delText>
        </w:r>
      </w:del>
    </w:p>
    <w:p w14:paraId="6E37A1CF" w14:textId="77777777" w:rsidR="00D40B91" w:rsidRPr="00081AF8" w:rsidDel="00E37E31" w:rsidRDefault="00D40B91" w:rsidP="00081AF8">
      <w:pPr>
        <w:numPr>
          <w:ilvl w:val="0"/>
          <w:numId w:val="12"/>
        </w:numPr>
        <w:tabs>
          <w:tab w:val="left" w:pos="851"/>
        </w:tabs>
        <w:spacing w:line="360" w:lineRule="auto"/>
        <w:ind w:left="1134" w:hanging="283"/>
        <w:rPr>
          <w:del w:id="2389" w:author="admin" w:date="2022-12-12T09:28:00Z"/>
          <w:rFonts w:ascii="Times New Roman" w:eastAsia="Times New Roman" w:hAnsi="Times New Roman" w:cs="Times New Roman"/>
          <w:sz w:val="28"/>
          <w:szCs w:val="28"/>
        </w:rPr>
      </w:pPr>
      <w:del w:id="2390" w:author="admin" w:date="2022-12-12T09:28:00Z">
        <w:r w:rsidRPr="00081AF8" w:rsidDel="00E37E31">
          <w:rPr>
            <w:rFonts w:ascii="Times New Roman" w:eastAsia="Times New Roman" w:hAnsi="Times New Roman" w:cs="Times New Roman"/>
            <w:sz w:val="28"/>
            <w:szCs w:val="28"/>
          </w:rPr>
          <w:delText>Xuất báo cáo …</w:delText>
        </w:r>
      </w:del>
    </w:p>
    <w:p w14:paraId="67477403" w14:textId="77777777" w:rsidR="00D40B91" w:rsidRPr="00081AF8" w:rsidDel="00E37E31" w:rsidRDefault="00D40B91" w:rsidP="00081AF8">
      <w:pPr>
        <w:pStyle w:val="ListParagraph"/>
        <w:spacing w:line="360" w:lineRule="auto"/>
        <w:ind w:left="450"/>
        <w:jc w:val="both"/>
        <w:outlineLvl w:val="1"/>
        <w:rPr>
          <w:del w:id="2391" w:author="admin" w:date="2022-12-12T09:28:00Z"/>
          <w:rFonts w:ascii="Times New Roman" w:hAnsi="Times New Roman" w:cs="Times New Roman"/>
          <w:b/>
          <w:sz w:val="28"/>
          <w:szCs w:val="28"/>
        </w:rPr>
      </w:pPr>
      <w:bookmarkStart w:id="2392" w:name="_Toc399971272"/>
      <w:bookmarkStart w:id="2393" w:name="_Toc400700205"/>
      <w:bookmarkStart w:id="2394" w:name="_Toc400700724"/>
      <w:bookmarkStart w:id="2395" w:name="_Toc121492144"/>
      <w:bookmarkStart w:id="2396" w:name="_Toc88920004"/>
      <w:bookmarkStart w:id="2397" w:name="_Toc95909165"/>
      <w:del w:id="2398" w:author="admin" w:date="2022-12-12T09:28:00Z">
        <w:r w:rsidRPr="00081AF8" w:rsidDel="00E37E31">
          <w:rPr>
            <w:rFonts w:ascii="Times New Roman" w:hAnsi="Times New Roman" w:cs="Times New Roman"/>
            <w:b/>
            <w:sz w:val="28"/>
            <w:szCs w:val="28"/>
          </w:rPr>
          <w:delText>1.2 Giải pháp – công nghệ sử dụng</w:delText>
        </w:r>
        <w:bookmarkEnd w:id="2392"/>
        <w:bookmarkEnd w:id="2393"/>
        <w:bookmarkEnd w:id="2394"/>
        <w:bookmarkEnd w:id="2395"/>
      </w:del>
    </w:p>
    <w:p w14:paraId="3B3A93FF" w14:textId="77777777" w:rsidR="00D40B91" w:rsidRPr="00081AF8" w:rsidDel="00E37E31" w:rsidRDefault="00D40B91" w:rsidP="00081AF8">
      <w:pPr>
        <w:pStyle w:val="Heading3"/>
        <w:spacing w:line="360" w:lineRule="auto"/>
        <w:rPr>
          <w:del w:id="2399" w:author="admin" w:date="2022-12-12T09:28:00Z"/>
          <w:rFonts w:ascii="Times New Roman" w:eastAsia="Times New Roman" w:hAnsi="Times New Roman" w:cs="Times New Roman"/>
          <w:b/>
          <w:color w:val="auto"/>
          <w:sz w:val="28"/>
          <w:szCs w:val="28"/>
        </w:rPr>
      </w:pPr>
      <w:bookmarkStart w:id="2400" w:name="_Toc88919996"/>
      <w:bookmarkStart w:id="2401" w:name="_Toc95909157"/>
      <w:bookmarkStart w:id="2402" w:name="_Toc121492145"/>
      <w:del w:id="2403" w:author="admin" w:date="2022-12-12T09:28:00Z">
        <w:r w:rsidRPr="00081AF8" w:rsidDel="00E37E31">
          <w:rPr>
            <w:rFonts w:ascii="Times New Roman" w:eastAsia="Times New Roman" w:hAnsi="Times New Roman" w:cs="Times New Roman"/>
            <w:b/>
            <w:color w:val="auto"/>
            <w:sz w:val="28"/>
            <w:szCs w:val="28"/>
          </w:rPr>
          <w:delText xml:space="preserve">1.2.1 </w:delText>
        </w:r>
        <w:bookmarkEnd w:id="2400"/>
        <w:bookmarkEnd w:id="2401"/>
        <w:r w:rsidRPr="00081AF8" w:rsidDel="00E37E31">
          <w:rPr>
            <w:rFonts w:ascii="Times New Roman" w:eastAsia="Times New Roman" w:hAnsi="Times New Roman" w:cs="Times New Roman"/>
            <w:b/>
            <w:color w:val="auto"/>
            <w:sz w:val="28"/>
            <w:szCs w:val="28"/>
          </w:rPr>
          <w:delText>PHP</w:delText>
        </w:r>
        <w:bookmarkEnd w:id="2402"/>
      </w:del>
    </w:p>
    <w:p w14:paraId="514C6F9C" w14:textId="77777777" w:rsidR="00D40B91" w:rsidRPr="00081AF8" w:rsidDel="00E37E31" w:rsidRDefault="00D40B91" w:rsidP="00081AF8">
      <w:pPr>
        <w:spacing w:line="360" w:lineRule="auto"/>
        <w:rPr>
          <w:del w:id="2404" w:author="admin" w:date="2022-12-12T09:28:00Z"/>
          <w:rFonts w:ascii="Times New Roman" w:eastAsia="Times New Roman" w:hAnsi="Times New Roman" w:cs="Times New Roman"/>
          <w:b/>
          <w:sz w:val="28"/>
          <w:szCs w:val="28"/>
        </w:rPr>
      </w:pPr>
      <w:bookmarkStart w:id="2405" w:name="_Toc88919997"/>
      <w:bookmarkStart w:id="2406" w:name="_Toc95909158"/>
      <w:del w:id="2407" w:author="admin" w:date="2022-12-12T09:28:00Z">
        <w:r w:rsidRPr="00081AF8" w:rsidDel="00E37E31">
          <w:rPr>
            <w:rFonts w:ascii="Times New Roman" w:eastAsia="Times New Roman" w:hAnsi="Times New Roman" w:cs="Times New Roman"/>
            <w:b/>
            <w:sz w:val="28"/>
            <w:szCs w:val="28"/>
          </w:rPr>
          <w:delText>PHP là gì?</w:delText>
        </w:r>
        <w:bookmarkEnd w:id="2405"/>
        <w:bookmarkEnd w:id="2406"/>
      </w:del>
    </w:p>
    <w:p w14:paraId="7C628291" w14:textId="77777777" w:rsidR="00D40B91" w:rsidRPr="00081AF8" w:rsidDel="00E37E31" w:rsidRDefault="00D40B91" w:rsidP="00081AF8">
      <w:pPr>
        <w:tabs>
          <w:tab w:val="left" w:pos="284"/>
        </w:tabs>
        <w:spacing w:line="360" w:lineRule="auto"/>
        <w:ind w:firstLine="142"/>
        <w:jc w:val="both"/>
        <w:rPr>
          <w:del w:id="2408" w:author="admin" w:date="2022-12-12T09:28:00Z"/>
          <w:rFonts w:ascii="Times New Roman" w:hAnsi="Times New Roman" w:cs="Times New Roman"/>
          <w:color w:val="000000"/>
          <w:sz w:val="28"/>
          <w:szCs w:val="28"/>
          <w:bdr w:val="none" w:sz="0" w:space="0" w:color="auto" w:frame="1"/>
          <w:shd w:val="clear" w:color="auto" w:fill="FFFFFF"/>
        </w:rPr>
      </w:pPr>
      <w:del w:id="2409" w:author="admin" w:date="2022-12-12T09:28:00Z">
        <w:r w:rsidRPr="00081AF8" w:rsidDel="00E37E31">
          <w:rPr>
            <w:rFonts w:ascii="Times New Roman" w:eastAsia="Times New Roman" w:hAnsi="Times New Roman" w:cs="Times New Roman"/>
            <w:sz w:val="28"/>
            <w:szCs w:val="28"/>
          </w:rPr>
          <w:tab/>
        </w:r>
        <w:r w:rsidRPr="00081AF8" w:rsidDel="00E37E31">
          <w:rPr>
            <w:rFonts w:ascii="Times New Roman" w:hAnsi="Times New Roman" w:cs="Times New Roman"/>
            <w:color w:val="000000"/>
            <w:sz w:val="28"/>
            <w:szCs w:val="28"/>
            <w:bdr w:val="none" w:sz="0" w:space="0" w:color="auto" w:frame="1"/>
            <w:shd w:val="clear" w:color="auto" w:fill="FFFFFF"/>
          </w:rPr>
          <w:delText>PHP là viết tắt của cụm từ Personal Home Page nay đã được chuyển thành Hypertext Preprocessor. Hiểu đơn giản thì PHP là một ngôn ngữ lập trình kịch bản (scripting language) đa mục đích. PHP được dùng phổ biến cho việc phát triển các ứng dụng web chạy trên máy chủ. Dó đó, ngôn ngữ lập trình PHP có thể xử lý các chức năng từ phía server để sinh ra mã HTML trên client như thu thập dữ liệu biểu mẫu, sửa đổi cơ sở dữ liệu, quản lý file trên server hay các hoạt động khác.</w:delText>
        </w:r>
      </w:del>
    </w:p>
    <w:p w14:paraId="6A37FF24" w14:textId="77777777" w:rsidR="00D40B91" w:rsidRPr="00081AF8" w:rsidDel="00E37E31" w:rsidRDefault="00D40B91" w:rsidP="00081AF8">
      <w:pPr>
        <w:spacing w:line="360" w:lineRule="auto"/>
        <w:jc w:val="both"/>
        <w:rPr>
          <w:del w:id="2410" w:author="admin" w:date="2022-12-12T09:28:00Z"/>
          <w:rFonts w:ascii="Times New Roman" w:eastAsia="Times New Roman" w:hAnsi="Times New Roman" w:cs="Times New Roman"/>
          <w:b/>
          <w:sz w:val="28"/>
          <w:szCs w:val="28"/>
        </w:rPr>
      </w:pPr>
      <w:del w:id="2411" w:author="admin" w:date="2022-12-12T09:28:00Z">
        <w:r w:rsidRPr="00081AF8" w:rsidDel="00E37E31">
          <w:rPr>
            <w:rFonts w:ascii="Times New Roman" w:eastAsia="Times New Roman" w:hAnsi="Times New Roman" w:cs="Times New Roman"/>
            <w:b/>
            <w:sz w:val="28"/>
            <w:szCs w:val="28"/>
          </w:rPr>
          <w:delText>Ưu  điểm</w:delText>
        </w:r>
      </w:del>
    </w:p>
    <w:p w14:paraId="0143FBB2" w14:textId="77777777" w:rsidR="00D40B91" w:rsidRPr="00081AF8" w:rsidDel="00E37E31" w:rsidRDefault="00D40B91" w:rsidP="00081AF8">
      <w:pPr>
        <w:spacing w:line="360" w:lineRule="auto"/>
        <w:jc w:val="both"/>
        <w:rPr>
          <w:del w:id="2412" w:author="admin" w:date="2022-12-12T09:28:00Z"/>
          <w:rFonts w:ascii="Times New Roman" w:eastAsia="Times New Roman" w:hAnsi="Times New Roman" w:cs="Times New Roman"/>
          <w:sz w:val="28"/>
          <w:szCs w:val="28"/>
        </w:rPr>
      </w:pPr>
      <w:del w:id="2413" w:author="admin" w:date="2022-12-12T09:28:00Z">
        <w:r w:rsidRPr="00081AF8" w:rsidDel="00E37E31">
          <w:rPr>
            <w:rFonts w:ascii="Times New Roman" w:eastAsia="Times New Roman" w:hAnsi="Times New Roman" w:cs="Times New Roman"/>
            <w:sz w:val="28"/>
            <w:szCs w:val="28"/>
          </w:rPr>
          <w:delText>Đầu tiên phải kể đến đó là PHP chính là một mã nguồn. Vậy nên việc cài đặt và sử dụng ngôn ngữ PHP rất là dễ dàng và cài đặt phổ biến nhất là trên các WebSever thông dụng như  Nginx,Apache. Đặc biệt PHP là một mã nguồn miễn phí và được chia sẻ nhiều trên các diễn đàn, cộng đồng và bạn có thể dễ dàng sao chép và cài đặt sử dụng các website hay các ngữ cảnh có sẵn</w:delText>
        </w:r>
      </w:del>
    </w:p>
    <w:p w14:paraId="281B998E" w14:textId="77777777" w:rsidR="00D40B91" w:rsidRPr="00081AF8" w:rsidDel="00E37E31" w:rsidRDefault="00D40B91" w:rsidP="00081AF8">
      <w:pPr>
        <w:spacing w:line="360" w:lineRule="auto"/>
        <w:jc w:val="both"/>
        <w:rPr>
          <w:del w:id="2414" w:author="admin" w:date="2022-12-12T09:28:00Z"/>
          <w:rFonts w:ascii="Times New Roman" w:eastAsia="Times New Roman" w:hAnsi="Times New Roman" w:cs="Times New Roman"/>
          <w:sz w:val="28"/>
          <w:szCs w:val="28"/>
        </w:rPr>
      </w:pPr>
      <w:del w:id="2415" w:author="admin" w:date="2022-12-12T09:28:00Z">
        <w:r w:rsidRPr="00081AF8" w:rsidDel="00E37E31">
          <w:rPr>
            <w:rFonts w:ascii="Times New Roman" w:eastAsia="Times New Roman" w:hAnsi="Times New Roman" w:cs="Times New Roman"/>
            <w:sz w:val="28"/>
            <w:szCs w:val="28"/>
          </w:rPr>
          <w:delText>PHP là </w:delText>
        </w:r>
        <w:r w:rsidRPr="00081AF8" w:rsidDel="00E37E31">
          <w:rPr>
            <w:rFonts w:ascii="Times New Roman" w:eastAsia="Times New Roman" w:hAnsi="Times New Roman" w:cs="Times New Roman"/>
            <w:bCs/>
            <w:sz w:val="28"/>
            <w:szCs w:val="28"/>
          </w:rPr>
          <w:delText>ngôn ngữ dễ học và dễ sử dụng</w:delText>
        </w:r>
        <w:r w:rsidRPr="00081AF8" w:rsidDel="00E37E31">
          <w:rPr>
            <w:rFonts w:ascii="Times New Roman" w:eastAsia="Times New Roman" w:hAnsi="Times New Roman" w:cs="Times New Roman"/>
            <w:sz w:val="28"/>
            <w:szCs w:val="28"/>
          </w:rPr>
          <w:delText>, nó có tính linh hoạt cao để giải quyết các vấn đề, các ngữ cảnh và kịch bản với các phương pháp tùy biến khác nhau theo yêu cầu của bạn.</w:delText>
        </w:r>
      </w:del>
    </w:p>
    <w:p w14:paraId="45DEB7C6" w14:textId="77777777" w:rsidR="00D40B91" w:rsidRPr="00081AF8" w:rsidDel="00E37E31" w:rsidRDefault="00D40B91" w:rsidP="00081AF8">
      <w:pPr>
        <w:spacing w:line="360" w:lineRule="auto"/>
        <w:jc w:val="both"/>
        <w:rPr>
          <w:del w:id="2416" w:author="admin" w:date="2022-12-12T09:28:00Z"/>
          <w:rFonts w:ascii="Times New Roman" w:eastAsia="Times New Roman" w:hAnsi="Times New Roman" w:cs="Times New Roman"/>
          <w:sz w:val="28"/>
          <w:szCs w:val="28"/>
        </w:rPr>
      </w:pPr>
      <w:del w:id="2417" w:author="admin" w:date="2022-12-12T09:28:00Z">
        <w:r w:rsidRPr="00081AF8" w:rsidDel="00E37E31">
          <w:rPr>
            <w:rFonts w:ascii="Times New Roman" w:eastAsia="Times New Roman" w:hAnsi="Times New Roman" w:cs="Times New Roman"/>
            <w:bCs/>
            <w:sz w:val="28"/>
            <w:szCs w:val="28"/>
          </w:rPr>
          <w:delText>Khả năng bảo mật cao</w:delText>
        </w:r>
        <w:r w:rsidRPr="00081AF8" w:rsidDel="00E37E31">
          <w:rPr>
            <w:rFonts w:ascii="Times New Roman" w:eastAsia="Times New Roman" w:hAnsi="Times New Roman" w:cs="Times New Roman"/>
            <w:sz w:val="28"/>
            <w:szCs w:val="28"/>
          </w:rPr>
          <w:delText> cho dù đây là mã nguồn mở, PHP được cộng đồng phát triển rất mạnh mẻ vì vậy PHP được coi là an toàn khi sử dụng với sự chia sẻ cách bảo mật. Ngoài ra khi bạn sử dụng ngôn ngữ lập trình PHP sẻ kết hợp các kỹ thuật bảo mật với từng tầng khác nhau giúp khả năng hoạt động cho website ổn định và an toàn hơn.</w:delText>
        </w:r>
      </w:del>
    </w:p>
    <w:p w14:paraId="0C3D0E72" w14:textId="77777777" w:rsidR="00D40B91" w:rsidRPr="00081AF8" w:rsidDel="00E37E31" w:rsidRDefault="00D40B91" w:rsidP="00081AF8">
      <w:pPr>
        <w:spacing w:line="360" w:lineRule="auto"/>
        <w:jc w:val="both"/>
        <w:rPr>
          <w:del w:id="2418" w:author="admin" w:date="2022-12-12T09:28:00Z"/>
          <w:rFonts w:ascii="Times New Roman" w:eastAsia="Times New Roman" w:hAnsi="Times New Roman" w:cs="Times New Roman"/>
          <w:b/>
          <w:sz w:val="28"/>
          <w:szCs w:val="28"/>
        </w:rPr>
      </w:pPr>
      <w:del w:id="2419" w:author="admin" w:date="2022-12-12T09:28:00Z">
        <w:r w:rsidRPr="00081AF8" w:rsidDel="00E37E31">
          <w:rPr>
            <w:rFonts w:ascii="Times New Roman" w:eastAsia="Times New Roman" w:hAnsi="Times New Roman" w:cs="Times New Roman"/>
            <w:b/>
            <w:sz w:val="28"/>
            <w:szCs w:val="28"/>
          </w:rPr>
          <w:delText>Nhược  điểm</w:delText>
        </w:r>
      </w:del>
    </w:p>
    <w:p w14:paraId="1D5FEF9A" w14:textId="77777777" w:rsidR="00D40B91" w:rsidRPr="00081AF8" w:rsidDel="00E37E31" w:rsidRDefault="00D40B91" w:rsidP="00081AF8">
      <w:pPr>
        <w:spacing w:line="360" w:lineRule="auto"/>
        <w:jc w:val="both"/>
        <w:rPr>
          <w:del w:id="2420" w:author="admin" w:date="2022-12-12T09:28:00Z"/>
          <w:rFonts w:ascii="Times New Roman" w:eastAsia="Times New Roman" w:hAnsi="Times New Roman" w:cs="Times New Roman"/>
          <w:sz w:val="28"/>
          <w:szCs w:val="28"/>
        </w:rPr>
      </w:pPr>
      <w:del w:id="2421" w:author="admin" w:date="2022-12-12T09:28:00Z">
        <w:r w:rsidRPr="00081AF8" w:rsidDel="00E37E31">
          <w:rPr>
            <w:rFonts w:ascii="Times New Roman" w:eastAsia="Times New Roman" w:hAnsi="Times New Roman" w:cs="Times New Roman"/>
            <w:sz w:val="28"/>
            <w:szCs w:val="28"/>
          </w:rPr>
          <w:delText>Không giống như Java và C# khi bạn học thì có thể làm website, các ứng dụng điện thoại, chương trình hay phần mềm,.. . tuy nhiên đối với </w:delText>
        </w:r>
        <w:r w:rsidRPr="00081AF8" w:rsidDel="00E37E31">
          <w:rPr>
            <w:rFonts w:ascii="Times New Roman" w:eastAsia="Times New Roman" w:hAnsi="Times New Roman" w:cs="Times New Roman"/>
            <w:bCs/>
            <w:sz w:val="28"/>
            <w:szCs w:val="28"/>
          </w:rPr>
          <w:delText>PHP chỉ có thể sử dụng làm website</w:delText>
        </w:r>
        <w:r w:rsidRPr="00081AF8" w:rsidDel="00E37E31">
          <w:rPr>
            <w:rFonts w:ascii="Times New Roman" w:eastAsia="Times New Roman" w:hAnsi="Times New Roman" w:cs="Times New Roman"/>
            <w:sz w:val="28"/>
            <w:szCs w:val="28"/>
          </w:rPr>
          <w:delText> và các ứng dụng website mở rộng mà thôi.</w:delText>
        </w:r>
      </w:del>
    </w:p>
    <w:p w14:paraId="0477A5AA" w14:textId="77777777" w:rsidR="00D40B91" w:rsidRPr="00081AF8" w:rsidDel="00E37E31" w:rsidRDefault="00D40B91" w:rsidP="00081AF8">
      <w:pPr>
        <w:pStyle w:val="Heading3"/>
        <w:spacing w:line="360" w:lineRule="auto"/>
        <w:rPr>
          <w:del w:id="2422" w:author="admin" w:date="2022-12-12T09:28:00Z"/>
          <w:rFonts w:ascii="Times New Roman" w:eastAsia="Times New Roman" w:hAnsi="Times New Roman" w:cs="Times New Roman"/>
          <w:b/>
          <w:color w:val="auto"/>
          <w:sz w:val="28"/>
          <w:szCs w:val="28"/>
        </w:rPr>
      </w:pPr>
      <w:bookmarkStart w:id="2423" w:name="_Toc88920000"/>
      <w:bookmarkStart w:id="2424" w:name="_Toc95909161"/>
      <w:bookmarkStart w:id="2425" w:name="_Toc121492146"/>
      <w:del w:id="2426" w:author="admin" w:date="2022-12-12T09:28:00Z">
        <w:r w:rsidRPr="00081AF8" w:rsidDel="00E37E31">
          <w:rPr>
            <w:rFonts w:ascii="Times New Roman" w:eastAsia="Times New Roman" w:hAnsi="Times New Roman" w:cs="Times New Roman"/>
            <w:b/>
            <w:color w:val="auto"/>
            <w:sz w:val="28"/>
            <w:szCs w:val="28"/>
          </w:rPr>
          <w:delText>1.2.2 MySQL</w:delText>
        </w:r>
        <w:bookmarkEnd w:id="2423"/>
        <w:bookmarkEnd w:id="2424"/>
        <w:bookmarkEnd w:id="2425"/>
      </w:del>
    </w:p>
    <w:p w14:paraId="7D1B1F81" w14:textId="77777777" w:rsidR="00D40B91" w:rsidRPr="00081AF8" w:rsidDel="00E37E31" w:rsidRDefault="00D40B91" w:rsidP="00081AF8">
      <w:pPr>
        <w:spacing w:line="360" w:lineRule="auto"/>
        <w:rPr>
          <w:del w:id="2427" w:author="admin" w:date="2022-12-12T09:28:00Z"/>
          <w:rFonts w:ascii="Times New Roman" w:eastAsia="Times New Roman" w:hAnsi="Times New Roman" w:cs="Times New Roman"/>
          <w:b/>
          <w:sz w:val="28"/>
          <w:szCs w:val="28"/>
        </w:rPr>
      </w:pPr>
      <w:bookmarkStart w:id="2428" w:name="_Toc88920001"/>
      <w:bookmarkStart w:id="2429" w:name="_Toc95909162"/>
      <w:del w:id="2430" w:author="admin" w:date="2022-12-12T09:28:00Z">
        <w:r w:rsidRPr="00081AF8" w:rsidDel="00E37E31">
          <w:rPr>
            <w:rFonts w:ascii="Times New Roman" w:eastAsia="Times New Roman" w:hAnsi="Times New Roman" w:cs="Times New Roman"/>
            <w:b/>
            <w:sz w:val="28"/>
            <w:szCs w:val="28"/>
          </w:rPr>
          <w:delText>Khái niệm</w:delText>
        </w:r>
        <w:bookmarkEnd w:id="2428"/>
        <w:bookmarkEnd w:id="2429"/>
      </w:del>
    </w:p>
    <w:p w14:paraId="14949346" w14:textId="77777777" w:rsidR="00D40B91" w:rsidRPr="00081AF8" w:rsidDel="00E37E31" w:rsidRDefault="00D40B91" w:rsidP="00081AF8">
      <w:pPr>
        <w:tabs>
          <w:tab w:val="left" w:pos="0"/>
        </w:tabs>
        <w:spacing w:line="360" w:lineRule="auto"/>
        <w:ind w:firstLine="142"/>
        <w:jc w:val="both"/>
        <w:rPr>
          <w:del w:id="2431" w:author="admin" w:date="2022-12-12T09:28:00Z"/>
          <w:rFonts w:ascii="Times New Roman" w:eastAsia="Times New Roman" w:hAnsi="Times New Roman" w:cs="Times New Roman"/>
          <w:sz w:val="28"/>
          <w:szCs w:val="28"/>
        </w:rPr>
      </w:pPr>
      <w:del w:id="2432" w:author="admin" w:date="2022-12-12T09:28:00Z">
        <w:r w:rsidRPr="00081AF8" w:rsidDel="00E37E31">
          <w:rPr>
            <w:rFonts w:ascii="Times New Roman" w:eastAsia="Times New Roman" w:hAnsi="Times New Roman" w:cs="Times New Roman"/>
            <w:sz w:val="28"/>
            <w:szCs w:val="28"/>
          </w:rPr>
          <w:tab/>
          <w:delText xml:space="preserve">MySQL được biết đến như một loại hệ thống quản trị CSDL mã nguồn mở (còn được gọi là phần mềm RDBMS) tốc độ cao, được vận hành theo mô hình máy khách - máy chủ (client-server). Phần mềm này được sử dụng trong </w:delText>
        </w:r>
      </w:del>
    </w:p>
    <w:p w14:paraId="22E29E34" w14:textId="77777777" w:rsidR="00D40B91" w:rsidRPr="00081AF8" w:rsidDel="00E37E31" w:rsidRDefault="00D40B91" w:rsidP="00081AF8">
      <w:pPr>
        <w:tabs>
          <w:tab w:val="left" w:pos="0"/>
        </w:tabs>
        <w:spacing w:line="360" w:lineRule="auto"/>
        <w:ind w:firstLine="142"/>
        <w:jc w:val="both"/>
        <w:rPr>
          <w:del w:id="2433" w:author="admin" w:date="2022-12-12T09:28:00Z"/>
          <w:rFonts w:ascii="Times New Roman" w:eastAsia="Times New Roman" w:hAnsi="Times New Roman" w:cs="Times New Roman"/>
          <w:sz w:val="28"/>
          <w:szCs w:val="28"/>
        </w:rPr>
      </w:pPr>
      <w:del w:id="2434" w:author="admin" w:date="2022-12-12T09:28:00Z">
        <w:r w:rsidRPr="00081AF8" w:rsidDel="00E37E31">
          <w:rPr>
            <w:rFonts w:ascii="Times New Roman" w:eastAsia="Times New Roman" w:hAnsi="Times New Roman" w:cs="Times New Roman"/>
            <w:sz w:val="28"/>
            <w:szCs w:val="28"/>
          </w:rPr>
          <w:delText>tạo lập, quản lý các database dựa trên việc quản lý tất cả các liên hệ giữa chúng.</w:delText>
        </w:r>
      </w:del>
    </w:p>
    <w:p w14:paraId="6ADBE616" w14:textId="77777777" w:rsidR="00D40B91" w:rsidRPr="00081AF8" w:rsidDel="00E37E31" w:rsidRDefault="00D40B91" w:rsidP="00081AF8">
      <w:pPr>
        <w:spacing w:line="360" w:lineRule="auto"/>
        <w:jc w:val="both"/>
        <w:rPr>
          <w:del w:id="2435" w:author="admin" w:date="2022-12-12T09:28:00Z"/>
          <w:rFonts w:ascii="Times New Roman" w:eastAsia="Times New Roman" w:hAnsi="Times New Roman" w:cs="Times New Roman"/>
          <w:b/>
          <w:sz w:val="28"/>
          <w:szCs w:val="28"/>
        </w:rPr>
      </w:pPr>
      <w:del w:id="2436" w:author="admin" w:date="2022-12-12T09:28:00Z">
        <w:r w:rsidRPr="00081AF8" w:rsidDel="00E37E31">
          <w:rPr>
            <w:rFonts w:ascii="Times New Roman" w:eastAsia="Times New Roman" w:hAnsi="Times New Roman" w:cs="Times New Roman"/>
            <w:b/>
            <w:sz w:val="28"/>
            <w:szCs w:val="28"/>
          </w:rPr>
          <w:delText>Ưu điểm</w:delText>
        </w:r>
      </w:del>
    </w:p>
    <w:p w14:paraId="1116D8D9" w14:textId="77777777" w:rsidR="00D40B91" w:rsidRPr="00081AF8" w:rsidDel="00E37E31" w:rsidRDefault="00D40B91" w:rsidP="00081AF8">
      <w:pPr>
        <w:numPr>
          <w:ilvl w:val="0"/>
          <w:numId w:val="9"/>
        </w:numPr>
        <w:tabs>
          <w:tab w:val="left" w:pos="851"/>
        </w:tabs>
        <w:spacing w:line="360" w:lineRule="auto"/>
        <w:ind w:left="284" w:hanging="284"/>
        <w:jc w:val="both"/>
        <w:rPr>
          <w:del w:id="2437" w:author="admin" w:date="2022-12-12T09:28:00Z"/>
          <w:rFonts w:ascii="Times New Roman" w:eastAsia="Times New Roman" w:hAnsi="Times New Roman" w:cs="Times New Roman"/>
          <w:sz w:val="28"/>
          <w:szCs w:val="28"/>
        </w:rPr>
      </w:pPr>
      <w:del w:id="2438" w:author="admin" w:date="2022-12-12T09:28:00Z">
        <w:r w:rsidRPr="00081AF8" w:rsidDel="00E37E31">
          <w:rPr>
            <w:rFonts w:ascii="Times New Roman" w:eastAsia="Times New Roman" w:hAnsi="Times New Roman" w:cs="Times New Roman"/>
            <w:i/>
            <w:sz w:val="28"/>
            <w:szCs w:val="28"/>
          </w:rPr>
          <w:delText>Dễ sử dụng</w:delText>
        </w:r>
        <w:r w:rsidRPr="00081AF8" w:rsidDel="00E37E31">
          <w:rPr>
            <w:rFonts w:ascii="Times New Roman" w:eastAsia="Times New Roman" w:hAnsi="Times New Roman" w:cs="Times New Roman"/>
            <w:sz w:val="28"/>
            <w:szCs w:val="28"/>
          </w:rPr>
          <w:delText>: MySQL là cơ sở dữ liệu tốc độ cao, ổn định, dễ sử dụng và hoạt động trên nhiều hệ điều hành cung cấp một hệ thống lớn các hàm tiện ích rất mạnh.</w:delText>
        </w:r>
      </w:del>
    </w:p>
    <w:p w14:paraId="3489C43D" w14:textId="77777777" w:rsidR="00D40B91" w:rsidRPr="00081AF8" w:rsidDel="00E37E31" w:rsidRDefault="00D40B91" w:rsidP="00081AF8">
      <w:pPr>
        <w:numPr>
          <w:ilvl w:val="0"/>
          <w:numId w:val="9"/>
        </w:numPr>
        <w:tabs>
          <w:tab w:val="left" w:pos="851"/>
        </w:tabs>
        <w:spacing w:line="360" w:lineRule="auto"/>
        <w:ind w:left="284" w:hanging="284"/>
        <w:jc w:val="both"/>
        <w:rPr>
          <w:del w:id="2439" w:author="admin" w:date="2022-12-12T09:28:00Z"/>
          <w:rFonts w:ascii="Times New Roman" w:eastAsia="Times New Roman" w:hAnsi="Times New Roman" w:cs="Times New Roman"/>
          <w:sz w:val="28"/>
          <w:szCs w:val="28"/>
        </w:rPr>
      </w:pPr>
      <w:del w:id="2440" w:author="admin" w:date="2022-12-12T09:28:00Z">
        <w:r w:rsidRPr="00081AF8" w:rsidDel="00E37E31">
          <w:rPr>
            <w:rFonts w:ascii="Times New Roman" w:eastAsia="Times New Roman" w:hAnsi="Times New Roman" w:cs="Times New Roman"/>
            <w:i/>
            <w:sz w:val="28"/>
            <w:szCs w:val="28"/>
          </w:rPr>
          <w:delText>Độ</w:delText>
        </w:r>
        <w:r w:rsidRPr="00081AF8" w:rsidDel="00E37E31">
          <w:rPr>
            <w:rFonts w:ascii="Times New Roman" w:eastAsia="Times New Roman" w:hAnsi="Times New Roman" w:cs="Times New Roman"/>
            <w:sz w:val="28"/>
            <w:szCs w:val="28"/>
          </w:rPr>
          <w:delText xml:space="preserve"> </w:delText>
        </w:r>
        <w:r w:rsidRPr="00081AF8" w:rsidDel="00E37E31">
          <w:rPr>
            <w:rFonts w:ascii="Times New Roman" w:eastAsia="Times New Roman" w:hAnsi="Times New Roman" w:cs="Times New Roman"/>
            <w:i/>
            <w:sz w:val="28"/>
            <w:szCs w:val="28"/>
          </w:rPr>
          <w:delText>bảo mật cao</w:delText>
        </w:r>
        <w:r w:rsidRPr="00081AF8" w:rsidDel="00E37E31">
          <w:rPr>
            <w:rFonts w:ascii="Times New Roman" w:eastAsia="Times New Roman" w:hAnsi="Times New Roman" w:cs="Times New Roman"/>
            <w:sz w:val="28"/>
            <w:szCs w:val="28"/>
          </w:rPr>
          <w:delText>:  MySQL rất thích hợp cho các ứng dụng có truy cập CSDL trên Internet khi sở hữu nhiều nhiều tính năng bảo mật thậm chí là ở cấp cao.</w:delText>
        </w:r>
      </w:del>
    </w:p>
    <w:p w14:paraId="243A35F9" w14:textId="77777777" w:rsidR="00D40B91" w:rsidRPr="00081AF8" w:rsidDel="00E37E31" w:rsidRDefault="00D40B91" w:rsidP="00081AF8">
      <w:pPr>
        <w:numPr>
          <w:ilvl w:val="0"/>
          <w:numId w:val="9"/>
        </w:numPr>
        <w:tabs>
          <w:tab w:val="left" w:pos="851"/>
        </w:tabs>
        <w:spacing w:line="360" w:lineRule="auto"/>
        <w:ind w:left="284" w:hanging="284"/>
        <w:jc w:val="both"/>
        <w:rPr>
          <w:del w:id="2441" w:author="admin" w:date="2022-12-12T09:28:00Z"/>
          <w:rFonts w:ascii="Times New Roman" w:eastAsia="Times New Roman" w:hAnsi="Times New Roman" w:cs="Times New Roman"/>
          <w:sz w:val="28"/>
          <w:szCs w:val="28"/>
        </w:rPr>
      </w:pPr>
      <w:del w:id="2442" w:author="admin" w:date="2022-12-12T09:28:00Z">
        <w:r w:rsidRPr="00081AF8" w:rsidDel="00E37E31">
          <w:rPr>
            <w:rFonts w:ascii="Times New Roman" w:eastAsia="Times New Roman" w:hAnsi="Times New Roman" w:cs="Times New Roman"/>
            <w:i/>
            <w:sz w:val="28"/>
            <w:szCs w:val="28"/>
          </w:rPr>
          <w:delText>Đa tính năng</w:delText>
        </w:r>
        <w:r w:rsidRPr="00081AF8" w:rsidDel="00E37E31">
          <w:rPr>
            <w:rFonts w:ascii="Times New Roman" w:eastAsia="Times New Roman" w:hAnsi="Times New Roman" w:cs="Times New Roman"/>
            <w:sz w:val="28"/>
            <w:szCs w:val="28"/>
          </w:rPr>
          <w:delText>: MySQL hỗ trợ rất nhiều chức năng SQL được mong chờ từ một hệ quản trị cơ sở dữ liệu quan hệ cả trực tiếp lẫn gián tiếp.</w:delText>
        </w:r>
      </w:del>
    </w:p>
    <w:p w14:paraId="683554D1" w14:textId="77777777" w:rsidR="00D40B91" w:rsidRPr="00081AF8" w:rsidDel="00E37E31" w:rsidRDefault="00D40B91" w:rsidP="00081AF8">
      <w:pPr>
        <w:numPr>
          <w:ilvl w:val="0"/>
          <w:numId w:val="9"/>
        </w:numPr>
        <w:tabs>
          <w:tab w:val="left" w:pos="851"/>
        </w:tabs>
        <w:spacing w:line="360" w:lineRule="auto"/>
        <w:ind w:left="284" w:hanging="284"/>
        <w:jc w:val="both"/>
        <w:rPr>
          <w:del w:id="2443" w:author="admin" w:date="2022-12-12T09:28:00Z"/>
          <w:rFonts w:ascii="Times New Roman" w:eastAsia="Times New Roman" w:hAnsi="Times New Roman" w:cs="Times New Roman"/>
          <w:sz w:val="28"/>
          <w:szCs w:val="28"/>
        </w:rPr>
      </w:pPr>
      <w:del w:id="2444" w:author="admin" w:date="2022-12-12T09:28:00Z">
        <w:r w:rsidRPr="00081AF8" w:rsidDel="00E37E31">
          <w:rPr>
            <w:rFonts w:ascii="Times New Roman" w:eastAsia="Times New Roman" w:hAnsi="Times New Roman" w:cs="Times New Roman"/>
            <w:i/>
            <w:sz w:val="28"/>
            <w:szCs w:val="28"/>
          </w:rPr>
          <w:delText>Khả năng mở rộng và mạnh mẽ</w:delText>
        </w:r>
        <w:r w:rsidRPr="00081AF8" w:rsidDel="00E37E31">
          <w:rPr>
            <w:rFonts w:ascii="Times New Roman" w:eastAsia="Times New Roman" w:hAnsi="Times New Roman" w:cs="Times New Roman"/>
            <w:sz w:val="28"/>
            <w:szCs w:val="28"/>
          </w:rPr>
          <w:delText>: MySQL có thể xử lý rất nhiều dữ liệu và hơn thế nữa nó có thể được mở rộng nếu cần thiết.</w:delText>
        </w:r>
      </w:del>
    </w:p>
    <w:p w14:paraId="6103BB14" w14:textId="77777777" w:rsidR="00D40B91" w:rsidRPr="00081AF8" w:rsidDel="00E37E31" w:rsidRDefault="00D40B91" w:rsidP="00081AF8">
      <w:pPr>
        <w:numPr>
          <w:ilvl w:val="0"/>
          <w:numId w:val="9"/>
        </w:numPr>
        <w:tabs>
          <w:tab w:val="left" w:pos="851"/>
        </w:tabs>
        <w:spacing w:line="360" w:lineRule="auto"/>
        <w:ind w:left="284" w:hanging="284"/>
        <w:jc w:val="both"/>
        <w:rPr>
          <w:del w:id="2445" w:author="admin" w:date="2022-12-12T09:28:00Z"/>
          <w:rFonts w:ascii="Times New Roman" w:eastAsia="Times New Roman" w:hAnsi="Times New Roman" w:cs="Times New Roman"/>
          <w:sz w:val="28"/>
          <w:szCs w:val="28"/>
        </w:rPr>
      </w:pPr>
      <w:del w:id="2446" w:author="admin" w:date="2022-12-12T09:28:00Z">
        <w:r w:rsidRPr="00081AF8" w:rsidDel="00E37E31">
          <w:rPr>
            <w:rFonts w:ascii="Times New Roman" w:eastAsia="Times New Roman" w:hAnsi="Times New Roman" w:cs="Times New Roman"/>
            <w:i/>
            <w:sz w:val="28"/>
            <w:szCs w:val="28"/>
          </w:rPr>
          <w:delText>Nhanh chóng</w:delText>
        </w:r>
        <w:r w:rsidRPr="00081AF8" w:rsidDel="00E37E31">
          <w:rPr>
            <w:rFonts w:ascii="Times New Roman" w:eastAsia="Times New Roman" w:hAnsi="Times New Roman" w:cs="Times New Roman"/>
            <w:sz w:val="28"/>
            <w:szCs w:val="28"/>
          </w:rPr>
          <w:delText>: Việc đưa ra một số tiêu chuẩn cho phép MySQL để làm việc rất hiệu quả và tiết kiệm chi phí, do đó nó làm tăng tốc độ thực thi.</w:delText>
        </w:r>
      </w:del>
    </w:p>
    <w:p w14:paraId="672CD058" w14:textId="77777777" w:rsidR="00D40B91" w:rsidRPr="00081AF8" w:rsidDel="00E37E31" w:rsidRDefault="00D40B91" w:rsidP="00081AF8">
      <w:pPr>
        <w:numPr>
          <w:ilvl w:val="0"/>
          <w:numId w:val="9"/>
        </w:numPr>
        <w:tabs>
          <w:tab w:val="left" w:pos="851"/>
        </w:tabs>
        <w:spacing w:line="360" w:lineRule="auto"/>
        <w:ind w:left="284" w:hanging="284"/>
        <w:jc w:val="both"/>
        <w:rPr>
          <w:del w:id="2447" w:author="admin" w:date="2022-12-12T09:28:00Z"/>
          <w:rFonts w:ascii="Times New Roman" w:eastAsia="Times New Roman" w:hAnsi="Times New Roman" w:cs="Times New Roman"/>
          <w:sz w:val="28"/>
          <w:szCs w:val="28"/>
        </w:rPr>
      </w:pPr>
      <w:del w:id="2448" w:author="admin" w:date="2022-12-12T09:28:00Z">
        <w:r w:rsidRPr="00081AF8" w:rsidDel="00E37E31">
          <w:rPr>
            <w:rFonts w:ascii="Times New Roman" w:eastAsia="Times New Roman" w:hAnsi="Times New Roman" w:cs="Times New Roman"/>
            <w:sz w:val="28"/>
            <w:szCs w:val="28"/>
          </w:rPr>
          <w:delText>Ngoài ra MySQL là CSDL có tốc độ khá cao, ổn định và khá dễ sử dụng có thể hoạt động được trên khá nhiều hệ điều hành.</w:delText>
        </w:r>
      </w:del>
    </w:p>
    <w:p w14:paraId="3D41B741" w14:textId="77777777" w:rsidR="00D40B91" w:rsidRPr="00081AF8" w:rsidDel="00E37E31" w:rsidRDefault="00D40B91" w:rsidP="00081AF8">
      <w:pPr>
        <w:numPr>
          <w:ilvl w:val="0"/>
          <w:numId w:val="9"/>
        </w:numPr>
        <w:tabs>
          <w:tab w:val="left" w:pos="851"/>
        </w:tabs>
        <w:spacing w:line="360" w:lineRule="auto"/>
        <w:ind w:left="284" w:hanging="284"/>
        <w:jc w:val="both"/>
        <w:rPr>
          <w:del w:id="2449" w:author="admin" w:date="2022-12-12T09:28:00Z"/>
          <w:rFonts w:ascii="Times New Roman" w:eastAsia="Times New Roman" w:hAnsi="Times New Roman" w:cs="Times New Roman"/>
          <w:sz w:val="28"/>
          <w:szCs w:val="28"/>
        </w:rPr>
      </w:pPr>
      <w:del w:id="2450" w:author="admin" w:date="2022-12-12T09:28:00Z">
        <w:r w:rsidRPr="00081AF8" w:rsidDel="00E37E31">
          <w:rPr>
            <w:rFonts w:ascii="Times New Roman" w:eastAsia="Times New Roman" w:hAnsi="Times New Roman" w:cs="Times New Roman"/>
            <w:sz w:val="28"/>
            <w:szCs w:val="28"/>
          </w:rPr>
          <w:delText>Tính bảo mật mạnh và sử dụng được trên nhiều ứng dụng mà MySQL còn hoàn toàn được sử dụng miễn phí.</w:delText>
        </w:r>
      </w:del>
    </w:p>
    <w:p w14:paraId="1D20190C" w14:textId="77777777" w:rsidR="00D40B91" w:rsidRPr="00081AF8" w:rsidDel="00E37E31" w:rsidRDefault="00D40B91" w:rsidP="00081AF8">
      <w:pPr>
        <w:numPr>
          <w:ilvl w:val="0"/>
          <w:numId w:val="9"/>
        </w:numPr>
        <w:tabs>
          <w:tab w:val="left" w:pos="851"/>
        </w:tabs>
        <w:spacing w:line="360" w:lineRule="auto"/>
        <w:ind w:left="284" w:hanging="284"/>
        <w:jc w:val="both"/>
        <w:rPr>
          <w:del w:id="2451" w:author="admin" w:date="2022-12-12T09:28:00Z"/>
          <w:rFonts w:ascii="Times New Roman" w:eastAsia="Times New Roman" w:hAnsi="Times New Roman" w:cs="Times New Roman"/>
          <w:sz w:val="28"/>
          <w:szCs w:val="28"/>
        </w:rPr>
      </w:pPr>
      <w:del w:id="2452" w:author="admin" w:date="2022-12-12T09:28:00Z">
        <w:r w:rsidRPr="00081AF8" w:rsidDel="00E37E31">
          <w:rPr>
            <w:rFonts w:ascii="Times New Roman" w:eastAsia="Times New Roman" w:hAnsi="Times New Roman" w:cs="Times New Roman"/>
            <w:sz w:val="28"/>
            <w:szCs w:val="28"/>
          </w:rPr>
          <w:delText>MySQL không chỉ dừng lại ở bổ trợ cho PHP và Perl, mà nó còn bổ trợ cho nhiều ngôn ngữ khác, Nó là nơi để lưu trữ thông tin trên các trang web được viết bằng Perl hoặc PHP.</w:delText>
        </w:r>
      </w:del>
    </w:p>
    <w:p w14:paraId="736DB26E" w14:textId="77777777" w:rsidR="00D40B91" w:rsidRPr="00081AF8" w:rsidDel="00E37E31" w:rsidRDefault="00D40B91" w:rsidP="00081AF8">
      <w:pPr>
        <w:spacing w:line="360" w:lineRule="auto"/>
        <w:jc w:val="both"/>
        <w:rPr>
          <w:del w:id="2453" w:author="admin" w:date="2022-12-12T09:28:00Z"/>
          <w:rFonts w:ascii="Times New Roman" w:eastAsia="Times New Roman" w:hAnsi="Times New Roman" w:cs="Times New Roman"/>
          <w:b/>
          <w:sz w:val="28"/>
          <w:szCs w:val="28"/>
        </w:rPr>
      </w:pPr>
      <w:del w:id="2454" w:author="admin" w:date="2022-12-12T09:28:00Z">
        <w:r w:rsidRPr="00081AF8" w:rsidDel="00E37E31">
          <w:rPr>
            <w:rFonts w:ascii="Times New Roman" w:eastAsia="Times New Roman" w:hAnsi="Times New Roman" w:cs="Times New Roman"/>
            <w:b/>
            <w:sz w:val="28"/>
            <w:szCs w:val="28"/>
          </w:rPr>
          <w:delText>Nhược điểm</w:delText>
        </w:r>
      </w:del>
    </w:p>
    <w:p w14:paraId="52631454" w14:textId="77777777" w:rsidR="00D40B91" w:rsidRPr="00081AF8" w:rsidDel="00E37E31" w:rsidRDefault="00D40B91" w:rsidP="00081AF8">
      <w:pPr>
        <w:numPr>
          <w:ilvl w:val="0"/>
          <w:numId w:val="7"/>
        </w:numPr>
        <w:tabs>
          <w:tab w:val="left" w:pos="851"/>
        </w:tabs>
        <w:spacing w:line="360" w:lineRule="auto"/>
        <w:ind w:left="284" w:hanging="284"/>
        <w:jc w:val="both"/>
        <w:rPr>
          <w:del w:id="2455" w:author="admin" w:date="2022-12-12T09:28:00Z"/>
          <w:rFonts w:ascii="Times New Roman" w:eastAsia="Times New Roman" w:hAnsi="Times New Roman" w:cs="Times New Roman"/>
          <w:sz w:val="28"/>
          <w:szCs w:val="28"/>
        </w:rPr>
      </w:pPr>
      <w:del w:id="2456" w:author="admin" w:date="2022-12-12T09:28:00Z">
        <w:r w:rsidRPr="00081AF8" w:rsidDel="00E37E31">
          <w:rPr>
            <w:rFonts w:ascii="Times New Roman" w:eastAsia="Times New Roman" w:hAnsi="Times New Roman" w:cs="Times New Roman"/>
            <w:i/>
            <w:sz w:val="28"/>
            <w:szCs w:val="28"/>
          </w:rPr>
          <w:delText>Giới hạn</w:delText>
        </w:r>
        <w:r w:rsidRPr="00081AF8" w:rsidDel="00E37E31">
          <w:rPr>
            <w:rFonts w:ascii="Times New Roman" w:eastAsia="Times New Roman" w:hAnsi="Times New Roman" w:cs="Times New Roman"/>
            <w:sz w:val="28"/>
            <w:szCs w:val="28"/>
          </w:rPr>
          <w:delText>: Theo thiết kế, MySQL không có ý định làm tất cả và nó đi kèm với các hạn chế về chức năng mà một vào ứng dụng có thể cần.</w:delText>
        </w:r>
      </w:del>
    </w:p>
    <w:p w14:paraId="3E0FC9C9" w14:textId="77777777" w:rsidR="00D40B91" w:rsidRPr="00081AF8" w:rsidDel="00E37E31" w:rsidRDefault="00D40B91" w:rsidP="00081AF8">
      <w:pPr>
        <w:numPr>
          <w:ilvl w:val="0"/>
          <w:numId w:val="7"/>
        </w:numPr>
        <w:tabs>
          <w:tab w:val="left" w:pos="851"/>
        </w:tabs>
        <w:spacing w:line="360" w:lineRule="auto"/>
        <w:ind w:left="284" w:hanging="284"/>
        <w:jc w:val="both"/>
        <w:rPr>
          <w:del w:id="2457" w:author="admin" w:date="2022-12-12T09:28:00Z"/>
          <w:rFonts w:ascii="Times New Roman" w:eastAsia="Times New Roman" w:hAnsi="Times New Roman" w:cs="Times New Roman"/>
          <w:sz w:val="28"/>
          <w:szCs w:val="28"/>
        </w:rPr>
      </w:pPr>
      <w:del w:id="2458" w:author="admin" w:date="2022-12-12T09:28:00Z">
        <w:r w:rsidRPr="00081AF8" w:rsidDel="00E37E31">
          <w:rPr>
            <w:rFonts w:ascii="Times New Roman" w:eastAsia="Times New Roman" w:hAnsi="Times New Roman" w:cs="Times New Roman"/>
            <w:i/>
            <w:sz w:val="28"/>
            <w:szCs w:val="28"/>
          </w:rPr>
          <w:delText>Độ tin cậy</w:delText>
        </w:r>
        <w:r w:rsidRPr="00081AF8" w:rsidDel="00E37E31">
          <w:rPr>
            <w:rFonts w:ascii="Times New Roman" w:eastAsia="Times New Roman" w:hAnsi="Times New Roman" w:cs="Times New Roman"/>
            <w:sz w:val="28"/>
            <w:szCs w:val="28"/>
          </w:rPr>
          <w:delText>: Cách các chức năng cụ thể được xử lý với MySQL (ví dụ tài liệu tham khảo, các giao dịch, kiểm toán,…) làm cho nó kém tin cậy hơn so với một số hệ quản trị cơ sở dữ liệu quan hệ khác.</w:delText>
        </w:r>
      </w:del>
    </w:p>
    <w:p w14:paraId="7EBCF3BD" w14:textId="77777777" w:rsidR="00D40B91" w:rsidRPr="00081AF8" w:rsidDel="00E37E31" w:rsidRDefault="00D40B91" w:rsidP="00081AF8">
      <w:pPr>
        <w:numPr>
          <w:ilvl w:val="0"/>
          <w:numId w:val="7"/>
        </w:numPr>
        <w:tabs>
          <w:tab w:val="left" w:pos="851"/>
        </w:tabs>
        <w:spacing w:line="360" w:lineRule="auto"/>
        <w:ind w:left="284" w:hanging="284"/>
        <w:jc w:val="both"/>
        <w:rPr>
          <w:del w:id="2459" w:author="admin" w:date="2022-12-12T09:28:00Z"/>
          <w:rFonts w:ascii="Times New Roman" w:eastAsia="Times New Roman" w:hAnsi="Times New Roman" w:cs="Times New Roman"/>
          <w:sz w:val="28"/>
          <w:szCs w:val="28"/>
        </w:rPr>
      </w:pPr>
      <w:del w:id="2460" w:author="admin" w:date="2022-12-12T09:28:00Z">
        <w:r w:rsidRPr="00081AF8" w:rsidDel="00E37E31">
          <w:rPr>
            <w:rFonts w:ascii="Times New Roman" w:eastAsia="Times New Roman" w:hAnsi="Times New Roman" w:cs="Times New Roman"/>
            <w:i/>
            <w:sz w:val="28"/>
            <w:szCs w:val="28"/>
          </w:rPr>
          <w:delText>Dung lượng hạn chế</w:delText>
        </w:r>
        <w:r w:rsidRPr="00081AF8" w:rsidDel="00E37E31">
          <w:rPr>
            <w:rFonts w:ascii="Times New Roman" w:eastAsia="Times New Roman" w:hAnsi="Times New Roman" w:cs="Times New Roman"/>
            <w:sz w:val="28"/>
            <w:szCs w:val="28"/>
          </w:rPr>
          <w:delText xml:space="preserve">: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delText>
        </w:r>
        <w:r w:rsidRPr="00081AF8" w:rsidDel="00E37E31">
          <w:rPr>
            <w:rFonts w:ascii="Times New Roman" w:eastAsia="Times New Roman" w:hAnsi="Times New Roman" w:cs="Times New Roman"/>
            <w:i/>
            <w:sz w:val="28"/>
            <w:szCs w:val="28"/>
          </w:rPr>
          <w:delText>tạo cache MySQL</w:delText>
        </w:r>
      </w:del>
    </w:p>
    <w:p w14:paraId="31DFA40E" w14:textId="77777777" w:rsidR="00D40B91" w:rsidRPr="00081AF8" w:rsidDel="00E37E31" w:rsidRDefault="00D40B91" w:rsidP="00081AF8">
      <w:pPr>
        <w:pStyle w:val="Heading3"/>
        <w:spacing w:line="360" w:lineRule="auto"/>
        <w:rPr>
          <w:del w:id="2461" w:author="admin" w:date="2022-12-12T09:28:00Z"/>
          <w:rFonts w:ascii="Times New Roman" w:eastAsia="Times New Roman" w:hAnsi="Times New Roman" w:cs="Times New Roman"/>
          <w:b/>
          <w:color w:val="auto"/>
          <w:sz w:val="28"/>
          <w:szCs w:val="28"/>
        </w:rPr>
      </w:pPr>
      <w:del w:id="2462" w:author="admin" w:date="2022-12-12T09:28:00Z">
        <w:r w:rsidRPr="00081AF8" w:rsidDel="00E37E31">
          <w:rPr>
            <w:rFonts w:ascii="Times New Roman" w:eastAsia="Times New Roman" w:hAnsi="Times New Roman" w:cs="Times New Roman"/>
            <w:b/>
            <w:color w:val="auto"/>
            <w:sz w:val="28"/>
            <w:szCs w:val="28"/>
          </w:rPr>
          <w:delText>1.2.3 HTML,CSS,JS</w:delText>
        </w:r>
      </w:del>
    </w:p>
    <w:p w14:paraId="6BA57371" w14:textId="77777777" w:rsidR="00D40B91" w:rsidRPr="00081AF8" w:rsidDel="00E37E31" w:rsidRDefault="00D40B91" w:rsidP="00081AF8">
      <w:pPr>
        <w:spacing w:line="360" w:lineRule="auto"/>
        <w:rPr>
          <w:del w:id="2463" w:author="admin" w:date="2022-12-12T09:28:00Z"/>
          <w:rFonts w:ascii="Times New Roman" w:hAnsi="Times New Roman" w:cs="Times New Roman"/>
          <w:sz w:val="28"/>
          <w:szCs w:val="28"/>
        </w:rPr>
      </w:pPr>
      <w:del w:id="2464" w:author="admin" w:date="2022-12-12T09:28:00Z">
        <w:r w:rsidRPr="00081AF8" w:rsidDel="00E37E31">
          <w:rPr>
            <w:rFonts w:ascii="Times New Roman" w:eastAsia="Times New Roman" w:hAnsi="Times New Roman" w:cs="Times New Roman"/>
            <w:b/>
            <w:sz w:val="28"/>
            <w:szCs w:val="28"/>
          </w:rPr>
          <w:delText>HTML là gì ?</w:delText>
        </w:r>
      </w:del>
    </w:p>
    <w:p w14:paraId="454AA565" w14:textId="77777777" w:rsidR="00D40B91" w:rsidRPr="00081AF8" w:rsidDel="00E37E31" w:rsidRDefault="00D40B91" w:rsidP="00081AF8">
      <w:pPr>
        <w:spacing w:line="360" w:lineRule="auto"/>
        <w:rPr>
          <w:del w:id="2465" w:author="admin" w:date="2022-12-12T09:28:00Z"/>
          <w:rFonts w:ascii="Times New Roman" w:hAnsi="Times New Roman" w:cs="Times New Roman"/>
          <w:sz w:val="28"/>
          <w:szCs w:val="28"/>
        </w:rPr>
      </w:pPr>
      <w:del w:id="2466" w:author="admin" w:date="2022-12-12T09:28:00Z">
        <w:r w:rsidRPr="00081AF8" w:rsidDel="00E37E31">
          <w:rPr>
            <w:rFonts w:ascii="Times New Roman" w:hAnsi="Times New Roman" w:cs="Times New Roman"/>
            <w:sz w:val="28"/>
            <w:szCs w:val="28"/>
          </w:rPr>
          <w:delText>HTML là tên viết tắt của HyperText Markup Language. Trong chương trình của môn tin học thuộc trung học phổ thông, HTML được giới thiệu là ngôn ngữ đánh dấu siêu văn bản.</w:delText>
        </w:r>
      </w:del>
    </w:p>
    <w:p w14:paraId="5BB7EA88" w14:textId="77777777" w:rsidR="00D40B91" w:rsidRPr="00081AF8" w:rsidDel="00E37E31" w:rsidRDefault="00D40B91" w:rsidP="00081AF8">
      <w:pPr>
        <w:spacing w:line="360" w:lineRule="auto"/>
        <w:rPr>
          <w:del w:id="2467" w:author="admin" w:date="2022-12-12T09:28:00Z"/>
          <w:rFonts w:ascii="Times New Roman" w:hAnsi="Times New Roman" w:cs="Times New Roman"/>
          <w:sz w:val="28"/>
          <w:szCs w:val="28"/>
        </w:rPr>
      </w:pPr>
      <w:del w:id="2468" w:author="admin" w:date="2022-12-12T09:28:00Z">
        <w:r w:rsidRPr="00081AF8" w:rsidDel="00E37E31">
          <w:rPr>
            <w:rFonts w:ascii="Times New Roman" w:hAnsi="Times New Roman" w:cs="Times New Roman"/>
            <w:sz w:val="28"/>
            <w:szCs w:val="28"/>
          </w:rPr>
          <w:delText>Và thay vì sử dụng ngôn ngữ lập trình để thực hiện các chức năng, HTML sử dụng các thẻ để xác định các loại nội dung khác nhau và mục đích phục vụ cho trang web. HTML là ngôn ngữ được sử dụng cho các tài liệu website.</w:delText>
        </w:r>
      </w:del>
    </w:p>
    <w:p w14:paraId="39AD5140" w14:textId="77777777" w:rsidR="00D40B91" w:rsidRPr="00081AF8" w:rsidDel="00E37E31" w:rsidRDefault="00D40B91" w:rsidP="00081AF8">
      <w:pPr>
        <w:spacing w:line="360" w:lineRule="auto"/>
        <w:rPr>
          <w:del w:id="2469" w:author="admin" w:date="2022-12-12T09:28:00Z"/>
          <w:rFonts w:ascii="Times New Roman" w:hAnsi="Times New Roman" w:cs="Times New Roman"/>
          <w:sz w:val="28"/>
          <w:szCs w:val="28"/>
        </w:rPr>
      </w:pPr>
      <w:del w:id="2470" w:author="admin" w:date="2022-12-12T09:28:00Z">
        <w:r w:rsidRPr="00081AF8" w:rsidDel="00E37E31">
          <w:rPr>
            <w:rFonts w:ascii="Times New Roman" w:hAnsi="Times New Roman" w:cs="Times New Roman"/>
            <w:sz w:val="28"/>
            <w:szCs w:val="28"/>
          </w:rPr>
          <w:delText>HTML không phải là một ngôn ngữ lập trình. HTML giống như một ngôn ngữ đánh dấu có vai trò xác định đâu là ý nghĩa, mục đích và cấu trúc của một tài liệu. Cùng với CSS và JavaScript, HTML kết hợp tạo nên bộ ba nền tảng kỹ thuật cho hoạt động của website. </w:delText>
        </w:r>
      </w:del>
    </w:p>
    <w:p w14:paraId="4912E907" w14:textId="77777777" w:rsidR="00D40B91" w:rsidRPr="00081AF8" w:rsidDel="00E37E31" w:rsidRDefault="00D40B91" w:rsidP="00081AF8">
      <w:pPr>
        <w:spacing w:line="360" w:lineRule="auto"/>
        <w:rPr>
          <w:del w:id="2471" w:author="admin" w:date="2022-12-12T09:28:00Z"/>
          <w:rFonts w:ascii="Times New Roman" w:eastAsia="Times New Roman" w:hAnsi="Times New Roman" w:cs="Times New Roman"/>
          <w:b/>
          <w:sz w:val="28"/>
          <w:szCs w:val="28"/>
        </w:rPr>
      </w:pPr>
      <w:del w:id="2472" w:author="admin" w:date="2022-12-12T09:28:00Z">
        <w:r w:rsidRPr="00081AF8" w:rsidDel="00E37E31">
          <w:rPr>
            <w:rFonts w:ascii="Times New Roman" w:eastAsia="Times New Roman" w:hAnsi="Times New Roman" w:cs="Times New Roman"/>
            <w:b/>
            <w:sz w:val="28"/>
            <w:szCs w:val="28"/>
          </w:rPr>
          <w:delText>CSS là gì ?</w:delText>
        </w:r>
      </w:del>
    </w:p>
    <w:p w14:paraId="75829725" w14:textId="77777777" w:rsidR="00D40B91" w:rsidRPr="00081AF8" w:rsidDel="00E37E31" w:rsidRDefault="00D40B91" w:rsidP="00081AF8">
      <w:pPr>
        <w:spacing w:line="360" w:lineRule="auto"/>
        <w:rPr>
          <w:del w:id="2473" w:author="admin" w:date="2022-12-12T09:28:00Z"/>
          <w:rFonts w:ascii="Times New Roman" w:eastAsia="Times New Roman" w:hAnsi="Times New Roman" w:cs="Times New Roman"/>
          <w:b/>
          <w:sz w:val="28"/>
          <w:szCs w:val="28"/>
        </w:rPr>
      </w:pPr>
    </w:p>
    <w:p w14:paraId="2DED4BF8" w14:textId="77777777" w:rsidR="00D40B91" w:rsidRPr="00081AF8" w:rsidDel="00E37E31" w:rsidRDefault="00D40B91" w:rsidP="00081AF8">
      <w:pPr>
        <w:spacing w:line="360" w:lineRule="auto"/>
        <w:rPr>
          <w:del w:id="2474" w:author="admin" w:date="2022-12-12T09:28:00Z"/>
          <w:rFonts w:ascii="Times New Roman" w:hAnsi="Times New Roman" w:cs="Times New Roman"/>
          <w:sz w:val="28"/>
          <w:szCs w:val="28"/>
        </w:rPr>
      </w:pPr>
      <w:del w:id="2475" w:author="admin" w:date="2022-12-12T09:28:00Z">
        <w:r w:rsidRPr="00081AF8" w:rsidDel="00E37E31">
          <w:rPr>
            <w:rFonts w:ascii="Times New Roman" w:hAnsi="Times New Roman" w:cs="Times New Roman"/>
            <w:sz w:val="28"/>
            <w:szCs w:val="28"/>
          </w:rPr>
          <w:delText>CSS là từ viết tắt của </w:delText>
        </w:r>
        <w:r w:rsidRPr="00081AF8" w:rsidDel="00E37E31">
          <w:rPr>
            <w:rFonts w:ascii="Times New Roman" w:hAnsi="Times New Roman" w:cs="Times New Roman"/>
            <w:b/>
            <w:bCs/>
            <w:sz w:val="28"/>
            <w:szCs w:val="28"/>
          </w:rPr>
          <w:delText>“</w:delText>
        </w:r>
        <w:r w:rsidRPr="00081AF8" w:rsidDel="00E37E31">
          <w:rPr>
            <w:rFonts w:ascii="Times New Roman" w:hAnsi="Times New Roman" w:cs="Times New Roman"/>
            <w:bCs/>
            <w:sz w:val="28"/>
            <w:szCs w:val="28"/>
          </w:rPr>
          <w:delText>Cascading Style Sheets</w:delText>
        </w:r>
        <w:r w:rsidRPr="00081AF8" w:rsidDel="00E37E31">
          <w:rPr>
            <w:rFonts w:ascii="Times New Roman" w:hAnsi="Times New Roman" w:cs="Times New Roman"/>
            <w:b/>
            <w:bCs/>
            <w:sz w:val="28"/>
            <w:szCs w:val="28"/>
          </w:rPr>
          <w:delText>”</w:delText>
        </w:r>
        <w:r w:rsidRPr="00081AF8" w:rsidDel="00E37E31">
          <w:rPr>
            <w:rFonts w:ascii="Times New Roman" w:hAnsi="Times New Roman" w:cs="Times New Roman"/>
            <w:sz w:val="28"/>
            <w:szCs w:val="28"/>
          </w:rPr>
          <w:delText>. Nếu dịch theo word by word thì có nghĩa là </w:delText>
        </w:r>
        <w:r w:rsidRPr="00081AF8" w:rsidDel="00E37E31">
          <w:rPr>
            <w:rFonts w:ascii="Times New Roman" w:hAnsi="Times New Roman" w:cs="Times New Roman"/>
            <w:bCs/>
            <w:i/>
            <w:iCs/>
            <w:sz w:val="28"/>
            <w:szCs w:val="28"/>
          </w:rPr>
          <w:delText>ngôn ngữ tạo phong cách của website</w:delText>
        </w:r>
        <w:r w:rsidRPr="00081AF8" w:rsidDel="00E37E31">
          <w:rPr>
            <w:rFonts w:ascii="Times New Roman" w:hAnsi="Times New Roman" w:cs="Times New Roman"/>
            <w:sz w:val="28"/>
            <w:szCs w:val="28"/>
          </w:rPr>
          <w:delText>. Ngôn ngữ lập trình này quy định các thành phần HTML sẽ xuất hiện trên website như thế nào. </w:delText>
        </w:r>
      </w:del>
    </w:p>
    <w:p w14:paraId="038847BB" w14:textId="77777777" w:rsidR="00D40B91" w:rsidRPr="00081AF8" w:rsidDel="00E37E31" w:rsidRDefault="00D40B91" w:rsidP="00081AF8">
      <w:pPr>
        <w:spacing w:line="360" w:lineRule="auto"/>
        <w:rPr>
          <w:del w:id="2476" w:author="admin" w:date="2022-12-12T09:28:00Z"/>
          <w:rFonts w:ascii="Times New Roman" w:hAnsi="Times New Roman" w:cs="Times New Roman"/>
          <w:sz w:val="28"/>
          <w:szCs w:val="28"/>
        </w:rPr>
      </w:pPr>
      <w:del w:id="2477" w:author="admin" w:date="2022-12-12T09:28:00Z">
        <w:r w:rsidRPr="00081AF8" w:rsidDel="00E37E31">
          <w:rPr>
            <w:rFonts w:ascii="Times New Roman" w:hAnsi="Times New Roman" w:cs="Times New Roman"/>
            <w:sz w:val="28"/>
            <w:szCs w:val="28"/>
          </w:rPr>
          <w:delText>HTML sẽ cung cấp các công cụ thô cần thiết để cấu trúc nội dung trên một trang web. Còn với CSS sẽ giúp định hình kiểu nội dung này để trang web đó xuất hiện trước người dùng theo một cách đẹp hơn. Hiểu đơn giản thì HTML sẽ là tường gạch thô, còn CSS sẽ giúp bạn sơn lên để trang trí cho tường gạch đó.</w:delText>
        </w:r>
      </w:del>
    </w:p>
    <w:p w14:paraId="1E349439" w14:textId="77777777" w:rsidR="00D40B91" w:rsidRPr="00081AF8" w:rsidDel="00E37E31" w:rsidRDefault="00D40B91" w:rsidP="00081AF8">
      <w:pPr>
        <w:spacing w:line="360" w:lineRule="auto"/>
        <w:rPr>
          <w:del w:id="2478" w:author="admin" w:date="2022-12-12T09:28:00Z"/>
          <w:rFonts w:ascii="Times New Roman" w:eastAsia="Times New Roman" w:hAnsi="Times New Roman" w:cs="Times New Roman"/>
          <w:b/>
          <w:sz w:val="28"/>
          <w:szCs w:val="28"/>
        </w:rPr>
      </w:pPr>
      <w:del w:id="2479" w:author="admin" w:date="2022-12-12T09:28:00Z">
        <w:r w:rsidRPr="00081AF8" w:rsidDel="00E37E31">
          <w:rPr>
            <w:rFonts w:ascii="Times New Roman" w:eastAsia="Times New Roman" w:hAnsi="Times New Roman" w:cs="Times New Roman"/>
            <w:b/>
            <w:sz w:val="28"/>
            <w:szCs w:val="28"/>
          </w:rPr>
          <w:delText>JS là gì ?</w:delText>
        </w:r>
      </w:del>
    </w:p>
    <w:p w14:paraId="62270687" w14:textId="77777777" w:rsidR="00D40B91" w:rsidRPr="00081AF8" w:rsidDel="00E37E31" w:rsidRDefault="00D40B91" w:rsidP="00081AF8">
      <w:pPr>
        <w:spacing w:line="360" w:lineRule="auto"/>
        <w:rPr>
          <w:del w:id="2480" w:author="admin" w:date="2022-12-12T09:28:00Z"/>
          <w:rFonts w:ascii="Times New Roman" w:eastAsia="Times New Roman" w:hAnsi="Times New Roman" w:cs="Times New Roman"/>
          <w:b/>
          <w:sz w:val="28"/>
          <w:szCs w:val="28"/>
        </w:rPr>
      </w:pPr>
    </w:p>
    <w:p w14:paraId="0E324F40" w14:textId="77777777" w:rsidR="00D40B91" w:rsidRPr="00081AF8" w:rsidDel="00E37E31" w:rsidRDefault="00D40B91" w:rsidP="00081AF8">
      <w:pPr>
        <w:spacing w:line="360" w:lineRule="auto"/>
        <w:rPr>
          <w:del w:id="2481" w:author="admin" w:date="2022-12-12T09:28:00Z"/>
          <w:rFonts w:ascii="Times New Roman" w:eastAsia="Times New Roman" w:hAnsi="Times New Roman" w:cs="Times New Roman"/>
          <w:sz w:val="28"/>
          <w:szCs w:val="28"/>
        </w:rPr>
      </w:pPr>
      <w:del w:id="2482" w:author="admin" w:date="2022-12-12T09:28:00Z">
        <w:r w:rsidRPr="00081AF8" w:rsidDel="00E37E31">
          <w:rPr>
            <w:rFonts w:ascii="Times New Roman" w:eastAsia="Times New Roman" w:hAnsi="Times New Roman" w:cs="Times New Roman"/>
            <w:sz w:val="28"/>
            <w:szCs w:val="28"/>
          </w:rPr>
          <w:delText>JavaScript có tác dụng chuyển đổi trang web từ một trạng thái tĩnh sang trạng thái động. LiveScript có khả năng tạo tương tác để cải thiện hiệu suất của máy chủ, nâng cao trải nghiệm website của người dùng. JavaScript là ngôn ngữ được sử dụng rộng rãi khi phối hợp với HTML và CSS để thiết kế website chuyển động. </w:delText>
        </w:r>
      </w:del>
    </w:p>
    <w:p w14:paraId="3B16F46F" w14:textId="77777777" w:rsidR="00D40B91" w:rsidRPr="00081AF8" w:rsidDel="00E37E31" w:rsidRDefault="00D40B91" w:rsidP="00081AF8">
      <w:pPr>
        <w:spacing w:line="360" w:lineRule="auto"/>
        <w:rPr>
          <w:del w:id="2483" w:author="admin" w:date="2022-12-12T09:28:00Z"/>
          <w:rFonts w:ascii="Times New Roman" w:eastAsia="Times New Roman" w:hAnsi="Times New Roman" w:cs="Times New Roman"/>
          <w:sz w:val="28"/>
          <w:szCs w:val="28"/>
        </w:rPr>
      </w:pPr>
      <w:del w:id="2484" w:author="admin" w:date="2022-12-12T09:28:00Z">
        <w:r w:rsidRPr="00081AF8" w:rsidDel="00E37E31">
          <w:rPr>
            <w:rFonts w:ascii="Times New Roman" w:eastAsia="Times New Roman" w:hAnsi="Times New Roman" w:cs="Times New Roman"/>
            <w:sz w:val="28"/>
            <w:szCs w:val="28"/>
          </w:rPr>
          <w:delText> JavaScript hiểu theo nghĩa đơn giản hơn , nó chính là ngôn ngữ được sử dụng rộng rãi khi kết hợp với HTML/CSS để thiết kế web động.</w:delText>
        </w:r>
      </w:del>
    </w:p>
    <w:p w14:paraId="7AAC2A46" w14:textId="77777777" w:rsidR="00D40B91" w:rsidRPr="00081AF8" w:rsidDel="00E37E31" w:rsidRDefault="00D40B91" w:rsidP="00081AF8">
      <w:pPr>
        <w:spacing w:line="360" w:lineRule="auto"/>
        <w:rPr>
          <w:del w:id="2485" w:author="admin" w:date="2022-12-12T09:28:00Z"/>
          <w:rFonts w:ascii="Times New Roman" w:eastAsia="Times New Roman" w:hAnsi="Times New Roman" w:cs="Times New Roman"/>
          <w:sz w:val="28"/>
          <w:szCs w:val="28"/>
        </w:rPr>
      </w:pPr>
    </w:p>
    <w:p w14:paraId="39DECB79" w14:textId="77777777" w:rsidR="00D40B91" w:rsidRPr="00081AF8" w:rsidDel="00E37E31" w:rsidRDefault="00D40B91" w:rsidP="00081AF8">
      <w:pPr>
        <w:spacing w:line="360" w:lineRule="auto"/>
        <w:rPr>
          <w:del w:id="2486" w:author="admin" w:date="2022-12-12T09:28:00Z"/>
          <w:rFonts w:ascii="Times New Roman" w:hAnsi="Times New Roman" w:cs="Times New Roman"/>
          <w:sz w:val="28"/>
          <w:szCs w:val="28"/>
        </w:rPr>
      </w:pPr>
    </w:p>
    <w:p w14:paraId="3330A72A" w14:textId="77777777" w:rsidR="00D40B91" w:rsidRPr="00081AF8" w:rsidDel="00E37E31" w:rsidRDefault="00D40B91" w:rsidP="00081AF8">
      <w:pPr>
        <w:spacing w:line="360" w:lineRule="auto"/>
        <w:rPr>
          <w:del w:id="2487" w:author="admin" w:date="2022-12-12T09:28:00Z"/>
          <w:rFonts w:ascii="Times New Roman" w:hAnsi="Times New Roman" w:cs="Times New Roman"/>
          <w:sz w:val="28"/>
          <w:szCs w:val="28"/>
        </w:rPr>
      </w:pPr>
    </w:p>
    <w:p w14:paraId="6C89D7AA" w14:textId="77777777" w:rsidR="00D40B91" w:rsidRPr="00081AF8" w:rsidDel="00E37E31" w:rsidRDefault="00D40B91" w:rsidP="00081AF8">
      <w:pPr>
        <w:spacing w:line="360" w:lineRule="auto"/>
        <w:rPr>
          <w:del w:id="2488" w:author="admin" w:date="2022-12-12T09:28:00Z"/>
          <w:rFonts w:ascii="Times New Roman" w:hAnsi="Times New Roman" w:cs="Times New Roman"/>
          <w:sz w:val="28"/>
          <w:szCs w:val="28"/>
        </w:rPr>
      </w:pPr>
    </w:p>
    <w:p w14:paraId="7F2373B0" w14:textId="77777777" w:rsidR="00D40B91" w:rsidRPr="00081AF8" w:rsidDel="00E37E31" w:rsidRDefault="00D40B91" w:rsidP="00081AF8">
      <w:pPr>
        <w:spacing w:line="360" w:lineRule="auto"/>
        <w:rPr>
          <w:del w:id="2489" w:author="admin" w:date="2022-12-12T09:28:00Z"/>
          <w:rFonts w:ascii="Times New Roman" w:hAnsi="Times New Roman" w:cs="Times New Roman"/>
          <w:sz w:val="28"/>
          <w:szCs w:val="28"/>
        </w:rPr>
      </w:pPr>
    </w:p>
    <w:p w14:paraId="0E1A2C8A" w14:textId="77777777" w:rsidR="00D40B91" w:rsidRPr="00081AF8" w:rsidDel="00E37E31" w:rsidRDefault="00D40B91" w:rsidP="00081AF8">
      <w:pPr>
        <w:tabs>
          <w:tab w:val="left" w:pos="851"/>
        </w:tabs>
        <w:spacing w:line="360" w:lineRule="auto"/>
        <w:ind w:left="284"/>
        <w:jc w:val="both"/>
        <w:rPr>
          <w:del w:id="2490" w:author="admin" w:date="2022-12-12T09:28:00Z"/>
          <w:rFonts w:ascii="Times New Roman" w:eastAsia="Times New Roman" w:hAnsi="Times New Roman" w:cs="Times New Roman"/>
          <w:sz w:val="28"/>
          <w:szCs w:val="28"/>
        </w:rPr>
      </w:pPr>
    </w:p>
    <w:p w14:paraId="1D2B5884" w14:textId="77777777" w:rsidR="00D40B91" w:rsidRPr="00081AF8" w:rsidDel="00E37E31" w:rsidRDefault="00D40B91" w:rsidP="00081AF8">
      <w:pPr>
        <w:tabs>
          <w:tab w:val="left" w:pos="851"/>
        </w:tabs>
        <w:spacing w:line="360" w:lineRule="auto"/>
        <w:ind w:left="284"/>
        <w:jc w:val="both"/>
        <w:rPr>
          <w:del w:id="2491" w:author="admin" w:date="2022-12-12T09:28:00Z"/>
          <w:rFonts w:ascii="Times New Roman" w:eastAsia="Times New Roman" w:hAnsi="Times New Roman" w:cs="Times New Roman"/>
          <w:sz w:val="28"/>
          <w:szCs w:val="28"/>
        </w:rPr>
      </w:pPr>
    </w:p>
    <w:p w14:paraId="22EF8424" w14:textId="77777777" w:rsidR="00D40B91" w:rsidRPr="00081AF8" w:rsidDel="00E37E31" w:rsidRDefault="00D40B91" w:rsidP="00081AF8">
      <w:pPr>
        <w:pStyle w:val="Heading2"/>
        <w:tabs>
          <w:tab w:val="left" w:pos="504"/>
        </w:tabs>
        <w:spacing w:before="0" w:after="0" w:line="360" w:lineRule="auto"/>
        <w:rPr>
          <w:del w:id="2492" w:author="admin" w:date="2022-12-12T09:28:00Z"/>
          <w:rFonts w:ascii="Times New Roman" w:eastAsia="Times New Roman" w:hAnsi="Times New Roman" w:cs="Times New Roman"/>
          <w:b/>
          <w:sz w:val="28"/>
          <w:szCs w:val="28"/>
        </w:rPr>
      </w:pPr>
      <w:del w:id="2493" w:author="admin" w:date="2022-12-12T09:28:00Z">
        <w:r w:rsidRPr="00081AF8" w:rsidDel="00E37E31">
          <w:rPr>
            <w:rFonts w:ascii="Times New Roman" w:eastAsia="Times New Roman" w:hAnsi="Times New Roman" w:cs="Times New Roman"/>
            <w:b/>
            <w:sz w:val="28"/>
            <w:szCs w:val="28"/>
          </w:rPr>
          <w:delText>1.3 Kết luận chương</w:delText>
        </w:r>
        <w:bookmarkEnd w:id="2396"/>
        <w:bookmarkEnd w:id="2397"/>
      </w:del>
    </w:p>
    <w:p w14:paraId="59AD17CB" w14:textId="77777777" w:rsidR="00D40B91" w:rsidRPr="00081AF8" w:rsidDel="00E37E31" w:rsidRDefault="00D40B91" w:rsidP="00081AF8">
      <w:pPr>
        <w:spacing w:line="360" w:lineRule="auto"/>
        <w:ind w:left="284"/>
        <w:rPr>
          <w:del w:id="2494" w:author="admin" w:date="2022-12-12T09:28:00Z"/>
          <w:rFonts w:ascii="Times New Roman" w:eastAsia="Times New Roman" w:hAnsi="Times New Roman" w:cs="Times New Roman"/>
          <w:sz w:val="28"/>
          <w:szCs w:val="28"/>
        </w:rPr>
      </w:pPr>
      <w:del w:id="2495" w:author="admin" w:date="2022-12-12T09:28:00Z">
        <w:r w:rsidRPr="00081AF8" w:rsidDel="00E37E31">
          <w:rPr>
            <w:rFonts w:ascii="Times New Roman" w:eastAsia="Times New Roman" w:hAnsi="Times New Roman" w:cs="Times New Roman"/>
            <w:sz w:val="28"/>
            <w:szCs w:val="28"/>
          </w:rPr>
          <w:tab/>
          <w:delText>Chương 1 đưa ra những kiến thức tổng quan về bài toán xây dựng website bán điện thoại, những kiến thức về công nghệ được sử dụng trong quá trình xây dựng hệ thống, bao gồm:</w:delText>
        </w:r>
      </w:del>
    </w:p>
    <w:p w14:paraId="6076A1DB" w14:textId="77777777" w:rsidR="00D40B91" w:rsidRPr="00081AF8" w:rsidDel="00E37E31" w:rsidRDefault="00D40B91" w:rsidP="00081AF8">
      <w:pPr>
        <w:spacing w:line="360" w:lineRule="auto"/>
        <w:ind w:left="284"/>
        <w:rPr>
          <w:del w:id="2496" w:author="admin" w:date="2022-12-12T09:28:00Z"/>
          <w:rFonts w:ascii="Times New Roman" w:eastAsia="Times New Roman" w:hAnsi="Times New Roman" w:cs="Times New Roman"/>
          <w:sz w:val="28"/>
          <w:szCs w:val="28"/>
        </w:rPr>
      </w:pPr>
      <w:del w:id="2497" w:author="admin" w:date="2022-12-12T09:28:00Z">
        <w:r w:rsidRPr="00081AF8" w:rsidDel="00E37E31">
          <w:rPr>
            <w:rFonts w:ascii="Times New Roman" w:eastAsia="Times New Roman" w:hAnsi="Times New Roman" w:cs="Times New Roman"/>
            <w:sz w:val="28"/>
            <w:szCs w:val="28"/>
          </w:rPr>
          <w:tab/>
          <w:delText>Html.css.javascript dùng hỗ trợ xây dựng giao diện người dùng.</w:delText>
        </w:r>
      </w:del>
    </w:p>
    <w:p w14:paraId="422C49F7" w14:textId="77777777" w:rsidR="00D40B91" w:rsidRPr="00081AF8" w:rsidDel="00E37E31" w:rsidRDefault="00D40B91" w:rsidP="00081AF8">
      <w:pPr>
        <w:spacing w:line="360" w:lineRule="auto"/>
        <w:ind w:left="284"/>
        <w:rPr>
          <w:del w:id="2498" w:author="admin" w:date="2022-12-12T09:28:00Z"/>
          <w:rFonts w:ascii="Times New Roman" w:eastAsia="Times New Roman" w:hAnsi="Times New Roman" w:cs="Times New Roman"/>
          <w:sz w:val="28"/>
          <w:szCs w:val="28"/>
        </w:rPr>
      </w:pPr>
      <w:del w:id="2499" w:author="admin" w:date="2022-12-12T09:28:00Z">
        <w:r w:rsidRPr="00081AF8" w:rsidDel="00E37E31">
          <w:rPr>
            <w:rFonts w:ascii="Times New Roman" w:eastAsia="Times New Roman" w:hAnsi="Times New Roman" w:cs="Times New Roman"/>
            <w:sz w:val="28"/>
            <w:szCs w:val="28"/>
          </w:rPr>
          <w:tab/>
          <w:delText>MySql là hệ quản trị cơ sở dữ liệu dễ sử dụng, độ bảo mật cao, …</w:delText>
        </w:r>
      </w:del>
    </w:p>
    <w:p w14:paraId="381E68CA" w14:textId="77777777" w:rsidR="00D40B91" w:rsidRPr="00081AF8" w:rsidDel="00E37E31" w:rsidRDefault="00D40B91" w:rsidP="00081AF8">
      <w:pPr>
        <w:spacing w:line="360" w:lineRule="auto"/>
        <w:ind w:left="284"/>
        <w:rPr>
          <w:del w:id="2500" w:author="admin" w:date="2022-12-12T09:28:00Z"/>
          <w:rFonts w:ascii="Times New Roman" w:eastAsia="Times New Roman" w:hAnsi="Times New Roman" w:cs="Times New Roman"/>
          <w:sz w:val="28"/>
          <w:szCs w:val="28"/>
        </w:rPr>
      </w:pPr>
      <w:del w:id="2501" w:author="admin" w:date="2022-12-12T09:28:00Z">
        <w:r w:rsidRPr="00081AF8" w:rsidDel="00E37E31">
          <w:rPr>
            <w:rFonts w:ascii="Times New Roman" w:eastAsia="Times New Roman" w:hAnsi="Times New Roman" w:cs="Times New Roman"/>
            <w:sz w:val="28"/>
            <w:szCs w:val="28"/>
          </w:rPr>
          <w:tab/>
          <w:delText>PHP là ngôn ngữ xây dựng backend trong đề tài này .</w:delText>
        </w:r>
      </w:del>
    </w:p>
    <w:p w14:paraId="01A6E1FB" w14:textId="77777777" w:rsidR="00D40B91" w:rsidRPr="00081AF8" w:rsidDel="00E37E31" w:rsidRDefault="00D40B91" w:rsidP="00081AF8">
      <w:pPr>
        <w:spacing w:line="360" w:lineRule="auto"/>
        <w:ind w:left="284"/>
        <w:rPr>
          <w:del w:id="2502" w:author="admin" w:date="2022-12-12T09:28:00Z"/>
          <w:rFonts w:ascii="Times New Roman" w:eastAsia="Times New Roman" w:hAnsi="Times New Roman" w:cs="Times New Roman"/>
          <w:sz w:val="28"/>
          <w:szCs w:val="28"/>
        </w:rPr>
      </w:pPr>
    </w:p>
    <w:p w14:paraId="7A38106E" w14:textId="77777777" w:rsidR="00D40B91" w:rsidRPr="00081AF8" w:rsidDel="00E37E31" w:rsidRDefault="00D40B91" w:rsidP="00081AF8">
      <w:pPr>
        <w:spacing w:line="360" w:lineRule="auto"/>
        <w:ind w:left="284"/>
        <w:rPr>
          <w:del w:id="2503" w:author="admin" w:date="2022-12-12T09:28:00Z"/>
          <w:rFonts w:ascii="Times New Roman" w:eastAsia="Times New Roman" w:hAnsi="Times New Roman" w:cs="Times New Roman"/>
          <w:sz w:val="28"/>
          <w:szCs w:val="28"/>
        </w:rPr>
      </w:pPr>
    </w:p>
    <w:p w14:paraId="53DB3948" w14:textId="77777777" w:rsidR="00D40B91" w:rsidRPr="00081AF8" w:rsidDel="00E37E31" w:rsidRDefault="00D40B91" w:rsidP="00081AF8">
      <w:pPr>
        <w:spacing w:line="360" w:lineRule="auto"/>
        <w:ind w:left="284"/>
        <w:rPr>
          <w:del w:id="2504" w:author="admin" w:date="2022-12-12T09:28:00Z"/>
          <w:rFonts w:ascii="Times New Roman" w:eastAsia="Times New Roman" w:hAnsi="Times New Roman" w:cs="Times New Roman"/>
          <w:sz w:val="28"/>
          <w:szCs w:val="28"/>
        </w:rPr>
      </w:pPr>
    </w:p>
    <w:p w14:paraId="1C316523" w14:textId="77777777" w:rsidR="00D40B91" w:rsidRPr="00081AF8" w:rsidDel="00E37E31" w:rsidRDefault="00D40B91" w:rsidP="00081AF8">
      <w:pPr>
        <w:spacing w:line="360" w:lineRule="auto"/>
        <w:ind w:left="284"/>
        <w:rPr>
          <w:del w:id="2505" w:author="admin" w:date="2022-12-12T09:28:00Z"/>
          <w:rFonts w:ascii="Times New Roman" w:eastAsia="Times New Roman" w:hAnsi="Times New Roman" w:cs="Times New Roman"/>
          <w:sz w:val="28"/>
          <w:szCs w:val="28"/>
        </w:rPr>
      </w:pPr>
    </w:p>
    <w:p w14:paraId="2E01AB5C" w14:textId="77777777" w:rsidR="00D40B91" w:rsidRPr="00081AF8" w:rsidDel="00E37E31" w:rsidRDefault="00D40B91" w:rsidP="00081AF8">
      <w:pPr>
        <w:spacing w:line="360" w:lineRule="auto"/>
        <w:ind w:left="284"/>
        <w:rPr>
          <w:del w:id="2506" w:author="admin" w:date="2022-12-12T09:28:00Z"/>
          <w:rFonts w:ascii="Times New Roman" w:eastAsia="Times New Roman" w:hAnsi="Times New Roman" w:cs="Times New Roman"/>
          <w:sz w:val="28"/>
          <w:szCs w:val="28"/>
        </w:rPr>
      </w:pPr>
    </w:p>
    <w:p w14:paraId="1117B261" w14:textId="77777777" w:rsidR="00D40B91" w:rsidRPr="00081AF8" w:rsidDel="00E37E31" w:rsidRDefault="00D40B91" w:rsidP="00081AF8">
      <w:pPr>
        <w:spacing w:line="360" w:lineRule="auto"/>
        <w:ind w:left="284"/>
        <w:rPr>
          <w:del w:id="2507" w:author="admin" w:date="2022-12-12T09:28:00Z"/>
          <w:rFonts w:ascii="Times New Roman" w:eastAsia="Times New Roman" w:hAnsi="Times New Roman" w:cs="Times New Roman"/>
          <w:sz w:val="28"/>
          <w:szCs w:val="28"/>
        </w:rPr>
      </w:pPr>
    </w:p>
    <w:p w14:paraId="5522F16E" w14:textId="77777777" w:rsidR="00D40B91" w:rsidRPr="00081AF8" w:rsidDel="00E37E31" w:rsidRDefault="00D40B91" w:rsidP="00081AF8">
      <w:pPr>
        <w:spacing w:line="360" w:lineRule="auto"/>
        <w:ind w:left="284"/>
        <w:rPr>
          <w:del w:id="2508" w:author="admin" w:date="2022-12-12T09:28:00Z"/>
          <w:rFonts w:ascii="Times New Roman" w:eastAsia="Times New Roman" w:hAnsi="Times New Roman" w:cs="Times New Roman"/>
          <w:sz w:val="28"/>
          <w:szCs w:val="28"/>
        </w:rPr>
      </w:pPr>
    </w:p>
    <w:p w14:paraId="3894D9A9" w14:textId="77777777" w:rsidR="00D40B91" w:rsidRPr="00081AF8" w:rsidDel="00E37E31" w:rsidRDefault="00D40B91" w:rsidP="00081AF8">
      <w:pPr>
        <w:spacing w:line="360" w:lineRule="auto"/>
        <w:ind w:left="284"/>
        <w:rPr>
          <w:del w:id="2509" w:author="admin" w:date="2022-12-12T09:28:00Z"/>
          <w:rFonts w:ascii="Times New Roman" w:eastAsia="Times New Roman" w:hAnsi="Times New Roman" w:cs="Times New Roman"/>
          <w:sz w:val="28"/>
          <w:szCs w:val="28"/>
        </w:rPr>
      </w:pPr>
    </w:p>
    <w:p w14:paraId="416EF3EC" w14:textId="77777777" w:rsidR="00D40B91" w:rsidRPr="00081AF8" w:rsidDel="00E37E31" w:rsidRDefault="00D40B91" w:rsidP="00081AF8">
      <w:pPr>
        <w:spacing w:line="360" w:lineRule="auto"/>
        <w:ind w:left="284"/>
        <w:rPr>
          <w:del w:id="2510" w:author="admin" w:date="2022-12-12T09:28:00Z"/>
          <w:rFonts w:ascii="Times New Roman" w:eastAsia="Times New Roman" w:hAnsi="Times New Roman" w:cs="Times New Roman"/>
          <w:sz w:val="28"/>
          <w:szCs w:val="28"/>
        </w:rPr>
      </w:pPr>
    </w:p>
    <w:p w14:paraId="5890822B" w14:textId="77777777" w:rsidR="00D40B91" w:rsidRPr="00081AF8" w:rsidDel="00E37E31" w:rsidRDefault="00D40B91" w:rsidP="00081AF8">
      <w:pPr>
        <w:spacing w:line="360" w:lineRule="auto"/>
        <w:ind w:left="284"/>
        <w:rPr>
          <w:del w:id="2511" w:author="admin" w:date="2022-12-12T09:28:00Z"/>
          <w:rFonts w:ascii="Times New Roman" w:eastAsia="Times New Roman" w:hAnsi="Times New Roman" w:cs="Times New Roman"/>
          <w:sz w:val="28"/>
          <w:szCs w:val="28"/>
        </w:rPr>
      </w:pPr>
    </w:p>
    <w:p w14:paraId="3ADE98DE" w14:textId="77777777" w:rsidR="00D40B91" w:rsidRPr="00081AF8" w:rsidDel="00E37E31" w:rsidRDefault="00D40B91" w:rsidP="00081AF8">
      <w:pPr>
        <w:spacing w:line="360" w:lineRule="auto"/>
        <w:ind w:left="284"/>
        <w:rPr>
          <w:del w:id="2512" w:author="admin" w:date="2022-12-12T09:28:00Z"/>
          <w:rFonts w:ascii="Times New Roman" w:eastAsia="Times New Roman" w:hAnsi="Times New Roman" w:cs="Times New Roman"/>
          <w:sz w:val="28"/>
          <w:szCs w:val="28"/>
        </w:rPr>
      </w:pPr>
    </w:p>
    <w:p w14:paraId="089B500C" w14:textId="77777777" w:rsidR="00D40B91" w:rsidRPr="00081AF8" w:rsidDel="00E37E31" w:rsidRDefault="00D40B91" w:rsidP="00081AF8">
      <w:pPr>
        <w:spacing w:line="360" w:lineRule="auto"/>
        <w:ind w:left="284"/>
        <w:rPr>
          <w:del w:id="2513" w:author="admin" w:date="2022-12-12T09:28:00Z"/>
          <w:rFonts w:ascii="Times New Roman" w:eastAsia="Times New Roman" w:hAnsi="Times New Roman" w:cs="Times New Roman"/>
          <w:sz w:val="28"/>
          <w:szCs w:val="28"/>
        </w:rPr>
      </w:pPr>
    </w:p>
    <w:p w14:paraId="495A9634" w14:textId="77777777" w:rsidR="00D40B91" w:rsidRPr="00081AF8" w:rsidDel="00E37E31" w:rsidRDefault="00D40B91" w:rsidP="00081AF8">
      <w:pPr>
        <w:spacing w:line="360" w:lineRule="auto"/>
        <w:ind w:left="284"/>
        <w:rPr>
          <w:del w:id="2514" w:author="admin" w:date="2022-12-12T09:28:00Z"/>
          <w:rFonts w:ascii="Times New Roman" w:eastAsia="Times New Roman" w:hAnsi="Times New Roman" w:cs="Times New Roman"/>
          <w:sz w:val="28"/>
          <w:szCs w:val="28"/>
        </w:rPr>
      </w:pPr>
    </w:p>
    <w:p w14:paraId="33412B6C" w14:textId="77777777" w:rsidR="00D40B91" w:rsidRPr="00081AF8" w:rsidDel="00E37E31" w:rsidRDefault="00D40B91" w:rsidP="00081AF8">
      <w:pPr>
        <w:spacing w:line="360" w:lineRule="auto"/>
        <w:ind w:left="284"/>
        <w:rPr>
          <w:del w:id="2515" w:author="admin" w:date="2022-12-12T09:28:00Z"/>
          <w:rFonts w:ascii="Times New Roman" w:eastAsia="Times New Roman" w:hAnsi="Times New Roman" w:cs="Times New Roman"/>
          <w:sz w:val="28"/>
          <w:szCs w:val="28"/>
        </w:rPr>
      </w:pPr>
    </w:p>
    <w:p w14:paraId="662BA29A" w14:textId="77777777" w:rsidR="00D40B91" w:rsidRPr="00081AF8" w:rsidDel="00E37E31" w:rsidRDefault="00D40B91" w:rsidP="00081AF8">
      <w:pPr>
        <w:spacing w:line="360" w:lineRule="auto"/>
        <w:ind w:left="284"/>
        <w:rPr>
          <w:del w:id="2516" w:author="admin" w:date="2022-12-12T09:28:00Z"/>
          <w:rFonts w:ascii="Times New Roman" w:eastAsia="Times New Roman" w:hAnsi="Times New Roman" w:cs="Times New Roman"/>
          <w:sz w:val="28"/>
          <w:szCs w:val="28"/>
        </w:rPr>
      </w:pPr>
    </w:p>
    <w:p w14:paraId="3309DC04" w14:textId="77777777" w:rsidR="00D40B91" w:rsidRPr="00081AF8" w:rsidDel="00E37E31" w:rsidRDefault="00D40B91" w:rsidP="00081AF8">
      <w:pPr>
        <w:pStyle w:val="Heading1"/>
        <w:tabs>
          <w:tab w:val="left" w:pos="0"/>
        </w:tabs>
        <w:spacing w:before="0" w:after="0" w:line="360" w:lineRule="auto"/>
        <w:ind w:left="851"/>
        <w:jc w:val="center"/>
        <w:rPr>
          <w:del w:id="2517" w:author="admin" w:date="2022-12-12T09:28:00Z"/>
          <w:rFonts w:ascii="Times New Roman" w:eastAsia="Times New Roman" w:hAnsi="Times New Roman" w:cs="Times New Roman"/>
          <w:b/>
          <w:sz w:val="28"/>
          <w:szCs w:val="28"/>
        </w:rPr>
      </w:pPr>
      <w:bookmarkStart w:id="2518" w:name="_Toc88920005"/>
      <w:bookmarkStart w:id="2519" w:name="_Toc95909166"/>
      <w:del w:id="2520" w:author="admin" w:date="2022-12-12T09:28:00Z">
        <w:r w:rsidRPr="00081AF8" w:rsidDel="00E37E31">
          <w:rPr>
            <w:rFonts w:ascii="Times New Roman" w:eastAsia="Times New Roman" w:hAnsi="Times New Roman" w:cs="Times New Roman"/>
            <w:b/>
            <w:sz w:val="28"/>
            <w:szCs w:val="28"/>
          </w:rPr>
          <w:delText>CHƯƠNG 2</w:delText>
        </w:r>
        <w:bookmarkEnd w:id="2518"/>
        <w:bookmarkEnd w:id="2519"/>
      </w:del>
    </w:p>
    <w:p w14:paraId="1C4A58C7" w14:textId="77777777" w:rsidR="00D40B91" w:rsidRPr="00081AF8" w:rsidDel="00E37E31" w:rsidRDefault="00D40B91" w:rsidP="00081AF8">
      <w:pPr>
        <w:pStyle w:val="Heading1"/>
        <w:tabs>
          <w:tab w:val="left" w:pos="0"/>
        </w:tabs>
        <w:spacing w:before="0" w:after="0" w:line="360" w:lineRule="auto"/>
        <w:ind w:left="851"/>
        <w:jc w:val="center"/>
        <w:rPr>
          <w:del w:id="2521" w:author="admin" w:date="2022-12-12T09:28:00Z"/>
          <w:rFonts w:ascii="Times New Roman" w:eastAsia="Times New Roman" w:hAnsi="Times New Roman" w:cs="Times New Roman"/>
          <w:b/>
          <w:sz w:val="28"/>
          <w:szCs w:val="28"/>
        </w:rPr>
      </w:pPr>
      <w:bookmarkStart w:id="2522" w:name="_Toc88920006"/>
      <w:bookmarkStart w:id="2523" w:name="_Toc95909167"/>
      <w:del w:id="2524" w:author="admin" w:date="2022-12-12T09:28:00Z">
        <w:r w:rsidRPr="00081AF8" w:rsidDel="00E37E31">
          <w:rPr>
            <w:rFonts w:ascii="Times New Roman" w:eastAsia="Times New Roman" w:hAnsi="Times New Roman" w:cs="Times New Roman"/>
            <w:b/>
            <w:sz w:val="28"/>
            <w:szCs w:val="28"/>
          </w:rPr>
          <w:delText>KHẢO SÁT VÀ PHÂN TÍCH HỆ THỐNG</w:delText>
        </w:r>
        <w:bookmarkEnd w:id="2522"/>
        <w:bookmarkEnd w:id="2523"/>
      </w:del>
    </w:p>
    <w:p w14:paraId="6B3C7D2B" w14:textId="77777777" w:rsidR="00D40B91" w:rsidRPr="00081AF8" w:rsidDel="00E37E31" w:rsidRDefault="00D40B91" w:rsidP="00081AF8">
      <w:pPr>
        <w:pStyle w:val="Heading2"/>
        <w:spacing w:line="360" w:lineRule="auto"/>
        <w:rPr>
          <w:del w:id="2525" w:author="admin" w:date="2022-12-12T09:28:00Z"/>
          <w:rFonts w:ascii="Times New Roman" w:hAnsi="Times New Roman" w:cs="Times New Roman"/>
          <w:b/>
          <w:sz w:val="28"/>
          <w:szCs w:val="28"/>
        </w:rPr>
      </w:pPr>
      <w:bookmarkStart w:id="2526" w:name="_Toc399971258"/>
      <w:bookmarkStart w:id="2527" w:name="_Toc400700177"/>
      <w:bookmarkStart w:id="2528" w:name="_Toc400700696"/>
      <w:bookmarkStart w:id="2529" w:name="_Toc121492124"/>
      <w:del w:id="2530" w:author="admin" w:date="2022-12-12T09:28:00Z">
        <w:r w:rsidRPr="00081AF8" w:rsidDel="00E37E31">
          <w:rPr>
            <w:rFonts w:ascii="Times New Roman" w:hAnsi="Times New Roman" w:cs="Times New Roman"/>
            <w:b/>
            <w:sz w:val="28"/>
            <w:szCs w:val="28"/>
          </w:rPr>
          <w:delText>2.1 Giới Thiệu</w:delText>
        </w:r>
        <w:bookmarkEnd w:id="2526"/>
        <w:bookmarkEnd w:id="2527"/>
        <w:bookmarkEnd w:id="2528"/>
        <w:bookmarkEnd w:id="2529"/>
      </w:del>
    </w:p>
    <w:p w14:paraId="0A9AC147" w14:textId="77777777" w:rsidR="00D40B91" w:rsidRPr="00081AF8" w:rsidDel="00E37E31" w:rsidRDefault="00D40B91" w:rsidP="00081AF8">
      <w:pPr>
        <w:pStyle w:val="ListParagraph"/>
        <w:spacing w:line="360" w:lineRule="auto"/>
        <w:ind w:left="450" w:firstLine="270"/>
        <w:jc w:val="both"/>
        <w:rPr>
          <w:del w:id="2531" w:author="admin" w:date="2022-12-12T09:28:00Z"/>
          <w:rFonts w:ascii="Times New Roman" w:hAnsi="Times New Roman" w:cs="Times New Roman"/>
          <w:sz w:val="28"/>
          <w:szCs w:val="28"/>
        </w:rPr>
      </w:pPr>
      <w:del w:id="2532" w:author="admin" w:date="2022-12-12T09:28:00Z">
        <w:r w:rsidRPr="00081AF8" w:rsidDel="00E37E31">
          <w:rPr>
            <w:rFonts w:ascii="Times New Roman" w:hAnsi="Times New Roman" w:cs="Times New Roman"/>
            <w:sz w:val="28"/>
            <w:szCs w:val="28"/>
          </w:rPr>
          <w:delText>Hệ thống website bán điện thoại là một hệ thống website quảng bá, giới thiệu ,với nhiều dòng điện thoại thuộc nhiều hãng nổi tiếng trên thế giới, với uy tín và kinh nghiệm lâu năm trong lĩnh vực kinh doanh. Hệ thống website có đa dạng các hãng sản xuất khác nhau mang phong cách theo nhiều xu hướng khác nhau với từng đối tượng khách hàng, sẽ mang lại cho khách hàng sự thoải mái và tin cậy. Sự phục vụ tiêu chuẩn chu đáo cùng hình thức thanh toán đơn giản, tiện lợi bằng tiền mặt hoặc chuyển khoản.</w:delText>
        </w:r>
      </w:del>
    </w:p>
    <w:p w14:paraId="6DF56E92" w14:textId="77777777" w:rsidR="00D40B91" w:rsidRPr="00081AF8" w:rsidDel="00E37E31" w:rsidRDefault="00D40B91" w:rsidP="00081AF8">
      <w:pPr>
        <w:pStyle w:val="ListParagraph"/>
        <w:spacing w:line="360" w:lineRule="auto"/>
        <w:ind w:left="450" w:firstLine="270"/>
        <w:jc w:val="both"/>
        <w:rPr>
          <w:del w:id="2533" w:author="admin" w:date="2022-12-12T09:28:00Z"/>
          <w:rFonts w:ascii="Times New Roman" w:hAnsi="Times New Roman" w:cs="Times New Roman"/>
          <w:sz w:val="28"/>
          <w:szCs w:val="28"/>
        </w:rPr>
      </w:pPr>
      <w:del w:id="2534" w:author="admin" w:date="2022-12-12T09:28:00Z">
        <w:r w:rsidRPr="00081AF8" w:rsidDel="00E37E31">
          <w:rPr>
            <w:rFonts w:ascii="Times New Roman" w:hAnsi="Times New Roman" w:cs="Times New Roman"/>
            <w:sz w:val="28"/>
            <w:szCs w:val="28"/>
          </w:rPr>
          <w:delText>Xuất phát từ nhu cầu quảng bá, giới thiệu sản phẩm và mở rộng thị trường, đồng thời cũng góp phần dễ dàng trong công việc quản lý, yêu cầu cần có một hệ thống quản lý để trợ giúp cho ban lãnh đạo và nhân viên trong công ty có thể dễ dàng thao tác, tránh được những sai sót trong quá trình làm việc. Nhận thấy tính thiết thực mà đề tài mang lại , tôi đã lên ý tưởng xây dựng một hệ thống website thương mại điện tử để đáp ứng những nhu cầu thực tiễn đó.</w:delText>
        </w:r>
      </w:del>
    </w:p>
    <w:p w14:paraId="7B9FD690" w14:textId="77777777" w:rsidR="00D40B91" w:rsidRPr="00081AF8" w:rsidDel="00E37E31" w:rsidRDefault="00D40B91" w:rsidP="00081AF8">
      <w:pPr>
        <w:pStyle w:val="Heading2"/>
        <w:spacing w:line="360" w:lineRule="auto"/>
        <w:rPr>
          <w:del w:id="2535" w:author="admin" w:date="2022-12-12T09:28:00Z"/>
          <w:rFonts w:ascii="Times New Roman" w:hAnsi="Times New Roman" w:cs="Times New Roman"/>
          <w:b/>
          <w:sz w:val="28"/>
          <w:szCs w:val="28"/>
        </w:rPr>
      </w:pPr>
      <w:bookmarkStart w:id="2536" w:name="_Toc399971259"/>
      <w:bookmarkStart w:id="2537" w:name="_Toc400700178"/>
      <w:bookmarkStart w:id="2538" w:name="_Toc400700697"/>
      <w:bookmarkStart w:id="2539" w:name="_Toc121492125"/>
      <w:del w:id="2540" w:author="admin" w:date="2022-12-12T09:28:00Z">
        <w:r w:rsidRPr="00081AF8" w:rsidDel="00E37E31">
          <w:rPr>
            <w:rFonts w:ascii="Times New Roman" w:hAnsi="Times New Roman" w:cs="Times New Roman"/>
            <w:b/>
            <w:sz w:val="28"/>
            <w:szCs w:val="28"/>
          </w:rPr>
          <w:delText>2.2 Mục đích đề tài</w:delText>
        </w:r>
        <w:bookmarkEnd w:id="2536"/>
        <w:bookmarkEnd w:id="2537"/>
        <w:bookmarkEnd w:id="2538"/>
        <w:bookmarkEnd w:id="2539"/>
      </w:del>
    </w:p>
    <w:p w14:paraId="3DF75882" w14:textId="77777777" w:rsidR="00D40B91" w:rsidRPr="00081AF8" w:rsidDel="00E37E31" w:rsidRDefault="00D40B91" w:rsidP="00081AF8">
      <w:pPr>
        <w:pStyle w:val="ListParagraph"/>
        <w:spacing w:line="360" w:lineRule="auto"/>
        <w:ind w:left="450" w:firstLine="270"/>
        <w:jc w:val="both"/>
        <w:rPr>
          <w:del w:id="2541" w:author="admin" w:date="2022-12-12T09:28:00Z"/>
          <w:rFonts w:ascii="Times New Roman" w:hAnsi="Times New Roman" w:cs="Times New Roman"/>
          <w:sz w:val="28"/>
          <w:szCs w:val="28"/>
        </w:rPr>
      </w:pPr>
      <w:del w:id="2542" w:author="admin" w:date="2022-12-12T09:28:00Z">
        <w:r w:rsidRPr="00081AF8" w:rsidDel="00E37E31">
          <w:rPr>
            <w:rFonts w:ascii="Times New Roman" w:hAnsi="Times New Roman" w:cs="Times New Roman"/>
            <w:sz w:val="28"/>
            <w:szCs w:val="28"/>
          </w:rPr>
          <w:delText>Xây dựng website nhằm bán và giới thiệu sản phẩm điện thoại của các hãng sản xuất đến khách hàng một cách nhanh nhất, chính xác và thuận tiện nhất.</w:delText>
        </w:r>
      </w:del>
    </w:p>
    <w:p w14:paraId="550B595A" w14:textId="77777777" w:rsidR="00D40B91" w:rsidRPr="00081AF8" w:rsidDel="00E37E31" w:rsidRDefault="00D40B91" w:rsidP="00081AF8">
      <w:pPr>
        <w:pStyle w:val="ListParagraph"/>
        <w:spacing w:line="360" w:lineRule="auto"/>
        <w:ind w:left="450" w:firstLine="270"/>
        <w:jc w:val="both"/>
        <w:rPr>
          <w:del w:id="2543" w:author="admin" w:date="2022-12-12T09:28:00Z"/>
          <w:rFonts w:ascii="Times New Roman" w:hAnsi="Times New Roman" w:cs="Times New Roman"/>
          <w:sz w:val="28"/>
          <w:szCs w:val="28"/>
        </w:rPr>
      </w:pPr>
      <w:del w:id="2544" w:author="admin" w:date="2022-12-12T09:28:00Z">
        <w:r w:rsidRPr="00081AF8" w:rsidDel="00E37E31">
          <w:rPr>
            <w:rFonts w:ascii="Times New Roman" w:hAnsi="Times New Roman" w:cs="Times New Roman"/>
            <w:sz w:val="28"/>
            <w:szCs w:val="28"/>
          </w:rPr>
          <w:delText>Website sau khi xây dựng sẽ đáp ứng được những yêu cầu cơ bản sau :</w:delText>
        </w:r>
      </w:del>
    </w:p>
    <w:p w14:paraId="2F6FC1A4" w14:textId="77777777" w:rsidR="00D40B91" w:rsidRPr="00081AF8" w:rsidDel="00E37E31" w:rsidRDefault="00D40B91" w:rsidP="00081AF8">
      <w:pPr>
        <w:pStyle w:val="ListParagraph"/>
        <w:numPr>
          <w:ilvl w:val="0"/>
          <w:numId w:val="20"/>
        </w:numPr>
        <w:spacing w:line="360" w:lineRule="auto"/>
        <w:jc w:val="both"/>
        <w:rPr>
          <w:del w:id="2545" w:author="admin" w:date="2022-12-12T09:28:00Z"/>
          <w:rFonts w:ascii="Times New Roman" w:hAnsi="Times New Roman" w:cs="Times New Roman"/>
          <w:sz w:val="28"/>
          <w:szCs w:val="28"/>
        </w:rPr>
      </w:pPr>
      <w:del w:id="2546" w:author="admin" w:date="2022-12-12T09:28:00Z">
        <w:r w:rsidRPr="00081AF8" w:rsidDel="00E37E31">
          <w:rPr>
            <w:rFonts w:ascii="Times New Roman" w:hAnsi="Times New Roman" w:cs="Times New Roman"/>
            <w:sz w:val="28"/>
            <w:szCs w:val="28"/>
          </w:rPr>
          <w:delText>Giúp cho khách hàng :</w:delText>
        </w:r>
      </w:del>
    </w:p>
    <w:p w14:paraId="6D64724A" w14:textId="77777777" w:rsidR="00D40B91" w:rsidRPr="00081AF8" w:rsidDel="00E37E31" w:rsidRDefault="00D40B91" w:rsidP="00081AF8">
      <w:pPr>
        <w:pStyle w:val="ListParagraph"/>
        <w:numPr>
          <w:ilvl w:val="1"/>
          <w:numId w:val="20"/>
        </w:numPr>
        <w:spacing w:line="360" w:lineRule="auto"/>
        <w:jc w:val="both"/>
        <w:rPr>
          <w:del w:id="2547" w:author="admin" w:date="2022-12-12T09:28:00Z"/>
          <w:rFonts w:ascii="Times New Roman" w:hAnsi="Times New Roman" w:cs="Times New Roman"/>
          <w:sz w:val="28"/>
          <w:szCs w:val="28"/>
        </w:rPr>
      </w:pPr>
      <w:del w:id="2548" w:author="admin" w:date="2022-12-12T09:28:00Z">
        <w:r w:rsidRPr="00081AF8" w:rsidDel="00E37E31">
          <w:rPr>
            <w:rFonts w:ascii="Times New Roman" w:hAnsi="Times New Roman" w:cs="Times New Roman"/>
            <w:sz w:val="28"/>
            <w:szCs w:val="28"/>
          </w:rPr>
          <w:delText xml:space="preserve"> Xem sản phẩm và thông tin sản phẩm.</w:delText>
        </w:r>
      </w:del>
    </w:p>
    <w:p w14:paraId="41816630" w14:textId="77777777" w:rsidR="00D40B91" w:rsidRPr="00081AF8" w:rsidDel="00E37E31" w:rsidRDefault="00D40B91" w:rsidP="00081AF8">
      <w:pPr>
        <w:pStyle w:val="ListParagraph"/>
        <w:numPr>
          <w:ilvl w:val="1"/>
          <w:numId w:val="20"/>
        </w:numPr>
        <w:spacing w:line="360" w:lineRule="auto"/>
        <w:jc w:val="both"/>
        <w:rPr>
          <w:del w:id="2549" w:author="admin" w:date="2022-12-12T09:28:00Z"/>
          <w:rFonts w:ascii="Times New Roman" w:hAnsi="Times New Roman" w:cs="Times New Roman"/>
          <w:sz w:val="28"/>
          <w:szCs w:val="28"/>
        </w:rPr>
      </w:pPr>
      <w:del w:id="2550" w:author="admin" w:date="2022-12-12T09:28:00Z">
        <w:r w:rsidRPr="00081AF8" w:rsidDel="00E37E31">
          <w:rPr>
            <w:rFonts w:ascii="Times New Roman" w:hAnsi="Times New Roman" w:cs="Times New Roman"/>
            <w:sz w:val="28"/>
            <w:szCs w:val="28"/>
          </w:rPr>
          <w:delText>Tìm kiếm sản phẩm theo các tiêu như : Tên sản phẩm , Giá</w:delText>
        </w:r>
      </w:del>
    </w:p>
    <w:p w14:paraId="1C3A0918" w14:textId="77777777" w:rsidR="00D40B91" w:rsidRPr="00081AF8" w:rsidDel="00E37E31" w:rsidRDefault="00D40B91" w:rsidP="00081AF8">
      <w:pPr>
        <w:pStyle w:val="ListParagraph"/>
        <w:numPr>
          <w:ilvl w:val="1"/>
          <w:numId w:val="20"/>
        </w:numPr>
        <w:spacing w:line="360" w:lineRule="auto"/>
        <w:jc w:val="both"/>
        <w:rPr>
          <w:del w:id="2551" w:author="admin" w:date="2022-12-12T09:28:00Z"/>
          <w:rFonts w:ascii="Times New Roman" w:hAnsi="Times New Roman" w:cs="Times New Roman"/>
          <w:sz w:val="28"/>
          <w:szCs w:val="28"/>
        </w:rPr>
      </w:pPr>
      <w:del w:id="2552" w:author="admin" w:date="2022-12-12T09:28:00Z">
        <w:r w:rsidRPr="00081AF8" w:rsidDel="00E37E31">
          <w:rPr>
            <w:rFonts w:ascii="Times New Roman" w:hAnsi="Times New Roman" w:cs="Times New Roman"/>
            <w:sz w:val="28"/>
            <w:szCs w:val="28"/>
          </w:rPr>
          <w:delText>Đặt mua hàng trực tuyến.</w:delText>
        </w:r>
      </w:del>
    </w:p>
    <w:p w14:paraId="797BA665" w14:textId="77777777" w:rsidR="00D40B91" w:rsidRPr="00081AF8" w:rsidDel="00E37E31" w:rsidRDefault="00D40B91" w:rsidP="00081AF8">
      <w:pPr>
        <w:pStyle w:val="ListParagraph"/>
        <w:numPr>
          <w:ilvl w:val="0"/>
          <w:numId w:val="20"/>
        </w:numPr>
        <w:spacing w:line="360" w:lineRule="auto"/>
        <w:jc w:val="both"/>
        <w:rPr>
          <w:del w:id="2553" w:author="admin" w:date="2022-12-12T09:28:00Z"/>
          <w:rFonts w:ascii="Times New Roman" w:hAnsi="Times New Roman" w:cs="Times New Roman"/>
          <w:sz w:val="28"/>
          <w:szCs w:val="28"/>
        </w:rPr>
      </w:pPr>
      <w:del w:id="2554" w:author="admin" w:date="2022-12-12T09:28:00Z">
        <w:r w:rsidRPr="00081AF8" w:rsidDel="00E37E31">
          <w:rPr>
            <w:rFonts w:ascii="Times New Roman" w:hAnsi="Times New Roman" w:cs="Times New Roman"/>
            <w:sz w:val="28"/>
            <w:szCs w:val="28"/>
          </w:rPr>
          <w:delText>Giúp cho người quản trị :</w:delText>
        </w:r>
      </w:del>
    </w:p>
    <w:p w14:paraId="17AB783D" w14:textId="77777777" w:rsidR="00D40B91" w:rsidRPr="00081AF8" w:rsidDel="00E37E31" w:rsidRDefault="00D40B91" w:rsidP="00081AF8">
      <w:pPr>
        <w:pStyle w:val="ListParagraph"/>
        <w:numPr>
          <w:ilvl w:val="1"/>
          <w:numId w:val="20"/>
        </w:numPr>
        <w:spacing w:line="360" w:lineRule="auto"/>
        <w:jc w:val="both"/>
        <w:rPr>
          <w:del w:id="2555" w:author="admin" w:date="2022-12-12T09:28:00Z"/>
          <w:rFonts w:ascii="Times New Roman" w:hAnsi="Times New Roman" w:cs="Times New Roman"/>
          <w:sz w:val="28"/>
          <w:szCs w:val="28"/>
        </w:rPr>
      </w:pPr>
      <w:del w:id="2556" w:author="admin" w:date="2022-12-12T09:28:00Z">
        <w:r w:rsidRPr="00081AF8" w:rsidDel="00E37E31">
          <w:rPr>
            <w:rFonts w:ascii="Times New Roman" w:hAnsi="Times New Roman" w:cs="Times New Roman"/>
            <w:sz w:val="28"/>
            <w:szCs w:val="28"/>
          </w:rPr>
          <w:delText>Quản lý sản phẩm (thêm, sửa, xóa sản phẩm ….)</w:delText>
        </w:r>
      </w:del>
    </w:p>
    <w:p w14:paraId="28308644" w14:textId="77777777" w:rsidR="00D40B91" w:rsidRPr="00081AF8" w:rsidDel="00E37E31" w:rsidRDefault="00D40B91" w:rsidP="00081AF8">
      <w:pPr>
        <w:pStyle w:val="ListParagraph"/>
        <w:numPr>
          <w:ilvl w:val="1"/>
          <w:numId w:val="20"/>
        </w:numPr>
        <w:spacing w:line="360" w:lineRule="auto"/>
        <w:jc w:val="both"/>
        <w:rPr>
          <w:del w:id="2557" w:author="admin" w:date="2022-12-12T09:28:00Z"/>
          <w:rFonts w:ascii="Times New Roman" w:hAnsi="Times New Roman" w:cs="Times New Roman"/>
          <w:sz w:val="28"/>
          <w:szCs w:val="28"/>
        </w:rPr>
      </w:pPr>
      <w:del w:id="2558" w:author="admin" w:date="2022-12-12T09:28:00Z">
        <w:r w:rsidRPr="00081AF8" w:rsidDel="00E37E31">
          <w:rPr>
            <w:rFonts w:ascii="Times New Roman" w:hAnsi="Times New Roman" w:cs="Times New Roman"/>
            <w:sz w:val="28"/>
            <w:szCs w:val="28"/>
          </w:rPr>
          <w:delText>Quản lý khuyến mại (thêm, sửa, xóa khuyến mại ….)</w:delText>
        </w:r>
      </w:del>
    </w:p>
    <w:p w14:paraId="689BAAD4" w14:textId="77777777" w:rsidR="00D40B91" w:rsidRPr="00081AF8" w:rsidDel="00E37E31" w:rsidRDefault="00D40B91" w:rsidP="00081AF8">
      <w:pPr>
        <w:pStyle w:val="ListParagraph"/>
        <w:numPr>
          <w:ilvl w:val="1"/>
          <w:numId w:val="20"/>
        </w:numPr>
        <w:spacing w:line="360" w:lineRule="auto"/>
        <w:jc w:val="both"/>
        <w:rPr>
          <w:del w:id="2559" w:author="admin" w:date="2022-12-12T09:28:00Z"/>
          <w:rFonts w:ascii="Times New Roman" w:hAnsi="Times New Roman" w:cs="Times New Roman"/>
          <w:sz w:val="28"/>
          <w:szCs w:val="28"/>
        </w:rPr>
      </w:pPr>
      <w:bookmarkStart w:id="2560" w:name="_Toc400352540"/>
      <w:del w:id="2561" w:author="admin" w:date="2022-12-12T09:28:00Z">
        <w:r w:rsidRPr="00081AF8" w:rsidDel="00E37E31">
          <w:rPr>
            <w:rFonts w:ascii="Times New Roman" w:hAnsi="Times New Roman" w:cs="Times New Roman"/>
            <w:sz w:val="28"/>
            <w:szCs w:val="28"/>
          </w:rPr>
          <w:delText>Quản lý hãng sản xuất (thêm, sửa, xóa hãng sản xuất ….)</w:delText>
        </w:r>
        <w:bookmarkEnd w:id="2560"/>
      </w:del>
    </w:p>
    <w:p w14:paraId="36F575D6" w14:textId="77777777" w:rsidR="00D40B91" w:rsidRPr="00081AF8" w:rsidDel="00E37E31" w:rsidRDefault="00D40B91" w:rsidP="00081AF8">
      <w:pPr>
        <w:pStyle w:val="ListParagraph"/>
        <w:numPr>
          <w:ilvl w:val="1"/>
          <w:numId w:val="20"/>
        </w:numPr>
        <w:spacing w:line="360" w:lineRule="auto"/>
        <w:jc w:val="both"/>
        <w:rPr>
          <w:del w:id="2562" w:author="admin" w:date="2022-12-12T09:28:00Z"/>
          <w:rFonts w:ascii="Times New Roman" w:hAnsi="Times New Roman" w:cs="Times New Roman"/>
          <w:sz w:val="28"/>
          <w:szCs w:val="28"/>
        </w:rPr>
      </w:pPr>
      <w:bookmarkStart w:id="2563" w:name="_Toc400352541"/>
      <w:del w:id="2564" w:author="admin" w:date="2022-12-12T09:28:00Z">
        <w:r w:rsidRPr="00081AF8" w:rsidDel="00E37E31">
          <w:rPr>
            <w:rFonts w:ascii="Times New Roman" w:hAnsi="Times New Roman" w:cs="Times New Roman"/>
            <w:sz w:val="28"/>
            <w:szCs w:val="28"/>
          </w:rPr>
          <w:delText>Quản lý các hóa đơn bán hàng</w:delText>
        </w:r>
        <w:bookmarkEnd w:id="2563"/>
      </w:del>
    </w:p>
    <w:p w14:paraId="01B65F06" w14:textId="77777777" w:rsidR="00D40B91" w:rsidRPr="00081AF8" w:rsidDel="00E37E31" w:rsidRDefault="00D40B91" w:rsidP="00081AF8">
      <w:pPr>
        <w:pStyle w:val="Heading2"/>
        <w:spacing w:line="360" w:lineRule="auto"/>
        <w:rPr>
          <w:del w:id="2565" w:author="admin" w:date="2022-12-12T09:28:00Z"/>
          <w:rFonts w:ascii="Times New Roman" w:hAnsi="Times New Roman" w:cs="Times New Roman"/>
          <w:b/>
          <w:sz w:val="28"/>
          <w:szCs w:val="28"/>
        </w:rPr>
      </w:pPr>
      <w:bookmarkStart w:id="2566" w:name="_Toc400700179"/>
      <w:bookmarkStart w:id="2567" w:name="_Toc400700698"/>
      <w:bookmarkStart w:id="2568" w:name="_Toc121492126"/>
      <w:del w:id="2569" w:author="admin" w:date="2022-12-12T09:28:00Z">
        <w:r w:rsidRPr="00081AF8" w:rsidDel="00E37E31">
          <w:rPr>
            <w:rFonts w:ascii="Times New Roman" w:hAnsi="Times New Roman" w:cs="Times New Roman"/>
            <w:b/>
            <w:sz w:val="28"/>
            <w:szCs w:val="28"/>
          </w:rPr>
          <w:delText>2.3 Cơ cấu tổ chức</w:delText>
        </w:r>
        <w:bookmarkEnd w:id="2566"/>
        <w:bookmarkEnd w:id="2567"/>
        <w:bookmarkEnd w:id="2568"/>
      </w:del>
    </w:p>
    <w:p w14:paraId="4C681935" w14:textId="77777777" w:rsidR="00D40B91" w:rsidRPr="00081AF8" w:rsidDel="00E37E31" w:rsidRDefault="00D40B91" w:rsidP="00081AF8">
      <w:pPr>
        <w:pStyle w:val="ListParagraph"/>
        <w:numPr>
          <w:ilvl w:val="0"/>
          <w:numId w:val="20"/>
        </w:numPr>
        <w:spacing w:line="360" w:lineRule="auto"/>
        <w:jc w:val="both"/>
        <w:rPr>
          <w:del w:id="2570" w:author="admin" w:date="2022-12-12T09:28:00Z"/>
          <w:rFonts w:ascii="Times New Roman" w:hAnsi="Times New Roman" w:cs="Times New Roman"/>
          <w:sz w:val="28"/>
          <w:szCs w:val="28"/>
        </w:rPr>
      </w:pPr>
      <w:del w:id="2571" w:author="admin" w:date="2022-12-12T09:28:00Z">
        <w:r w:rsidRPr="00081AF8" w:rsidDel="00E37E31">
          <w:rPr>
            <w:rFonts w:ascii="Times New Roman" w:hAnsi="Times New Roman" w:cs="Times New Roman"/>
            <w:sz w:val="28"/>
            <w:szCs w:val="28"/>
          </w:rPr>
          <w:delText>Quản lý hoạt động của công ty.</w:delText>
        </w:r>
      </w:del>
    </w:p>
    <w:p w14:paraId="509BF0A7" w14:textId="77777777" w:rsidR="00D40B91" w:rsidRPr="00081AF8" w:rsidDel="00E37E31" w:rsidRDefault="00D40B91" w:rsidP="00081AF8">
      <w:pPr>
        <w:pStyle w:val="ListParagraph"/>
        <w:numPr>
          <w:ilvl w:val="1"/>
          <w:numId w:val="20"/>
        </w:numPr>
        <w:spacing w:line="360" w:lineRule="auto"/>
        <w:jc w:val="both"/>
        <w:rPr>
          <w:del w:id="2572" w:author="admin" w:date="2022-12-12T09:28:00Z"/>
          <w:rFonts w:ascii="Times New Roman" w:hAnsi="Times New Roman" w:cs="Times New Roman"/>
          <w:sz w:val="28"/>
          <w:szCs w:val="28"/>
        </w:rPr>
      </w:pPr>
      <w:del w:id="2573" w:author="admin" w:date="2022-12-12T09:28:00Z">
        <w:r w:rsidRPr="00081AF8" w:rsidDel="00E37E31">
          <w:rPr>
            <w:rFonts w:ascii="Times New Roman" w:hAnsi="Times New Roman" w:cs="Times New Roman"/>
            <w:sz w:val="28"/>
            <w:szCs w:val="28"/>
          </w:rPr>
          <w:delText>Quản lý và điều hành hoạt động của nhân viên.</w:delText>
        </w:r>
      </w:del>
    </w:p>
    <w:p w14:paraId="096C24D1" w14:textId="77777777" w:rsidR="00D40B91" w:rsidRPr="00081AF8" w:rsidDel="00E37E31" w:rsidRDefault="00D40B91" w:rsidP="00081AF8">
      <w:pPr>
        <w:pStyle w:val="ListParagraph"/>
        <w:numPr>
          <w:ilvl w:val="1"/>
          <w:numId w:val="20"/>
        </w:numPr>
        <w:spacing w:line="360" w:lineRule="auto"/>
        <w:jc w:val="both"/>
        <w:rPr>
          <w:del w:id="2574" w:author="admin" w:date="2022-12-12T09:28:00Z"/>
          <w:rFonts w:ascii="Times New Roman" w:hAnsi="Times New Roman" w:cs="Times New Roman"/>
          <w:sz w:val="28"/>
          <w:szCs w:val="28"/>
        </w:rPr>
      </w:pPr>
      <w:del w:id="2575" w:author="admin" w:date="2022-12-12T09:28:00Z">
        <w:r w:rsidRPr="00081AF8" w:rsidDel="00E37E31">
          <w:rPr>
            <w:rFonts w:ascii="Times New Roman" w:hAnsi="Times New Roman" w:cs="Times New Roman"/>
            <w:sz w:val="28"/>
            <w:szCs w:val="28"/>
          </w:rPr>
          <w:delText xml:space="preserve">Quyết định giá chính thức cho từng mặt hàng. </w:delText>
        </w:r>
      </w:del>
    </w:p>
    <w:p w14:paraId="14CD19DB" w14:textId="77777777" w:rsidR="00D40B91" w:rsidRPr="00081AF8" w:rsidDel="00E37E31" w:rsidRDefault="00D40B91" w:rsidP="00081AF8">
      <w:pPr>
        <w:pStyle w:val="ListParagraph"/>
        <w:numPr>
          <w:ilvl w:val="1"/>
          <w:numId w:val="20"/>
        </w:numPr>
        <w:spacing w:line="360" w:lineRule="auto"/>
        <w:jc w:val="both"/>
        <w:rPr>
          <w:del w:id="2576" w:author="admin" w:date="2022-12-12T09:28:00Z"/>
          <w:rFonts w:ascii="Times New Roman" w:hAnsi="Times New Roman" w:cs="Times New Roman"/>
          <w:sz w:val="28"/>
          <w:szCs w:val="28"/>
        </w:rPr>
      </w:pPr>
      <w:del w:id="2577" w:author="admin" w:date="2022-12-12T09:28:00Z">
        <w:r w:rsidRPr="00081AF8" w:rsidDel="00E37E31">
          <w:rPr>
            <w:rFonts w:ascii="Times New Roman" w:hAnsi="Times New Roman" w:cs="Times New Roman"/>
            <w:sz w:val="28"/>
            <w:szCs w:val="28"/>
          </w:rPr>
          <w:delText>Từ đó nắm bắt được tình hình của công ti, tình hình thị trường để có kế hoạch định hướng, phát triển nhằm đáp ứng yêu cầu khách hàng và tiến triển cho công ty.</w:delText>
        </w:r>
      </w:del>
    </w:p>
    <w:p w14:paraId="1B659551" w14:textId="77777777" w:rsidR="00D40B91" w:rsidRPr="00081AF8" w:rsidDel="00E37E31" w:rsidRDefault="00D40B91" w:rsidP="00081AF8">
      <w:pPr>
        <w:pStyle w:val="ListParagraph"/>
        <w:numPr>
          <w:ilvl w:val="0"/>
          <w:numId w:val="20"/>
        </w:numPr>
        <w:spacing w:line="360" w:lineRule="auto"/>
        <w:jc w:val="both"/>
        <w:rPr>
          <w:del w:id="2578" w:author="admin" w:date="2022-12-12T09:28:00Z"/>
          <w:rFonts w:ascii="Times New Roman" w:hAnsi="Times New Roman" w:cs="Times New Roman"/>
          <w:sz w:val="28"/>
          <w:szCs w:val="28"/>
        </w:rPr>
      </w:pPr>
      <w:del w:id="2579" w:author="admin" w:date="2022-12-12T09:28:00Z">
        <w:r w:rsidRPr="00081AF8" w:rsidDel="00E37E31">
          <w:rPr>
            <w:rFonts w:ascii="Times New Roman" w:hAnsi="Times New Roman" w:cs="Times New Roman"/>
            <w:sz w:val="28"/>
            <w:szCs w:val="28"/>
          </w:rPr>
          <w:delText>Quản lý bán sản phẩm</w:delText>
        </w:r>
      </w:del>
    </w:p>
    <w:p w14:paraId="231E0517" w14:textId="77777777" w:rsidR="00D40B91" w:rsidRPr="00081AF8" w:rsidDel="00E37E31" w:rsidRDefault="00D40B91" w:rsidP="00081AF8">
      <w:pPr>
        <w:pStyle w:val="ListParagraph"/>
        <w:numPr>
          <w:ilvl w:val="1"/>
          <w:numId w:val="20"/>
        </w:numPr>
        <w:spacing w:line="360" w:lineRule="auto"/>
        <w:jc w:val="both"/>
        <w:rPr>
          <w:del w:id="2580" w:author="admin" w:date="2022-12-12T09:28:00Z"/>
          <w:rFonts w:ascii="Times New Roman" w:hAnsi="Times New Roman" w:cs="Times New Roman"/>
          <w:sz w:val="28"/>
          <w:szCs w:val="28"/>
        </w:rPr>
      </w:pPr>
      <w:del w:id="2581" w:author="admin" w:date="2022-12-12T09:28:00Z">
        <w:r w:rsidRPr="00081AF8" w:rsidDel="00E37E31">
          <w:rPr>
            <w:rFonts w:ascii="Times New Roman" w:hAnsi="Times New Roman" w:cs="Times New Roman"/>
            <w:sz w:val="28"/>
            <w:szCs w:val="28"/>
          </w:rPr>
          <w:delText>Quản lý khách hàng: Bộ phận này chịu trách nhiệm lưu trữ toàn bộ thông tin khách hàng cung cấp.</w:delText>
        </w:r>
      </w:del>
    </w:p>
    <w:p w14:paraId="51B613D4" w14:textId="77777777" w:rsidR="00D40B91" w:rsidRPr="00081AF8" w:rsidDel="00E37E31" w:rsidRDefault="00D40B91" w:rsidP="00081AF8">
      <w:pPr>
        <w:pStyle w:val="ListParagraph"/>
        <w:numPr>
          <w:ilvl w:val="1"/>
          <w:numId w:val="20"/>
        </w:numPr>
        <w:spacing w:line="360" w:lineRule="auto"/>
        <w:jc w:val="both"/>
        <w:rPr>
          <w:del w:id="2582" w:author="admin" w:date="2022-12-12T09:28:00Z"/>
          <w:rFonts w:ascii="Times New Roman" w:hAnsi="Times New Roman" w:cs="Times New Roman"/>
          <w:sz w:val="28"/>
          <w:szCs w:val="28"/>
        </w:rPr>
      </w:pPr>
      <w:del w:id="2583" w:author="admin" w:date="2022-12-12T09:28:00Z">
        <w:r w:rsidRPr="00081AF8" w:rsidDel="00E37E31">
          <w:rPr>
            <w:rFonts w:ascii="Times New Roman" w:hAnsi="Times New Roman" w:cs="Times New Roman"/>
            <w:sz w:val="28"/>
            <w:szCs w:val="28"/>
          </w:rPr>
          <w:delText>Lập đơn đặt hàng: Bộ phận này căn cứ vào nhu cầu đặt hàng của khách để lập đơn đặt hàng sau đó chuyển cho khách hàng và chuyển cho bộ phận quản trị mạng.</w:delText>
        </w:r>
      </w:del>
    </w:p>
    <w:p w14:paraId="51238900" w14:textId="77777777" w:rsidR="00D40B91" w:rsidRPr="00081AF8" w:rsidDel="00E37E31" w:rsidRDefault="00D40B91" w:rsidP="00081AF8">
      <w:pPr>
        <w:pStyle w:val="ListParagraph"/>
        <w:numPr>
          <w:ilvl w:val="1"/>
          <w:numId w:val="20"/>
        </w:numPr>
        <w:spacing w:line="360" w:lineRule="auto"/>
        <w:jc w:val="both"/>
        <w:rPr>
          <w:del w:id="2584" w:author="admin" w:date="2022-12-12T09:28:00Z"/>
          <w:rFonts w:ascii="Times New Roman" w:hAnsi="Times New Roman" w:cs="Times New Roman"/>
          <w:sz w:val="28"/>
          <w:szCs w:val="28"/>
        </w:rPr>
      </w:pPr>
      <w:del w:id="2585" w:author="admin" w:date="2022-12-12T09:28:00Z">
        <w:r w:rsidRPr="00081AF8" w:rsidDel="00E37E31">
          <w:rPr>
            <w:rFonts w:ascii="Times New Roman" w:hAnsi="Times New Roman" w:cs="Times New Roman"/>
            <w:sz w:val="28"/>
            <w:szCs w:val="28"/>
          </w:rPr>
          <w:delText>Lập hoá đơn: Bộ phận này dựa vào đơn đặt hàng để xuất hoá đơn cho khách hàng.</w:delText>
        </w:r>
      </w:del>
    </w:p>
    <w:p w14:paraId="5B4BAECC" w14:textId="77777777" w:rsidR="00D40B91" w:rsidRPr="00081AF8" w:rsidDel="00E37E31" w:rsidRDefault="00D40B91" w:rsidP="00081AF8">
      <w:pPr>
        <w:pStyle w:val="ListParagraph"/>
        <w:numPr>
          <w:ilvl w:val="1"/>
          <w:numId w:val="20"/>
        </w:numPr>
        <w:spacing w:line="360" w:lineRule="auto"/>
        <w:jc w:val="both"/>
        <w:rPr>
          <w:del w:id="2586" w:author="admin" w:date="2022-12-12T09:28:00Z"/>
          <w:rFonts w:ascii="Times New Roman" w:hAnsi="Times New Roman" w:cs="Times New Roman"/>
          <w:sz w:val="28"/>
          <w:szCs w:val="28"/>
        </w:rPr>
      </w:pPr>
      <w:del w:id="2587" w:author="admin" w:date="2022-12-12T09:28:00Z">
        <w:r w:rsidRPr="00081AF8" w:rsidDel="00E37E31">
          <w:rPr>
            <w:rFonts w:ascii="Times New Roman" w:hAnsi="Times New Roman" w:cs="Times New Roman"/>
            <w:sz w:val="28"/>
            <w:szCs w:val="28"/>
          </w:rPr>
          <w:delText>Lập phiếu thu: Bộ phận  này lập phiếu thu và trực tiếp nhận tiền thanh toán của khách hàng.</w:delText>
        </w:r>
      </w:del>
    </w:p>
    <w:p w14:paraId="017DB43C" w14:textId="77777777" w:rsidR="00D40B91" w:rsidRPr="00081AF8" w:rsidDel="00E37E31" w:rsidRDefault="00D40B91" w:rsidP="00081AF8">
      <w:pPr>
        <w:pStyle w:val="ListParagraph"/>
        <w:numPr>
          <w:ilvl w:val="1"/>
          <w:numId w:val="20"/>
        </w:numPr>
        <w:spacing w:line="360" w:lineRule="auto"/>
        <w:jc w:val="both"/>
        <w:rPr>
          <w:del w:id="2588" w:author="admin" w:date="2022-12-12T09:28:00Z"/>
          <w:rFonts w:ascii="Times New Roman" w:hAnsi="Times New Roman" w:cs="Times New Roman"/>
          <w:sz w:val="28"/>
          <w:szCs w:val="28"/>
        </w:rPr>
      </w:pPr>
      <w:del w:id="2589" w:author="admin" w:date="2022-12-12T09:28:00Z">
        <w:r w:rsidRPr="00081AF8" w:rsidDel="00E37E31">
          <w:rPr>
            <w:rFonts w:ascii="Times New Roman" w:hAnsi="Times New Roman" w:cs="Times New Roman"/>
            <w:sz w:val="28"/>
            <w:szCs w:val="28"/>
          </w:rPr>
          <w:delText>Thông kê tình hình nhập: Bộ phận này sẽ dựa vào dự trù nhập hàng của ban giám đốc, hoá đơn hàng của các nhà sản xuất để tổng kết tình hình nhập hàng của công ti để báo cáo cho ban quản trị</w:delText>
        </w:r>
      </w:del>
    </w:p>
    <w:p w14:paraId="4E781965" w14:textId="77777777" w:rsidR="00D40B91" w:rsidRPr="00081AF8" w:rsidDel="00E37E31" w:rsidRDefault="00D40B91" w:rsidP="00081AF8">
      <w:pPr>
        <w:pStyle w:val="ListParagraph"/>
        <w:numPr>
          <w:ilvl w:val="1"/>
          <w:numId w:val="20"/>
        </w:numPr>
        <w:spacing w:line="360" w:lineRule="auto"/>
        <w:jc w:val="both"/>
        <w:rPr>
          <w:del w:id="2590" w:author="admin" w:date="2022-12-12T09:28:00Z"/>
          <w:rFonts w:ascii="Times New Roman" w:hAnsi="Times New Roman" w:cs="Times New Roman"/>
          <w:sz w:val="28"/>
          <w:szCs w:val="28"/>
        </w:rPr>
      </w:pPr>
      <w:del w:id="2591" w:author="admin" w:date="2022-12-12T09:28:00Z">
        <w:r w:rsidRPr="00081AF8" w:rsidDel="00E37E31">
          <w:rPr>
            <w:rFonts w:ascii="Times New Roman" w:hAnsi="Times New Roman" w:cs="Times New Roman"/>
            <w:sz w:val="28"/>
            <w:szCs w:val="28"/>
          </w:rPr>
          <w:delText>Thống kê tình hình bán hàng: Báo cáo tình hình cụ thể hàng bán mặt hàng nào bán chạy để ban quản trị  có kế hoạch nhập sản phẩm theo xu thế thị trường.</w:delText>
        </w:r>
      </w:del>
    </w:p>
    <w:p w14:paraId="707308FD" w14:textId="77777777" w:rsidR="00D40B91" w:rsidRPr="00081AF8" w:rsidDel="00E37E31" w:rsidRDefault="00D40B91" w:rsidP="00081AF8">
      <w:pPr>
        <w:pStyle w:val="ListParagraph"/>
        <w:numPr>
          <w:ilvl w:val="1"/>
          <w:numId w:val="20"/>
        </w:numPr>
        <w:spacing w:line="360" w:lineRule="auto"/>
        <w:jc w:val="both"/>
        <w:rPr>
          <w:del w:id="2592" w:author="admin" w:date="2022-12-12T09:28:00Z"/>
          <w:rFonts w:ascii="Times New Roman" w:hAnsi="Times New Roman" w:cs="Times New Roman"/>
          <w:sz w:val="28"/>
          <w:szCs w:val="28"/>
        </w:rPr>
      </w:pPr>
      <w:del w:id="2593" w:author="admin" w:date="2022-12-12T09:28:00Z">
        <w:r w:rsidRPr="00081AF8" w:rsidDel="00E37E31">
          <w:rPr>
            <w:rFonts w:ascii="Times New Roman" w:hAnsi="Times New Roman" w:cs="Times New Roman"/>
            <w:sz w:val="28"/>
            <w:szCs w:val="28"/>
          </w:rPr>
          <w:delText>Thống kê tồn kho: Báo cáo tình hình tồn kho hiện tại của Công ti</w:delText>
        </w:r>
      </w:del>
    </w:p>
    <w:p w14:paraId="082CBA4A" w14:textId="77777777" w:rsidR="00D40B91" w:rsidRPr="00081AF8" w:rsidDel="00E37E31" w:rsidRDefault="00D40B91" w:rsidP="00081AF8">
      <w:pPr>
        <w:pStyle w:val="ListParagraph"/>
        <w:numPr>
          <w:ilvl w:val="0"/>
          <w:numId w:val="20"/>
        </w:numPr>
        <w:spacing w:line="360" w:lineRule="auto"/>
        <w:jc w:val="both"/>
        <w:rPr>
          <w:del w:id="2594" w:author="admin" w:date="2022-12-12T09:28:00Z"/>
          <w:rFonts w:ascii="Times New Roman" w:hAnsi="Times New Roman" w:cs="Times New Roman"/>
          <w:sz w:val="28"/>
          <w:szCs w:val="28"/>
        </w:rPr>
      </w:pPr>
      <w:del w:id="2595" w:author="admin" w:date="2022-12-12T09:28:00Z">
        <w:r w:rsidRPr="00081AF8" w:rsidDel="00E37E31">
          <w:rPr>
            <w:rFonts w:ascii="Times New Roman" w:hAnsi="Times New Roman" w:cs="Times New Roman"/>
            <w:sz w:val="28"/>
            <w:szCs w:val="28"/>
          </w:rPr>
          <w:delText>Bộ phận quản trị mạng</w:delText>
        </w:r>
      </w:del>
    </w:p>
    <w:p w14:paraId="36F35D69" w14:textId="77777777" w:rsidR="00D40B91" w:rsidRPr="00081AF8" w:rsidDel="00E37E31" w:rsidRDefault="00D40B91" w:rsidP="00081AF8">
      <w:pPr>
        <w:pStyle w:val="ListParagraph"/>
        <w:numPr>
          <w:ilvl w:val="1"/>
          <w:numId w:val="20"/>
        </w:numPr>
        <w:spacing w:line="360" w:lineRule="auto"/>
        <w:jc w:val="both"/>
        <w:rPr>
          <w:del w:id="2596" w:author="admin" w:date="2022-12-12T09:28:00Z"/>
          <w:rFonts w:ascii="Times New Roman" w:hAnsi="Times New Roman" w:cs="Times New Roman"/>
          <w:sz w:val="28"/>
          <w:szCs w:val="28"/>
        </w:rPr>
      </w:pPr>
      <w:del w:id="2597" w:author="admin" w:date="2022-12-12T09:28:00Z">
        <w:r w:rsidRPr="00081AF8" w:rsidDel="00E37E31">
          <w:rPr>
            <w:rFonts w:ascii="Times New Roman" w:hAnsi="Times New Roman" w:cs="Times New Roman"/>
            <w:sz w:val="28"/>
            <w:szCs w:val="28"/>
          </w:rPr>
          <w:delText>Bộ phận quản trị  ngoài  việc nhận thông tin từ  khách  hàng còn phải đưa thông  tin về loại mặt hàng mà mình bán trên Internet. Hoạt động của bộ phận quản trị có thể phân ra những nhiệm vụ sau:</w:delText>
        </w:r>
      </w:del>
    </w:p>
    <w:p w14:paraId="31534549" w14:textId="77777777" w:rsidR="00D40B91" w:rsidRPr="00081AF8" w:rsidDel="00E37E31" w:rsidRDefault="00D40B91" w:rsidP="00081AF8">
      <w:pPr>
        <w:pStyle w:val="ListParagraph"/>
        <w:numPr>
          <w:ilvl w:val="1"/>
          <w:numId w:val="20"/>
        </w:numPr>
        <w:spacing w:line="360" w:lineRule="auto"/>
        <w:jc w:val="both"/>
        <w:rPr>
          <w:del w:id="2598" w:author="admin" w:date="2022-12-12T09:28:00Z"/>
          <w:rFonts w:ascii="Times New Roman" w:hAnsi="Times New Roman" w:cs="Times New Roman"/>
          <w:sz w:val="28"/>
          <w:szCs w:val="28"/>
        </w:rPr>
      </w:pPr>
      <w:del w:id="2599" w:author="admin" w:date="2022-12-12T09:28:00Z">
        <w:r w:rsidRPr="00081AF8" w:rsidDel="00E37E31">
          <w:rPr>
            <w:rFonts w:ascii="Times New Roman" w:hAnsi="Times New Roman" w:cs="Times New Roman"/>
            <w:sz w:val="28"/>
            <w:szCs w:val="28"/>
          </w:rPr>
          <w:delText>Hướng dẫn giới thiệu mặt hàng: Khách hàng thường đặt câu hỏi “ Cửa hàng của bạn bán những mặt hàng gì, và có những gì tôi cần hay không” khi họ thăm quan cửa hàng của bạn. Phải nhanh chóng đưa khách hàng tới nơi có mặt hàng mà họ cần, đó là nhiệm vụ của nhà quản  lý. Việc lưu trữ các thông tin về mặt hàng trong một cơ sở dự  trữ liệu trực tuyến, cơ sở dữ liệu này chữa thông tin về sản phẩm như: Tên sản phẩm, hãng sản xuất, thông tin giá, hình ảnh sản phẩm,...</w:delText>
        </w:r>
      </w:del>
    </w:p>
    <w:p w14:paraId="6295C793" w14:textId="77777777" w:rsidR="00D40B91" w:rsidRPr="00081AF8" w:rsidDel="00E37E31" w:rsidRDefault="00D40B91" w:rsidP="00081AF8">
      <w:pPr>
        <w:pStyle w:val="ListParagraph"/>
        <w:numPr>
          <w:ilvl w:val="1"/>
          <w:numId w:val="20"/>
        </w:numPr>
        <w:spacing w:line="360" w:lineRule="auto"/>
        <w:jc w:val="both"/>
        <w:rPr>
          <w:del w:id="2600" w:author="admin" w:date="2022-12-12T09:28:00Z"/>
          <w:rFonts w:ascii="Times New Roman" w:hAnsi="Times New Roman" w:cs="Times New Roman"/>
          <w:sz w:val="28"/>
          <w:szCs w:val="28"/>
        </w:rPr>
      </w:pPr>
      <w:del w:id="2601" w:author="admin" w:date="2022-12-12T09:28:00Z">
        <w:r w:rsidRPr="00081AF8" w:rsidDel="00E37E31">
          <w:rPr>
            <w:rFonts w:ascii="Times New Roman" w:hAnsi="Times New Roman" w:cs="Times New Roman"/>
            <w:sz w:val="28"/>
            <w:szCs w:val="28"/>
          </w:rPr>
          <w:delText>Quản lý sản phẩm: Người quản trị có thể thêm, sửa, xóa sản phẩm để phù hợp với tình hình hoạt động của cửa hàng và nhu cầu thị hiếu của khách hàng</w:delText>
        </w:r>
      </w:del>
      <w:ins w:id="2602" w:author="Chu Thị Hường" w:date="2022-12-11T08:54:00Z">
        <w:del w:id="2603" w:author="admin" w:date="2022-12-12T09:28:00Z">
          <w:r w:rsidRPr="00081AF8" w:rsidDel="00E37E31">
            <w:rPr>
              <w:rFonts w:ascii="Times New Roman" w:hAnsi="Times New Roman" w:cs="Times New Roman"/>
              <w:sz w:val="28"/>
              <w:szCs w:val="28"/>
            </w:rPr>
            <w:delText>.</w:delText>
          </w:r>
        </w:del>
      </w:ins>
      <w:del w:id="2604" w:author="admin" w:date="2022-12-12T09:28:00Z">
        <w:r w:rsidRPr="00081AF8" w:rsidDel="00E37E31">
          <w:rPr>
            <w:rFonts w:ascii="Times New Roman" w:hAnsi="Times New Roman" w:cs="Times New Roman"/>
            <w:sz w:val="28"/>
            <w:szCs w:val="28"/>
          </w:rPr>
          <w:delText>..</w:delText>
        </w:r>
      </w:del>
    </w:p>
    <w:p w14:paraId="27164C3D" w14:textId="77777777" w:rsidR="00D40B91" w:rsidRPr="00081AF8" w:rsidDel="00E37E31" w:rsidRDefault="00D40B91" w:rsidP="00081AF8">
      <w:pPr>
        <w:pStyle w:val="ListParagraph"/>
        <w:numPr>
          <w:ilvl w:val="1"/>
          <w:numId w:val="20"/>
        </w:numPr>
        <w:spacing w:line="360" w:lineRule="auto"/>
        <w:jc w:val="both"/>
        <w:rPr>
          <w:del w:id="2605" w:author="admin" w:date="2022-12-12T09:28:00Z"/>
          <w:rFonts w:ascii="Times New Roman" w:hAnsi="Times New Roman" w:cs="Times New Roman"/>
          <w:sz w:val="28"/>
          <w:szCs w:val="28"/>
        </w:rPr>
      </w:pPr>
      <w:del w:id="2606" w:author="admin" w:date="2022-12-12T09:28:00Z">
        <w:r w:rsidRPr="00081AF8" w:rsidDel="00E37E31">
          <w:rPr>
            <w:rFonts w:ascii="Times New Roman" w:hAnsi="Times New Roman" w:cs="Times New Roman"/>
            <w:sz w:val="28"/>
            <w:szCs w:val="28"/>
          </w:rPr>
          <w:delText>Cung cấp giỏ hàng: Khách hàng sẽ cảm thấy thoải mái khi duyệt qua toàn bộ cửa hàng trực tuyến mà không bị gián đoạn ở bất kỳ đâu vì phải lo quyết định xem có mua một mặt hàng nào đó hay không, cho tới khi kết thúc việc mua hàng, có thể lựa chọn mặt hàng, thêm hoặc loại mặt hàng ra khỏi giỏ cũng như ấn định số lượng cho mỗi mặt hàng.</w:delText>
        </w:r>
      </w:del>
    </w:p>
    <w:p w14:paraId="1D7780FA" w14:textId="77777777" w:rsidR="00D40B91" w:rsidRPr="00081AF8" w:rsidDel="00E37E31" w:rsidRDefault="00D40B91" w:rsidP="00081AF8">
      <w:pPr>
        <w:pStyle w:val="ListParagraph"/>
        <w:numPr>
          <w:ilvl w:val="1"/>
          <w:numId w:val="20"/>
        </w:numPr>
        <w:spacing w:line="360" w:lineRule="auto"/>
        <w:jc w:val="both"/>
        <w:rPr>
          <w:del w:id="2607" w:author="admin" w:date="2022-12-12T09:28:00Z"/>
          <w:rFonts w:ascii="Times New Roman" w:hAnsi="Times New Roman" w:cs="Times New Roman"/>
          <w:sz w:val="28"/>
          <w:szCs w:val="28"/>
        </w:rPr>
      </w:pPr>
      <w:del w:id="2608" w:author="admin" w:date="2022-12-12T09:28:00Z">
        <w:r w:rsidRPr="00081AF8" w:rsidDel="00E37E31">
          <w:rPr>
            <w:rFonts w:ascii="Times New Roman" w:hAnsi="Times New Roman" w:cs="Times New Roman"/>
            <w:sz w:val="28"/>
            <w:szCs w:val="28"/>
          </w:rPr>
          <w:delText>Nhận đơn đặt hàng: Sau khi khách hàng kết thúc giao dịch, đơn đặt hàng được tổng hợp lại và gửi qua bộ phận bán hàng. Ngoài ra sau một thời gian nhất định, nhà quản lý có thể xử lý đơn đặt hàng mới và cũ nếu cần.</w:delText>
        </w:r>
      </w:del>
    </w:p>
    <w:p w14:paraId="0C9BAEDF" w14:textId="77777777" w:rsidR="00D40B91" w:rsidRPr="00081AF8" w:rsidDel="00E37E31" w:rsidRDefault="00D40B91" w:rsidP="00081AF8">
      <w:pPr>
        <w:pStyle w:val="ListParagraph"/>
        <w:numPr>
          <w:ilvl w:val="0"/>
          <w:numId w:val="20"/>
        </w:numPr>
        <w:spacing w:line="360" w:lineRule="auto"/>
        <w:jc w:val="both"/>
        <w:rPr>
          <w:del w:id="2609" w:author="admin" w:date="2022-12-12T09:28:00Z"/>
          <w:rFonts w:ascii="Times New Roman" w:hAnsi="Times New Roman" w:cs="Times New Roman"/>
          <w:sz w:val="28"/>
          <w:szCs w:val="28"/>
        </w:rPr>
      </w:pPr>
      <w:del w:id="2610" w:author="admin" w:date="2022-12-12T09:28:00Z">
        <w:r w:rsidRPr="00081AF8" w:rsidDel="00E37E31">
          <w:rPr>
            <w:rFonts w:ascii="Times New Roman" w:hAnsi="Times New Roman" w:cs="Times New Roman"/>
            <w:sz w:val="28"/>
            <w:szCs w:val="28"/>
          </w:rPr>
          <w:delText xml:space="preserve">Quản lý và xử lý đơn hàng: </w:delText>
        </w:r>
      </w:del>
    </w:p>
    <w:p w14:paraId="4B904F64" w14:textId="77777777" w:rsidR="00D40B91" w:rsidRPr="00081AF8" w:rsidDel="00E37E31" w:rsidRDefault="00D40B91" w:rsidP="00081AF8">
      <w:pPr>
        <w:pStyle w:val="ListParagraph"/>
        <w:numPr>
          <w:ilvl w:val="1"/>
          <w:numId w:val="20"/>
        </w:numPr>
        <w:spacing w:line="360" w:lineRule="auto"/>
        <w:jc w:val="both"/>
        <w:rPr>
          <w:del w:id="2611" w:author="admin" w:date="2022-12-12T09:28:00Z"/>
          <w:rFonts w:ascii="Times New Roman" w:hAnsi="Times New Roman" w:cs="Times New Roman"/>
          <w:sz w:val="28"/>
          <w:szCs w:val="28"/>
        </w:rPr>
      </w:pPr>
      <w:del w:id="2612" w:author="admin" w:date="2022-12-12T09:28:00Z">
        <w:r w:rsidRPr="00081AF8" w:rsidDel="00E37E31">
          <w:rPr>
            <w:rFonts w:ascii="Times New Roman" w:hAnsi="Times New Roman" w:cs="Times New Roman"/>
            <w:sz w:val="28"/>
            <w:szCs w:val="28"/>
          </w:rPr>
          <w:delText>Hiển thị danh sách các đơn đặt hàng đã giao hay chưa giao</w:delText>
        </w:r>
      </w:del>
    </w:p>
    <w:p w14:paraId="7A4299DF" w14:textId="77777777" w:rsidR="00D40B91" w:rsidRPr="00081AF8" w:rsidDel="00E37E31" w:rsidRDefault="00D40B91" w:rsidP="00081AF8">
      <w:pPr>
        <w:pStyle w:val="ListParagraph"/>
        <w:numPr>
          <w:ilvl w:val="1"/>
          <w:numId w:val="20"/>
        </w:numPr>
        <w:spacing w:line="360" w:lineRule="auto"/>
        <w:jc w:val="both"/>
        <w:rPr>
          <w:del w:id="2613" w:author="admin" w:date="2022-12-12T09:28:00Z"/>
          <w:rFonts w:ascii="Times New Roman" w:hAnsi="Times New Roman" w:cs="Times New Roman"/>
          <w:sz w:val="28"/>
          <w:szCs w:val="28"/>
        </w:rPr>
      </w:pPr>
      <w:del w:id="2614" w:author="admin" w:date="2022-12-12T09:28:00Z">
        <w:r w:rsidRPr="00081AF8" w:rsidDel="00E37E31">
          <w:rPr>
            <w:rFonts w:ascii="Times New Roman" w:hAnsi="Times New Roman" w:cs="Times New Roman"/>
            <w:sz w:val="28"/>
            <w:szCs w:val="28"/>
          </w:rPr>
          <w:delText>Đánh dấu tình trạng giao hàng ứng với đơn đặt hàng đã giao</w:delText>
        </w:r>
      </w:del>
    </w:p>
    <w:p w14:paraId="68160B73" w14:textId="77777777" w:rsidR="00D40B91" w:rsidRPr="00081AF8" w:rsidDel="00E37E31" w:rsidRDefault="00D40B91" w:rsidP="00081AF8">
      <w:pPr>
        <w:pStyle w:val="ListParagraph"/>
        <w:numPr>
          <w:ilvl w:val="1"/>
          <w:numId w:val="20"/>
        </w:numPr>
        <w:spacing w:line="360" w:lineRule="auto"/>
        <w:jc w:val="both"/>
        <w:rPr>
          <w:del w:id="2615" w:author="admin" w:date="2022-12-12T09:28:00Z"/>
          <w:rFonts w:ascii="Times New Roman" w:hAnsi="Times New Roman" w:cs="Times New Roman"/>
          <w:sz w:val="28"/>
          <w:szCs w:val="28"/>
        </w:rPr>
      </w:pPr>
      <w:del w:id="2616" w:author="admin" w:date="2022-12-12T09:28:00Z">
        <w:r w:rsidRPr="00081AF8" w:rsidDel="00E37E31">
          <w:rPr>
            <w:rFonts w:ascii="Times New Roman" w:hAnsi="Times New Roman" w:cs="Times New Roman"/>
            <w:sz w:val="28"/>
            <w:szCs w:val="28"/>
          </w:rPr>
          <w:delText>Xoá đơn đặt hàng</w:delText>
        </w:r>
      </w:del>
    </w:p>
    <w:p w14:paraId="30C23C54" w14:textId="77777777" w:rsidR="00D40B91" w:rsidRPr="00081AF8" w:rsidDel="00E37E31" w:rsidRDefault="00D40B91" w:rsidP="00081AF8">
      <w:pPr>
        <w:pStyle w:val="ListParagraph"/>
        <w:numPr>
          <w:ilvl w:val="1"/>
          <w:numId w:val="20"/>
        </w:numPr>
        <w:spacing w:line="360" w:lineRule="auto"/>
        <w:jc w:val="both"/>
        <w:rPr>
          <w:del w:id="2617" w:author="admin" w:date="2022-12-12T09:28:00Z"/>
          <w:rFonts w:ascii="Times New Roman" w:hAnsi="Times New Roman" w:cs="Times New Roman"/>
          <w:sz w:val="28"/>
          <w:szCs w:val="28"/>
        </w:rPr>
      </w:pPr>
      <w:del w:id="2618" w:author="admin" w:date="2022-12-12T09:28:00Z">
        <w:r w:rsidRPr="00081AF8" w:rsidDel="00E37E31">
          <w:rPr>
            <w:rFonts w:ascii="Times New Roman" w:hAnsi="Times New Roman" w:cs="Times New Roman"/>
            <w:sz w:val="28"/>
            <w:szCs w:val="28"/>
          </w:rPr>
          <w:delText>Kiểm tra độ chính xác của đơn hàng.</w:delText>
        </w:r>
      </w:del>
    </w:p>
    <w:p w14:paraId="26913E88" w14:textId="77777777" w:rsidR="00D40B91" w:rsidRPr="00081AF8" w:rsidDel="00E37E31" w:rsidRDefault="00D40B91" w:rsidP="00081AF8">
      <w:pPr>
        <w:pStyle w:val="ListParagraph"/>
        <w:spacing w:line="360" w:lineRule="auto"/>
        <w:ind w:left="450"/>
        <w:jc w:val="both"/>
        <w:outlineLvl w:val="1"/>
        <w:rPr>
          <w:del w:id="2619" w:author="admin" w:date="2022-12-12T09:28:00Z"/>
          <w:rFonts w:ascii="Times New Roman" w:hAnsi="Times New Roman" w:cs="Times New Roman"/>
          <w:b/>
          <w:sz w:val="28"/>
          <w:szCs w:val="28"/>
        </w:rPr>
      </w:pPr>
      <w:bookmarkStart w:id="2620" w:name="_Toc400700180"/>
      <w:bookmarkStart w:id="2621" w:name="_Toc400700699"/>
      <w:bookmarkStart w:id="2622" w:name="_Toc121492127"/>
      <w:del w:id="2623" w:author="admin" w:date="2022-12-12T09:28:00Z">
        <w:r w:rsidRPr="00081AF8" w:rsidDel="00E37E31">
          <w:rPr>
            <w:rFonts w:ascii="Times New Roman" w:hAnsi="Times New Roman" w:cs="Times New Roman"/>
            <w:b/>
            <w:sz w:val="28"/>
            <w:szCs w:val="28"/>
          </w:rPr>
          <w:delText>2.4  Quy trình xử lý</w:delText>
        </w:r>
        <w:bookmarkEnd w:id="2620"/>
        <w:bookmarkEnd w:id="2621"/>
        <w:bookmarkEnd w:id="2622"/>
      </w:del>
    </w:p>
    <w:p w14:paraId="2D189CFB" w14:textId="77777777" w:rsidR="00D40B91" w:rsidRPr="00081AF8" w:rsidDel="00E37E31" w:rsidRDefault="00D40B91" w:rsidP="00081AF8">
      <w:pPr>
        <w:spacing w:line="360" w:lineRule="auto"/>
        <w:ind w:right="4" w:firstLine="720"/>
        <w:jc w:val="both"/>
        <w:rPr>
          <w:del w:id="2624" w:author="admin" w:date="2022-12-12T09:28:00Z"/>
          <w:rFonts w:ascii="Times New Roman" w:eastAsia="Times New Roman" w:hAnsi="Times New Roman" w:cs="Times New Roman"/>
          <w:bCs/>
          <w:iCs/>
          <w:sz w:val="28"/>
          <w:szCs w:val="28"/>
        </w:rPr>
      </w:pPr>
      <w:del w:id="2625" w:author="admin" w:date="2022-12-12T09:28:00Z">
        <w:r w:rsidRPr="00081AF8" w:rsidDel="00E37E31">
          <w:rPr>
            <w:rFonts w:ascii="Times New Roman" w:eastAsia="Times New Roman" w:hAnsi="Times New Roman" w:cs="Times New Roman"/>
            <w:bCs/>
            <w:iCs/>
            <w:sz w:val="28"/>
            <w:szCs w:val="28"/>
          </w:rPr>
          <w:delText>Phần này mô tả quy trình xử lý công việc của các bộ phận trong công ty và cách thức mua bán sản phẩm cũng như các chế độ hậu mãi, các dịch vụ công ty cung cấp cho khách hàng.</w:delText>
        </w:r>
      </w:del>
    </w:p>
    <w:p w14:paraId="244B1E27" w14:textId="77777777" w:rsidR="00D40B91" w:rsidRPr="00081AF8" w:rsidDel="00E37E31" w:rsidRDefault="00D40B91" w:rsidP="00081AF8">
      <w:pPr>
        <w:spacing w:line="360" w:lineRule="auto"/>
        <w:ind w:right="4"/>
        <w:jc w:val="both"/>
        <w:rPr>
          <w:del w:id="2626" w:author="admin" w:date="2022-12-12T09:28:00Z"/>
          <w:rFonts w:ascii="Times New Roman" w:eastAsia="Times New Roman" w:hAnsi="Times New Roman" w:cs="Times New Roman"/>
          <w:bCs/>
          <w:iCs/>
          <w:sz w:val="28"/>
          <w:szCs w:val="28"/>
        </w:rPr>
      </w:pPr>
      <w:del w:id="2627" w:author="admin" w:date="2022-12-12T09:28:00Z">
        <w:r w:rsidRPr="00081AF8" w:rsidDel="00E37E31">
          <w:rPr>
            <w:rFonts w:ascii="Times New Roman" w:eastAsia="Times New Roman" w:hAnsi="Times New Roman" w:cs="Times New Roman"/>
            <w:bCs/>
            <w:iCs/>
            <w:sz w:val="28"/>
            <w:szCs w:val="28"/>
          </w:rPr>
          <w:tab/>
          <w:delText>Sau khi khảo sát sơ bộ, ta thấy quy trình làm việc cùng các giấy tờ liên quan sau:</w:delText>
        </w:r>
      </w:del>
    </w:p>
    <w:p w14:paraId="70D09741" w14:textId="77777777" w:rsidR="00D40B91" w:rsidRPr="00081AF8" w:rsidDel="00E37E31" w:rsidRDefault="00D40B91" w:rsidP="00081AF8">
      <w:pPr>
        <w:pStyle w:val="ListParagraph"/>
        <w:numPr>
          <w:ilvl w:val="0"/>
          <w:numId w:val="20"/>
        </w:numPr>
        <w:spacing w:after="0" w:line="360" w:lineRule="auto"/>
        <w:ind w:right="4"/>
        <w:jc w:val="both"/>
        <w:rPr>
          <w:del w:id="2628" w:author="admin" w:date="2022-12-12T09:28:00Z"/>
          <w:rFonts w:ascii="Times New Roman" w:eastAsia="Times New Roman" w:hAnsi="Times New Roman" w:cs="Times New Roman"/>
          <w:b/>
          <w:bCs/>
          <w:i/>
          <w:iCs/>
          <w:sz w:val="28"/>
          <w:szCs w:val="28"/>
        </w:rPr>
      </w:pPr>
      <w:del w:id="2629" w:author="admin" w:date="2022-12-12T09:28:00Z">
        <w:r w:rsidRPr="00081AF8" w:rsidDel="00E37E31">
          <w:rPr>
            <w:rFonts w:ascii="Times New Roman" w:eastAsia="Times New Roman" w:hAnsi="Times New Roman" w:cs="Times New Roman"/>
            <w:b/>
            <w:bCs/>
            <w:i/>
            <w:iCs/>
            <w:sz w:val="28"/>
            <w:szCs w:val="28"/>
          </w:rPr>
          <w:delText>Đối với khách hàng</w:delText>
        </w:r>
      </w:del>
    </w:p>
    <w:p w14:paraId="0D4797B2" w14:textId="77777777" w:rsidR="00D40B91" w:rsidRPr="00081AF8" w:rsidDel="00E37E31" w:rsidRDefault="00D40B91" w:rsidP="00081AF8">
      <w:pPr>
        <w:spacing w:line="360" w:lineRule="auto"/>
        <w:ind w:right="4" w:firstLine="720"/>
        <w:jc w:val="both"/>
        <w:rPr>
          <w:del w:id="2630" w:author="admin" w:date="2022-12-12T09:28:00Z"/>
          <w:rFonts w:ascii="Times New Roman" w:eastAsia="Times New Roman" w:hAnsi="Times New Roman" w:cs="Times New Roman"/>
          <w:bCs/>
          <w:iCs/>
          <w:sz w:val="28"/>
          <w:szCs w:val="28"/>
        </w:rPr>
      </w:pPr>
      <w:del w:id="2631" w:author="admin" w:date="2022-12-12T09:28:00Z">
        <w:r w:rsidRPr="00081AF8" w:rsidDel="00E37E31">
          <w:rPr>
            <w:rFonts w:ascii="Times New Roman" w:eastAsia="Times New Roman" w:hAnsi="Times New Roman" w:cs="Times New Roman"/>
            <w:bCs/>
            <w:iCs/>
            <w:sz w:val="28"/>
            <w:szCs w:val="28"/>
          </w:rPr>
          <w:delText>Khách hàng truy cập vào website qua mạng Internet</w:delText>
        </w:r>
      </w:del>
    </w:p>
    <w:p w14:paraId="0E933D8A" w14:textId="77777777" w:rsidR="00D40B91" w:rsidRPr="00081AF8" w:rsidDel="00E37E31" w:rsidRDefault="00D40B91" w:rsidP="00081AF8">
      <w:pPr>
        <w:spacing w:line="360" w:lineRule="auto"/>
        <w:ind w:right="4" w:firstLine="720"/>
        <w:jc w:val="both"/>
        <w:rPr>
          <w:del w:id="2632" w:author="admin" w:date="2022-12-12T09:28:00Z"/>
          <w:rFonts w:ascii="Times New Roman" w:eastAsia="Times New Roman" w:hAnsi="Times New Roman" w:cs="Times New Roman"/>
          <w:bCs/>
          <w:iCs/>
          <w:sz w:val="28"/>
          <w:szCs w:val="28"/>
        </w:rPr>
      </w:pPr>
      <w:del w:id="2633" w:author="admin" w:date="2022-12-12T09:28:00Z">
        <w:r w:rsidRPr="00081AF8" w:rsidDel="00E37E31">
          <w:rPr>
            <w:rFonts w:ascii="Times New Roman" w:eastAsia="Times New Roman" w:hAnsi="Times New Roman" w:cs="Times New Roman"/>
            <w:bCs/>
            <w:iCs/>
            <w:sz w:val="28"/>
            <w:szCs w:val="28"/>
          </w:rPr>
          <w:delText>Khi khách hàng truy cập website của công ty, ngay tại trang chủ khách sẽ được giới thiệu các sản phẩm mới và sản phẩm bán chạy của công ty.</w:delText>
        </w:r>
      </w:del>
    </w:p>
    <w:p w14:paraId="41ACA19D" w14:textId="77777777" w:rsidR="00D40B91" w:rsidRPr="00081AF8" w:rsidDel="00E37E31" w:rsidRDefault="00D40B91" w:rsidP="00081AF8">
      <w:pPr>
        <w:spacing w:line="360" w:lineRule="auto"/>
        <w:ind w:right="4"/>
        <w:jc w:val="both"/>
        <w:rPr>
          <w:del w:id="2634" w:author="admin" w:date="2022-12-12T09:28:00Z"/>
          <w:rFonts w:ascii="Times New Roman" w:eastAsia="Times New Roman" w:hAnsi="Times New Roman" w:cs="Times New Roman"/>
          <w:bCs/>
          <w:iCs/>
          <w:sz w:val="28"/>
          <w:szCs w:val="28"/>
        </w:rPr>
      </w:pPr>
      <w:del w:id="2635" w:author="admin" w:date="2022-12-12T09:28:00Z">
        <w:r w:rsidRPr="00081AF8" w:rsidDel="00E37E31">
          <w:rPr>
            <w:rFonts w:ascii="Times New Roman" w:eastAsia="Times New Roman" w:hAnsi="Times New Roman" w:cs="Times New Roman"/>
            <w:bCs/>
            <w:iCs/>
            <w:sz w:val="28"/>
            <w:szCs w:val="28"/>
          </w:rPr>
          <w:tab/>
          <w:delText>Tại mọi trang của hệ thống khách hàng có thể tìm kiếm các sản phẩm một cách dễ dàng với chức năng tìm kiếm được cung cấp bởi hệ thống. Khách hàng chỉ đơn giản nhập từ khóa về tên  sản phẩm mà mình mong muốn vào hộp tìm kiếm thì một danh sách các sản phẩm kết quả của quá trình tìm kiếm sẽ được hiển thị trên phần trình bày chính của site kết quả tìm kiếm.</w:delText>
        </w:r>
      </w:del>
    </w:p>
    <w:p w14:paraId="16C0CCA5" w14:textId="77777777" w:rsidR="00D40B91" w:rsidRPr="00081AF8" w:rsidDel="00E37E31" w:rsidRDefault="00D40B91" w:rsidP="00081AF8">
      <w:pPr>
        <w:spacing w:line="360" w:lineRule="auto"/>
        <w:ind w:right="4"/>
        <w:jc w:val="both"/>
        <w:rPr>
          <w:del w:id="2636" w:author="admin" w:date="2022-12-12T09:28:00Z"/>
          <w:rFonts w:ascii="Times New Roman" w:eastAsia="Times New Roman" w:hAnsi="Times New Roman" w:cs="Times New Roman"/>
          <w:bCs/>
          <w:iCs/>
          <w:sz w:val="28"/>
          <w:szCs w:val="28"/>
        </w:rPr>
      </w:pPr>
      <w:del w:id="2637" w:author="admin" w:date="2022-12-12T09:28:00Z">
        <w:r w:rsidRPr="00081AF8" w:rsidDel="00E37E31">
          <w:rPr>
            <w:rFonts w:ascii="Times New Roman" w:eastAsia="Times New Roman" w:hAnsi="Times New Roman" w:cs="Times New Roman"/>
            <w:bCs/>
            <w:iCs/>
            <w:sz w:val="28"/>
            <w:szCs w:val="28"/>
          </w:rPr>
          <w:tab/>
          <w:delText>Ngoài ra để thuận tiện cho việc tìm kiếm thì một menu về hãng sản xuất cũng được trình bày để khách sử dụng.Khách hàng chỉ cần click vào nhu cầu mà mình mong muốn, kết quả sẽ hiển thị trên phần chính của trang.</w:delText>
        </w:r>
      </w:del>
    </w:p>
    <w:p w14:paraId="7D7789CA" w14:textId="77777777" w:rsidR="00D40B91" w:rsidRPr="00081AF8" w:rsidDel="00E37E31" w:rsidRDefault="00D40B91" w:rsidP="00081AF8">
      <w:pPr>
        <w:spacing w:line="360" w:lineRule="auto"/>
        <w:ind w:right="4" w:firstLine="720"/>
        <w:jc w:val="both"/>
        <w:rPr>
          <w:del w:id="2638" w:author="admin" w:date="2022-12-12T09:28:00Z"/>
          <w:rFonts w:ascii="Times New Roman" w:eastAsia="Times New Roman" w:hAnsi="Times New Roman" w:cs="Times New Roman"/>
          <w:bCs/>
          <w:iCs/>
          <w:sz w:val="28"/>
          <w:szCs w:val="28"/>
        </w:rPr>
      </w:pPr>
      <w:del w:id="2639" w:author="admin" w:date="2022-12-12T09:28:00Z">
        <w:r w:rsidRPr="00081AF8" w:rsidDel="00E37E31">
          <w:rPr>
            <w:rFonts w:ascii="Times New Roman" w:eastAsia="Times New Roman" w:hAnsi="Times New Roman" w:cs="Times New Roman"/>
            <w:bCs/>
            <w:iCs/>
            <w:sz w:val="28"/>
            <w:szCs w:val="28"/>
          </w:rPr>
          <w:delText>Các sản phẩm được trình bày rõ ràng với các thông tin tên, giá bán, hình ảnh sản phẩm… Khi click vào tên, ảnh của một sản phẩm bất kỳ khách hàng sẽ được đưa tới trang chi tiết sản phẩm. Tại đây các chi tiết về hình ảnh, giá bán,  cấu hình , tình trạng tồn kho, đánh giá của khách hàng ,..sẽ được trình bày rõ ràng và đầy đủ.</w:delText>
        </w:r>
      </w:del>
    </w:p>
    <w:p w14:paraId="6DEDFEE5" w14:textId="77777777" w:rsidR="00D40B91" w:rsidRPr="00081AF8" w:rsidDel="00E37E31" w:rsidRDefault="00D40B91" w:rsidP="00081AF8">
      <w:pPr>
        <w:spacing w:line="360" w:lineRule="auto"/>
        <w:ind w:right="4"/>
        <w:jc w:val="both"/>
        <w:rPr>
          <w:del w:id="2640" w:author="admin" w:date="2022-12-12T09:28:00Z"/>
          <w:rFonts w:ascii="Times New Roman" w:eastAsia="Times New Roman" w:hAnsi="Times New Roman" w:cs="Times New Roman"/>
          <w:bCs/>
          <w:iCs/>
          <w:sz w:val="28"/>
          <w:szCs w:val="28"/>
        </w:rPr>
      </w:pPr>
      <w:del w:id="2641" w:author="admin" w:date="2022-12-12T09:28:00Z">
        <w:r w:rsidRPr="00081AF8" w:rsidDel="00E37E31">
          <w:rPr>
            <w:rFonts w:ascii="Times New Roman" w:eastAsia="Times New Roman" w:hAnsi="Times New Roman" w:cs="Times New Roman"/>
            <w:bCs/>
            <w:iCs/>
            <w:sz w:val="28"/>
            <w:szCs w:val="28"/>
          </w:rPr>
          <w:tab/>
          <w:delText>Mỗi khi tìm được sản phẩm phù hợp, khách hàng có thể click vào nút “mua hàng”  của sản phẩm đó và nhập số lượng sản phẩm sản phẩm .Hoặc khi đắn đo có quyết định mua hay không có thể thêm vào danh sách ưa thích để có thể mua sau, hoặc đắn đo giữa 2 hay nhiều sản phẩm có thể thêm vào so sánh để có thể đưa ra quyết định mua sản phẩm phù hợp nhất với giá cả , chất lượng và nhu cầu của khách hàng</w:delText>
        </w:r>
      </w:del>
    </w:p>
    <w:p w14:paraId="5E58826A" w14:textId="77777777" w:rsidR="00D40B91" w:rsidRPr="00081AF8" w:rsidDel="00E37E31" w:rsidRDefault="00D40B91" w:rsidP="00081AF8">
      <w:pPr>
        <w:spacing w:line="360" w:lineRule="auto"/>
        <w:ind w:right="4"/>
        <w:jc w:val="both"/>
        <w:rPr>
          <w:del w:id="2642" w:author="admin" w:date="2022-12-12T09:28:00Z"/>
          <w:rFonts w:ascii="Times New Roman" w:eastAsia="Times New Roman" w:hAnsi="Times New Roman" w:cs="Times New Roman"/>
          <w:bCs/>
          <w:iCs/>
          <w:sz w:val="28"/>
          <w:szCs w:val="28"/>
        </w:rPr>
      </w:pPr>
      <w:del w:id="2643" w:author="admin" w:date="2022-12-12T09:28:00Z">
        <w:r w:rsidRPr="00081AF8" w:rsidDel="00E37E31">
          <w:rPr>
            <w:rFonts w:ascii="Times New Roman" w:eastAsia="Times New Roman" w:hAnsi="Times New Roman" w:cs="Times New Roman"/>
            <w:bCs/>
            <w:iCs/>
            <w:sz w:val="28"/>
            <w:szCs w:val="28"/>
          </w:rPr>
          <w:tab/>
          <w:delText>Khi đã chọn đủ sản phẩm để mua, khách click vào chức năng giỏ hàng, danh sách tên các sản phẩm cùng số lượng, đơn giá sẽ được trình bày chi tiết. Tại đây khách hàng có thể thay đổi số lượng, thêm bớt hoặc xóa bỏ sản phẩm. Khi đồng ý mua khách hàng click vào ô “thanh toán”. Một hóa đơn hàng hóa, chi tiết về tên sản phẩm, số lượng, đơn giá, thành tiền và tổng tiền trên hóa đơn sẽ được hiển thị. Bằng cách điền đẩy đủ các thông tin liên hệ của khách hàng tạo phần thông tin khách hàng như tên khách hàng, địa chỉ nhận hàng, số điện thoại liên hệ… thì khách hàng mới có thể thanh toán, đơn hàng sẽ được gửi đến địa chỉ nhận hàng. Nếu khách hàngchưa đăng nhập tài khoản thì sẽ không thể thực hiện thanh toán.</w:delText>
        </w:r>
      </w:del>
    </w:p>
    <w:p w14:paraId="048FF3A7" w14:textId="77777777" w:rsidR="00D40B91" w:rsidRPr="00081AF8" w:rsidDel="00E37E31" w:rsidRDefault="00D40B91" w:rsidP="00081AF8">
      <w:pPr>
        <w:spacing w:line="360" w:lineRule="auto"/>
        <w:ind w:right="4"/>
        <w:jc w:val="both"/>
        <w:rPr>
          <w:del w:id="2644" w:author="admin" w:date="2022-12-12T09:28:00Z"/>
          <w:rFonts w:ascii="Times New Roman" w:eastAsia="Times New Roman" w:hAnsi="Times New Roman" w:cs="Times New Roman"/>
          <w:bCs/>
          <w:iCs/>
          <w:sz w:val="28"/>
          <w:szCs w:val="28"/>
        </w:rPr>
      </w:pPr>
      <w:del w:id="2645" w:author="admin" w:date="2022-12-12T09:28:00Z">
        <w:r w:rsidRPr="00081AF8" w:rsidDel="00E37E31">
          <w:rPr>
            <w:rFonts w:ascii="Times New Roman" w:eastAsia="Times New Roman" w:hAnsi="Times New Roman" w:cs="Times New Roman"/>
            <w:bCs/>
            <w:iCs/>
            <w:sz w:val="28"/>
            <w:szCs w:val="28"/>
          </w:rPr>
          <w:tab/>
          <w:delText>Tại công ty, bộ phận kinh doanh có trách nhiệm kiểm tra các đơn đặt hàng, xác minh tính đúng đắn khi có 1 đơn hàng mới gửi đến công ty. Việc xác minh này được thực hiện qua điện thoại.</w:delText>
        </w:r>
      </w:del>
    </w:p>
    <w:p w14:paraId="21830AA9" w14:textId="77777777" w:rsidR="00D40B91" w:rsidRPr="00081AF8" w:rsidDel="00E37E31" w:rsidRDefault="00D40B91" w:rsidP="00081AF8">
      <w:pPr>
        <w:spacing w:line="360" w:lineRule="auto"/>
        <w:ind w:right="4"/>
        <w:jc w:val="both"/>
        <w:rPr>
          <w:del w:id="2646" w:author="admin" w:date="2022-12-12T09:28:00Z"/>
          <w:rFonts w:ascii="Times New Roman" w:eastAsia="Times New Roman" w:hAnsi="Times New Roman" w:cs="Times New Roman"/>
          <w:bCs/>
          <w:iCs/>
          <w:sz w:val="28"/>
          <w:szCs w:val="28"/>
        </w:rPr>
      </w:pPr>
      <w:del w:id="2647" w:author="admin" w:date="2022-12-12T09:28:00Z">
        <w:r w:rsidRPr="00081AF8" w:rsidDel="00E37E31">
          <w:rPr>
            <w:rFonts w:ascii="Times New Roman" w:eastAsia="Times New Roman" w:hAnsi="Times New Roman" w:cs="Times New Roman"/>
            <w:bCs/>
            <w:iCs/>
            <w:sz w:val="28"/>
            <w:szCs w:val="28"/>
          </w:rPr>
          <w:tab/>
          <w:delText>Khi đơn hàng được xác minh là chính xác, bộ phận kinh doanh sẽ xuất hóa đơn và phiếu xuất kho đến bộ phận kho. Theo thông tin trên hóa đơn và phiếu xuất kho nhận được bộ phận kho sẽ xuất hàng và vận chuyển đến địa chỉ của khách hàng.</w:delText>
        </w:r>
      </w:del>
    </w:p>
    <w:p w14:paraId="3B3CC9B1" w14:textId="77777777" w:rsidR="00D40B91" w:rsidRPr="00081AF8" w:rsidDel="00E37E31" w:rsidRDefault="00D40B91" w:rsidP="00081AF8">
      <w:pPr>
        <w:spacing w:line="360" w:lineRule="auto"/>
        <w:ind w:right="4"/>
        <w:jc w:val="both"/>
        <w:rPr>
          <w:del w:id="2648" w:author="admin" w:date="2022-12-12T09:28:00Z"/>
          <w:rFonts w:ascii="Times New Roman" w:eastAsia="Times New Roman" w:hAnsi="Times New Roman" w:cs="Times New Roman"/>
          <w:bCs/>
          <w:iCs/>
          <w:sz w:val="28"/>
          <w:szCs w:val="28"/>
        </w:rPr>
      </w:pPr>
      <w:del w:id="2649" w:author="admin" w:date="2022-12-12T09:28:00Z">
        <w:r w:rsidRPr="00081AF8" w:rsidDel="00E37E31">
          <w:rPr>
            <w:rFonts w:ascii="Times New Roman" w:eastAsia="Times New Roman" w:hAnsi="Times New Roman" w:cs="Times New Roman"/>
            <w:bCs/>
            <w:iCs/>
            <w:sz w:val="28"/>
            <w:szCs w:val="28"/>
          </w:rPr>
          <w:tab/>
          <w:delText>Khi hoàn thành đơn hàng, bộ phận kinh doanh sẽ cập nhật trạng thái đã hoàn thành cho đơn hàng đó.</w:delText>
        </w:r>
      </w:del>
    </w:p>
    <w:p w14:paraId="26124C0A" w14:textId="77777777" w:rsidR="00D40B91" w:rsidRPr="00081AF8" w:rsidDel="00E37E31" w:rsidRDefault="00D40B91" w:rsidP="00081AF8">
      <w:pPr>
        <w:spacing w:line="360" w:lineRule="auto"/>
        <w:ind w:right="4"/>
        <w:jc w:val="both"/>
        <w:rPr>
          <w:del w:id="2650" w:author="admin" w:date="2022-12-12T09:28:00Z"/>
          <w:rFonts w:ascii="Times New Roman" w:eastAsia="Times New Roman" w:hAnsi="Times New Roman" w:cs="Times New Roman"/>
          <w:bCs/>
          <w:iCs/>
          <w:sz w:val="28"/>
          <w:szCs w:val="28"/>
        </w:rPr>
      </w:pPr>
      <w:del w:id="2651" w:author="admin" w:date="2022-12-12T09:28:00Z">
        <w:r w:rsidRPr="00081AF8" w:rsidDel="00E37E31">
          <w:rPr>
            <w:rFonts w:ascii="Times New Roman" w:eastAsia="Times New Roman" w:hAnsi="Times New Roman" w:cs="Times New Roman"/>
            <w:bCs/>
            <w:iCs/>
            <w:sz w:val="28"/>
            <w:szCs w:val="28"/>
          </w:rPr>
          <w:delText>Nếu việc xác minh đơn hàng ko thành công thì tiến hành xóa bỏ  đơn hàng đó khỏi hệ thống. Yêu cầu xác minh kỹ trước khi tiến hành xóa bỏ.</w:delText>
        </w:r>
      </w:del>
    </w:p>
    <w:p w14:paraId="26FBF313" w14:textId="77777777" w:rsidR="00D40B91" w:rsidRPr="00081AF8" w:rsidDel="00E37E31" w:rsidRDefault="00D40B91" w:rsidP="00081AF8">
      <w:pPr>
        <w:pStyle w:val="ListParagraph"/>
        <w:numPr>
          <w:ilvl w:val="0"/>
          <w:numId w:val="20"/>
        </w:numPr>
        <w:spacing w:after="0" w:line="360" w:lineRule="auto"/>
        <w:ind w:right="4"/>
        <w:jc w:val="both"/>
        <w:rPr>
          <w:del w:id="2652" w:author="admin" w:date="2022-12-12T09:28:00Z"/>
          <w:rFonts w:ascii="Times New Roman" w:eastAsia="Times New Roman" w:hAnsi="Times New Roman" w:cs="Times New Roman"/>
          <w:b/>
          <w:bCs/>
          <w:i/>
          <w:iCs/>
          <w:sz w:val="28"/>
          <w:szCs w:val="28"/>
        </w:rPr>
      </w:pPr>
      <w:del w:id="2653" w:author="admin" w:date="2022-12-12T09:28:00Z">
        <w:r w:rsidRPr="00081AF8" w:rsidDel="00E37E31">
          <w:rPr>
            <w:rFonts w:ascii="Times New Roman" w:eastAsia="Times New Roman" w:hAnsi="Times New Roman" w:cs="Times New Roman"/>
            <w:b/>
            <w:bCs/>
            <w:i/>
            <w:iCs/>
            <w:sz w:val="28"/>
            <w:szCs w:val="28"/>
          </w:rPr>
          <w:delText>Đăng ký tài khoản khách hàng và đăng nhập</w:delText>
        </w:r>
      </w:del>
    </w:p>
    <w:p w14:paraId="2AA8F8C5" w14:textId="77777777" w:rsidR="00D40B91" w:rsidRPr="00081AF8" w:rsidDel="00E37E31" w:rsidRDefault="00D40B91" w:rsidP="00081AF8">
      <w:pPr>
        <w:spacing w:line="360" w:lineRule="auto"/>
        <w:ind w:right="4"/>
        <w:jc w:val="both"/>
        <w:rPr>
          <w:del w:id="2654" w:author="admin" w:date="2022-12-12T09:28:00Z"/>
          <w:rFonts w:ascii="Times New Roman" w:eastAsia="Times New Roman" w:hAnsi="Times New Roman" w:cs="Times New Roman"/>
          <w:bCs/>
          <w:iCs/>
          <w:sz w:val="28"/>
          <w:szCs w:val="28"/>
        </w:rPr>
      </w:pPr>
      <w:del w:id="2655" w:author="admin" w:date="2022-12-12T09:28:00Z">
        <w:r w:rsidRPr="00081AF8" w:rsidDel="00E37E31">
          <w:rPr>
            <w:rFonts w:ascii="Times New Roman" w:eastAsia="Times New Roman" w:hAnsi="Times New Roman" w:cs="Times New Roman"/>
            <w:bCs/>
            <w:iCs/>
            <w:sz w:val="28"/>
            <w:szCs w:val="28"/>
          </w:rPr>
          <w:tab/>
          <w:delText>Để thuận tiện cho quá trình mua bán sản phẩm và để sử dụng được một số tính năng nâng cao của hệ thống, khách hàng có thể tạo cho mình tài khoản riêng trên trang website khi tạo tài khoản trên hệ thống website xẽ nhận được những sự ưu tiên, khuyến mãi riêng của hệ thống Tài khoản này sẽ được sử dụng khi hệ thống yêu cầu.Một tài khoản do khách hàng đăng ký sẽ lưu trữ các thông tin cá nhân của khách hàng và lịch sử giao dịch với Website. Để tạo tài khoản, khách hàng cần cung cấp cho hệ thống địa chỉ email chính xác đang dùng, tên đăng nhập, mật khẩu, họ tên, địa chỉ, số điện thoại… Mỗi một thư điện tử chỉ được tạo 1 tài khoản. Ngay sau khi đăng ký hệ thống sẽ gửi thông báo yêu cầu kích hoạt đến địa chỉ email của khách hàng. Khách hàng truy cập vào hòm thư để kích hoạt tài khoản theo hướng dẫn.</w:delText>
        </w:r>
      </w:del>
    </w:p>
    <w:p w14:paraId="2F5C6161" w14:textId="77777777" w:rsidR="00D40B91" w:rsidRPr="00081AF8" w:rsidDel="00E37E31" w:rsidRDefault="00D40B91" w:rsidP="00081AF8">
      <w:pPr>
        <w:spacing w:line="360" w:lineRule="auto"/>
        <w:ind w:right="4"/>
        <w:jc w:val="both"/>
        <w:rPr>
          <w:del w:id="2656" w:author="admin" w:date="2022-12-12T09:28:00Z"/>
          <w:rFonts w:ascii="Times New Roman" w:eastAsia="Times New Roman" w:hAnsi="Times New Roman" w:cs="Times New Roman"/>
          <w:bCs/>
          <w:iCs/>
          <w:sz w:val="28"/>
          <w:szCs w:val="28"/>
        </w:rPr>
      </w:pPr>
      <w:del w:id="2657" w:author="admin" w:date="2022-12-12T09:28:00Z">
        <w:r w:rsidRPr="00081AF8" w:rsidDel="00E37E31">
          <w:rPr>
            <w:rFonts w:ascii="Times New Roman" w:eastAsia="Times New Roman" w:hAnsi="Times New Roman" w:cs="Times New Roman"/>
            <w:bCs/>
            <w:iCs/>
            <w:sz w:val="28"/>
            <w:szCs w:val="28"/>
          </w:rPr>
          <w:tab/>
          <w:delText>Khi đã có tài khoản, khách hàng có thể truy cập hệ thống để mua sản phẩm, xem các thông tin về lược sử mua bán của mình và sử dụng các tính năng nâng cao khác của hệ thống. Khi khách hàng truy cập website thì các chương trình khuyến mại được hiển thị với các thông tin cụ thể cũng như điều kiện nhận khuyến mại mà công ty đang áp dụng.</w:delText>
        </w:r>
      </w:del>
    </w:p>
    <w:p w14:paraId="0610887B" w14:textId="77777777" w:rsidR="00D40B91" w:rsidRPr="00081AF8" w:rsidDel="00E37E31" w:rsidRDefault="00D40B91" w:rsidP="00081AF8">
      <w:pPr>
        <w:spacing w:line="360" w:lineRule="auto"/>
        <w:ind w:right="4"/>
        <w:jc w:val="both"/>
        <w:rPr>
          <w:del w:id="2658" w:author="admin" w:date="2022-12-12T09:28:00Z"/>
          <w:rFonts w:ascii="Times New Roman" w:eastAsia="Times New Roman" w:hAnsi="Times New Roman" w:cs="Times New Roman"/>
          <w:bCs/>
          <w:iCs/>
          <w:sz w:val="28"/>
          <w:szCs w:val="28"/>
        </w:rPr>
      </w:pPr>
      <w:del w:id="2659" w:author="admin" w:date="2022-12-12T09:28:00Z">
        <w:r w:rsidRPr="00081AF8" w:rsidDel="00E37E31">
          <w:rPr>
            <w:rFonts w:ascii="Times New Roman" w:eastAsia="Times New Roman" w:hAnsi="Times New Roman" w:cs="Times New Roman"/>
            <w:bCs/>
            <w:iCs/>
            <w:sz w:val="28"/>
            <w:szCs w:val="28"/>
          </w:rPr>
          <w:delText>.</w:delText>
        </w:r>
      </w:del>
    </w:p>
    <w:p w14:paraId="435079AD" w14:textId="77777777" w:rsidR="00D40B91" w:rsidRPr="00081AF8" w:rsidDel="00E37E31" w:rsidRDefault="00D40B91" w:rsidP="00081AF8">
      <w:pPr>
        <w:pStyle w:val="ListParagraph"/>
        <w:numPr>
          <w:ilvl w:val="0"/>
          <w:numId w:val="20"/>
        </w:numPr>
        <w:spacing w:after="0" w:line="360" w:lineRule="auto"/>
        <w:ind w:right="4"/>
        <w:jc w:val="both"/>
        <w:rPr>
          <w:del w:id="2660" w:author="admin" w:date="2022-12-12T09:28:00Z"/>
          <w:rFonts w:ascii="Times New Roman" w:eastAsia="Times New Roman" w:hAnsi="Times New Roman" w:cs="Times New Roman"/>
          <w:b/>
          <w:bCs/>
          <w:i/>
          <w:iCs/>
          <w:sz w:val="28"/>
          <w:szCs w:val="28"/>
        </w:rPr>
      </w:pPr>
      <w:del w:id="2661" w:author="admin" w:date="2022-12-12T09:28:00Z">
        <w:r w:rsidRPr="00081AF8" w:rsidDel="00E37E31">
          <w:rPr>
            <w:rFonts w:ascii="Times New Roman" w:eastAsia="Times New Roman" w:hAnsi="Times New Roman" w:cs="Times New Roman"/>
            <w:b/>
            <w:bCs/>
            <w:i/>
            <w:iCs/>
            <w:sz w:val="28"/>
            <w:szCs w:val="28"/>
          </w:rPr>
          <w:delText>Đối với bộ phận quản trị hệ thống</w:delText>
        </w:r>
      </w:del>
    </w:p>
    <w:p w14:paraId="0158B506" w14:textId="77777777" w:rsidR="00D40B91" w:rsidRPr="00081AF8" w:rsidDel="00E37E31" w:rsidRDefault="00D40B91" w:rsidP="00081AF8">
      <w:pPr>
        <w:spacing w:line="360" w:lineRule="auto"/>
        <w:ind w:right="4"/>
        <w:jc w:val="both"/>
        <w:rPr>
          <w:del w:id="2662" w:author="admin" w:date="2022-12-12T09:28:00Z"/>
          <w:rFonts w:ascii="Times New Roman" w:eastAsia="Times New Roman" w:hAnsi="Times New Roman" w:cs="Times New Roman"/>
          <w:bCs/>
          <w:iCs/>
          <w:sz w:val="28"/>
          <w:szCs w:val="28"/>
        </w:rPr>
      </w:pPr>
      <w:del w:id="2663" w:author="admin" w:date="2022-12-12T09:28:00Z">
        <w:r w:rsidRPr="00081AF8" w:rsidDel="00E37E31">
          <w:rPr>
            <w:rFonts w:ascii="Times New Roman" w:eastAsia="Times New Roman" w:hAnsi="Times New Roman" w:cs="Times New Roman"/>
            <w:bCs/>
            <w:iCs/>
            <w:sz w:val="28"/>
            <w:szCs w:val="28"/>
          </w:rPr>
          <w:tab/>
          <w:delText>Bộ phận quản trị hệ thống có trách nhiệm đảm bảo an toàn dữ liệu, đảm bảo hệ thống vận hành tốt và hiệu quả.</w:delText>
        </w:r>
      </w:del>
    </w:p>
    <w:p w14:paraId="43254C1F" w14:textId="77777777" w:rsidR="00D40B91" w:rsidRPr="00081AF8" w:rsidDel="00E37E31" w:rsidRDefault="00D40B91" w:rsidP="00081AF8">
      <w:pPr>
        <w:spacing w:line="360" w:lineRule="auto"/>
        <w:ind w:right="4"/>
        <w:jc w:val="both"/>
        <w:rPr>
          <w:del w:id="2664" w:author="admin" w:date="2022-12-12T09:28:00Z"/>
          <w:rFonts w:ascii="Times New Roman" w:eastAsia="Times New Roman" w:hAnsi="Times New Roman" w:cs="Times New Roman"/>
          <w:bCs/>
          <w:iCs/>
          <w:sz w:val="28"/>
          <w:szCs w:val="28"/>
        </w:rPr>
      </w:pPr>
      <w:del w:id="2665" w:author="admin" w:date="2022-12-12T09:28:00Z">
        <w:r w:rsidRPr="00081AF8" w:rsidDel="00E37E31">
          <w:rPr>
            <w:rFonts w:ascii="Times New Roman" w:eastAsia="Times New Roman" w:hAnsi="Times New Roman" w:cs="Times New Roman"/>
            <w:bCs/>
            <w:iCs/>
            <w:sz w:val="28"/>
            <w:szCs w:val="28"/>
          </w:rPr>
          <w:delText>Khi có nhu cầu mở rộng tính năng cho hệ thống, bộ phận quản trị có trách nhiệm xây dựng thêm các ứng dụng, và cài đặt vào hệ thống.Bộ phận này cũng quản lý các tài khoản của khách hàng và nhân viên của công ty, không đươc thay đổi truy cập thông tin các nhân trái phép.</w:delText>
        </w:r>
      </w:del>
    </w:p>
    <w:p w14:paraId="08E609CC" w14:textId="77777777" w:rsidR="00D40B91" w:rsidRPr="00081AF8" w:rsidDel="00E37E31" w:rsidRDefault="00D40B91" w:rsidP="00081AF8">
      <w:pPr>
        <w:spacing w:line="360" w:lineRule="auto"/>
        <w:ind w:right="4"/>
        <w:jc w:val="both"/>
        <w:rPr>
          <w:del w:id="2666" w:author="admin" w:date="2022-12-12T09:28:00Z"/>
          <w:rFonts w:ascii="Times New Roman" w:eastAsia="Times New Roman" w:hAnsi="Times New Roman" w:cs="Times New Roman"/>
          <w:bCs/>
          <w:iCs/>
          <w:sz w:val="28"/>
          <w:szCs w:val="28"/>
        </w:rPr>
      </w:pPr>
      <w:del w:id="2667" w:author="admin" w:date="2022-12-12T09:28:00Z">
        <w:r w:rsidRPr="00081AF8" w:rsidDel="00E37E31">
          <w:rPr>
            <w:rFonts w:ascii="Times New Roman" w:eastAsia="Times New Roman" w:hAnsi="Times New Roman" w:cs="Times New Roman"/>
            <w:bCs/>
            <w:iCs/>
            <w:sz w:val="28"/>
            <w:szCs w:val="28"/>
          </w:rPr>
          <w:tab/>
          <w:delText>Khi có nhân viên mới, bộ phận này sẽ cung cấp 1 tài khoản phù hợp với quyền hạn của nhân viên để người đó sử dụng hệ thống. Không được cấp tài khoản đã sử dụng cho bất kỳ ai. Nêu phát hiện khách hàng vi phạm điều lệ của hệ thống, quản trị viên tiến hành khóa tạm thời hoặc vĩnh viễn tài khảon đó mà ko cần thông báo.</w:delText>
        </w:r>
      </w:del>
    </w:p>
    <w:p w14:paraId="7C128F74" w14:textId="77777777" w:rsidR="00D40B91" w:rsidRPr="00081AF8" w:rsidDel="00E37E31" w:rsidRDefault="00D40B91" w:rsidP="00081AF8">
      <w:pPr>
        <w:pStyle w:val="ListParagraph"/>
        <w:numPr>
          <w:ilvl w:val="0"/>
          <w:numId w:val="20"/>
        </w:numPr>
        <w:spacing w:after="0" w:line="360" w:lineRule="auto"/>
        <w:ind w:right="4"/>
        <w:jc w:val="both"/>
        <w:rPr>
          <w:del w:id="2668" w:author="admin" w:date="2022-12-12T09:28:00Z"/>
          <w:rFonts w:ascii="Times New Roman" w:eastAsia="Times New Roman" w:hAnsi="Times New Roman" w:cs="Times New Roman"/>
          <w:b/>
          <w:bCs/>
          <w:i/>
          <w:iCs/>
          <w:sz w:val="28"/>
          <w:szCs w:val="28"/>
        </w:rPr>
      </w:pPr>
      <w:del w:id="2669" w:author="admin" w:date="2022-12-12T09:28:00Z">
        <w:r w:rsidRPr="00081AF8" w:rsidDel="00E37E31">
          <w:rPr>
            <w:rFonts w:ascii="Times New Roman" w:eastAsia="Times New Roman" w:hAnsi="Times New Roman" w:cs="Times New Roman"/>
            <w:b/>
            <w:bCs/>
            <w:i/>
            <w:iCs/>
            <w:sz w:val="28"/>
            <w:szCs w:val="28"/>
          </w:rPr>
          <w:delText>Cập nhật thông tin nhà sản xuất và sản phẩm</w:delText>
        </w:r>
      </w:del>
    </w:p>
    <w:p w14:paraId="6F1645C1" w14:textId="77777777" w:rsidR="00D40B91" w:rsidRPr="00081AF8" w:rsidDel="00E37E31" w:rsidRDefault="00D40B91" w:rsidP="00081AF8">
      <w:pPr>
        <w:spacing w:line="360" w:lineRule="auto"/>
        <w:ind w:right="4"/>
        <w:jc w:val="both"/>
        <w:rPr>
          <w:del w:id="2670" w:author="admin" w:date="2022-12-12T09:28:00Z"/>
          <w:rFonts w:ascii="Times New Roman" w:eastAsia="Times New Roman" w:hAnsi="Times New Roman" w:cs="Times New Roman"/>
          <w:bCs/>
          <w:iCs/>
          <w:sz w:val="28"/>
          <w:szCs w:val="28"/>
        </w:rPr>
      </w:pPr>
      <w:del w:id="2671" w:author="admin" w:date="2022-12-12T09:28:00Z">
        <w:r w:rsidRPr="00081AF8" w:rsidDel="00E37E31">
          <w:rPr>
            <w:rFonts w:ascii="Times New Roman" w:eastAsia="Times New Roman" w:hAnsi="Times New Roman" w:cs="Times New Roman"/>
            <w:bCs/>
            <w:iCs/>
            <w:sz w:val="28"/>
            <w:szCs w:val="28"/>
          </w:rPr>
          <w:tab/>
          <w:delText>Danh sách nhà sản xuất và sản phẩm được lưu trữ và cập nhật mỗi khi có thay đổi hoặc bổ sung.</w:delText>
        </w:r>
      </w:del>
    </w:p>
    <w:p w14:paraId="447EFD9E" w14:textId="77777777" w:rsidR="00D40B91" w:rsidRPr="00081AF8" w:rsidDel="00E37E31" w:rsidRDefault="00D40B91" w:rsidP="00081AF8">
      <w:pPr>
        <w:spacing w:line="360" w:lineRule="auto"/>
        <w:ind w:right="4"/>
        <w:jc w:val="both"/>
        <w:rPr>
          <w:del w:id="2672" w:author="admin" w:date="2022-12-12T09:28:00Z"/>
          <w:rFonts w:ascii="Times New Roman" w:eastAsia="Times New Roman" w:hAnsi="Times New Roman" w:cs="Times New Roman"/>
          <w:bCs/>
          <w:iCs/>
          <w:sz w:val="28"/>
          <w:szCs w:val="28"/>
        </w:rPr>
      </w:pPr>
      <w:del w:id="2673" w:author="admin" w:date="2022-12-12T09:28:00Z">
        <w:r w:rsidRPr="00081AF8" w:rsidDel="00E37E31">
          <w:rPr>
            <w:rFonts w:ascii="Times New Roman" w:eastAsia="Times New Roman" w:hAnsi="Times New Roman" w:cs="Times New Roman"/>
            <w:bCs/>
            <w:iCs/>
            <w:sz w:val="28"/>
            <w:szCs w:val="28"/>
          </w:rPr>
          <w:delText xml:space="preserve">Sau khi mỗi sản phẩm được bán hệ thống tự động cập nhật lại số lượng sản phẩm tương ứng trong bảng sản phẩm. Số lượng bằng 0 có nghĩa trong kho đã hết sản phẩm. Không được phép lập hóa đơn bán hàng mà sản phẩm trong kho có số lượng ít hơn số lượng của sản phẩm tương ứng trên hóa đơn. </w:delText>
        </w:r>
      </w:del>
    </w:p>
    <w:p w14:paraId="56D45DA7" w14:textId="77777777" w:rsidR="00D40B91" w:rsidRPr="00081AF8" w:rsidDel="00E37E31" w:rsidRDefault="00D40B91" w:rsidP="00081AF8">
      <w:pPr>
        <w:pStyle w:val="ListParagraph"/>
        <w:numPr>
          <w:ilvl w:val="0"/>
          <w:numId w:val="20"/>
        </w:numPr>
        <w:spacing w:after="0" w:line="360" w:lineRule="auto"/>
        <w:ind w:right="4"/>
        <w:jc w:val="both"/>
        <w:rPr>
          <w:del w:id="2674" w:author="admin" w:date="2022-12-12T09:28:00Z"/>
          <w:rFonts w:ascii="Times New Roman" w:eastAsia="Times New Roman" w:hAnsi="Times New Roman" w:cs="Times New Roman"/>
          <w:b/>
          <w:bCs/>
          <w:i/>
          <w:iCs/>
          <w:sz w:val="28"/>
          <w:szCs w:val="28"/>
        </w:rPr>
      </w:pPr>
      <w:del w:id="2675" w:author="admin" w:date="2022-12-12T09:28:00Z">
        <w:r w:rsidRPr="00081AF8" w:rsidDel="00E37E31">
          <w:rPr>
            <w:rFonts w:ascii="Times New Roman" w:eastAsia="Times New Roman" w:hAnsi="Times New Roman" w:cs="Times New Roman"/>
            <w:b/>
            <w:bCs/>
            <w:i/>
            <w:iCs/>
            <w:sz w:val="28"/>
            <w:szCs w:val="28"/>
          </w:rPr>
          <w:delText>Chăm sóc khách hàng</w:delText>
        </w:r>
      </w:del>
    </w:p>
    <w:p w14:paraId="2C19C5E8" w14:textId="77777777" w:rsidR="00D40B91" w:rsidRPr="00081AF8" w:rsidDel="00E37E31" w:rsidRDefault="00D40B91" w:rsidP="00081AF8">
      <w:pPr>
        <w:spacing w:line="360" w:lineRule="auto"/>
        <w:ind w:right="4"/>
        <w:jc w:val="both"/>
        <w:rPr>
          <w:del w:id="2676" w:author="admin" w:date="2022-12-12T09:28:00Z"/>
          <w:rFonts w:ascii="Times New Roman" w:eastAsia="Times New Roman" w:hAnsi="Times New Roman" w:cs="Times New Roman"/>
          <w:bCs/>
          <w:iCs/>
          <w:sz w:val="28"/>
          <w:szCs w:val="28"/>
        </w:rPr>
      </w:pPr>
      <w:del w:id="2677" w:author="admin" w:date="2022-12-12T09:28:00Z">
        <w:r w:rsidRPr="00081AF8" w:rsidDel="00E37E31">
          <w:rPr>
            <w:rFonts w:ascii="Times New Roman" w:eastAsia="Times New Roman" w:hAnsi="Times New Roman" w:cs="Times New Roman"/>
            <w:bCs/>
            <w:iCs/>
            <w:sz w:val="28"/>
            <w:szCs w:val="28"/>
          </w:rPr>
          <w:tab/>
          <w:delText>Trong thời gian làm việc khách hàng nếu có thắc mắc cỏ thể gọi điện hoặc liên hệ qua email của nhân viên chăm sóc khách hàng để được giải đáp các thắc mắc về sản phẩm, cũng như các chế độ dịch vụ của công ty một cách chính xác.</w:delText>
        </w:r>
      </w:del>
    </w:p>
    <w:p w14:paraId="73CA20E2" w14:textId="77777777" w:rsidR="00D40B91" w:rsidRPr="00081AF8" w:rsidDel="00E37E31" w:rsidRDefault="00D40B91" w:rsidP="00081AF8">
      <w:pPr>
        <w:pStyle w:val="ListParagraph"/>
        <w:numPr>
          <w:ilvl w:val="0"/>
          <w:numId w:val="20"/>
        </w:numPr>
        <w:spacing w:after="0" w:line="360" w:lineRule="auto"/>
        <w:ind w:right="4"/>
        <w:jc w:val="both"/>
        <w:rPr>
          <w:del w:id="2678" w:author="admin" w:date="2022-12-12T09:28:00Z"/>
          <w:rFonts w:ascii="Times New Roman" w:eastAsia="Times New Roman" w:hAnsi="Times New Roman" w:cs="Times New Roman"/>
          <w:b/>
          <w:bCs/>
          <w:i/>
          <w:iCs/>
          <w:sz w:val="28"/>
          <w:szCs w:val="28"/>
        </w:rPr>
      </w:pPr>
      <w:del w:id="2679" w:author="admin" w:date="2022-12-12T09:28:00Z">
        <w:r w:rsidRPr="00081AF8" w:rsidDel="00E37E31">
          <w:rPr>
            <w:rFonts w:ascii="Times New Roman" w:eastAsia="Times New Roman" w:hAnsi="Times New Roman" w:cs="Times New Roman"/>
            <w:b/>
            <w:bCs/>
            <w:i/>
            <w:iCs/>
            <w:sz w:val="28"/>
            <w:szCs w:val="28"/>
          </w:rPr>
          <w:delText>Quản lý đơn hàng, báo giá</w:delText>
        </w:r>
      </w:del>
    </w:p>
    <w:p w14:paraId="2C5C6282" w14:textId="77777777" w:rsidR="00D40B91" w:rsidRPr="00081AF8" w:rsidDel="00E37E31" w:rsidRDefault="00D40B91" w:rsidP="00081AF8">
      <w:pPr>
        <w:spacing w:line="360" w:lineRule="auto"/>
        <w:ind w:right="4"/>
        <w:jc w:val="both"/>
        <w:rPr>
          <w:del w:id="2680" w:author="admin" w:date="2022-12-12T09:28:00Z"/>
          <w:rFonts w:ascii="Times New Roman" w:eastAsia="Times New Roman" w:hAnsi="Times New Roman" w:cs="Times New Roman"/>
          <w:bCs/>
          <w:iCs/>
          <w:sz w:val="28"/>
          <w:szCs w:val="28"/>
        </w:rPr>
      </w:pPr>
      <w:del w:id="2681" w:author="admin" w:date="2022-12-12T09:28:00Z">
        <w:r w:rsidRPr="00081AF8" w:rsidDel="00E37E31">
          <w:rPr>
            <w:rFonts w:ascii="Times New Roman" w:eastAsia="Times New Roman" w:hAnsi="Times New Roman" w:cs="Times New Roman"/>
            <w:bCs/>
            <w:iCs/>
            <w:sz w:val="28"/>
            <w:szCs w:val="28"/>
          </w:rPr>
          <w:tab/>
          <w:delText>Tất cả các đơn hàng sẽ được đưa đến trực tiếp tới người quản trị thông qua chức năng quản lí đơn hàng.Các đơn hàng sẽ được lưu lại với đầy đủ thông tin giúp người quản trị dễ dàng quản lí.Các bản báo giá sẽ được cửa hàng cập nhập liên tục, nhanh chóng. Và được admin quản lí: thêm, sửa, xóa…</w:delText>
        </w:r>
      </w:del>
    </w:p>
    <w:p w14:paraId="6F3BD7FC" w14:textId="77777777" w:rsidR="00D40B91" w:rsidRPr="00081AF8" w:rsidDel="00E37E31" w:rsidRDefault="00D40B91" w:rsidP="00081AF8">
      <w:pPr>
        <w:pStyle w:val="Heading2"/>
        <w:spacing w:line="360" w:lineRule="auto"/>
        <w:rPr>
          <w:del w:id="2682" w:author="admin" w:date="2022-12-12T09:28:00Z"/>
          <w:rFonts w:ascii="Times New Roman" w:eastAsia="Times New Roman" w:hAnsi="Times New Roman" w:cs="Times New Roman"/>
          <w:b/>
          <w:bCs/>
          <w:iCs/>
          <w:sz w:val="28"/>
          <w:szCs w:val="28"/>
        </w:rPr>
      </w:pPr>
      <w:bookmarkStart w:id="2683" w:name="_Toc400700181"/>
      <w:bookmarkStart w:id="2684" w:name="_Toc400700700"/>
      <w:bookmarkStart w:id="2685" w:name="_Toc121492128"/>
      <w:del w:id="2686" w:author="admin" w:date="2022-12-12T09:28:00Z">
        <w:r w:rsidRPr="00081AF8" w:rsidDel="00E37E31">
          <w:rPr>
            <w:rFonts w:ascii="Times New Roman" w:eastAsia="Times New Roman" w:hAnsi="Times New Roman" w:cs="Times New Roman"/>
            <w:b/>
            <w:bCs/>
            <w:iCs/>
            <w:sz w:val="28"/>
            <w:szCs w:val="28"/>
          </w:rPr>
          <w:delText>2.5 Mô hình tiến trình nghiệp vụ</w:delText>
        </w:r>
        <w:bookmarkEnd w:id="2683"/>
        <w:bookmarkEnd w:id="2684"/>
        <w:bookmarkEnd w:id="2685"/>
      </w:del>
    </w:p>
    <w:p w14:paraId="65D9D8AE" w14:textId="77777777" w:rsidR="00D40B91" w:rsidRPr="00081AF8" w:rsidDel="00E37E31" w:rsidRDefault="00D40B91" w:rsidP="00081AF8">
      <w:pPr>
        <w:pStyle w:val="Heading3"/>
        <w:spacing w:line="360" w:lineRule="auto"/>
        <w:rPr>
          <w:del w:id="2687" w:author="admin" w:date="2022-12-12T09:28:00Z"/>
          <w:rFonts w:ascii="Times New Roman" w:eastAsia="Times New Roman" w:hAnsi="Times New Roman" w:cs="Times New Roman"/>
          <w:b/>
          <w:bCs/>
          <w:iCs/>
          <w:color w:val="auto"/>
          <w:sz w:val="28"/>
          <w:szCs w:val="28"/>
        </w:rPr>
      </w:pPr>
      <w:del w:id="2688" w:author="admin" w:date="2022-12-12T09:28:00Z">
        <w:r w:rsidRPr="00081AF8" w:rsidDel="00E37E31">
          <w:rPr>
            <w:rFonts w:ascii="Times New Roman" w:eastAsia="Times New Roman" w:hAnsi="Times New Roman" w:cs="Times New Roman"/>
            <w:b/>
            <w:bCs/>
            <w:iCs/>
            <w:color w:val="auto"/>
            <w:sz w:val="28"/>
            <w:szCs w:val="28"/>
          </w:rPr>
          <w:delText>2.5.1 Chi tiết các bộ phận</w:delText>
        </w:r>
      </w:del>
    </w:p>
    <w:p w14:paraId="715A680B" w14:textId="77777777" w:rsidR="00D40B91" w:rsidRPr="00081AF8" w:rsidDel="00E37E31" w:rsidRDefault="00D40B91" w:rsidP="00081AF8">
      <w:pPr>
        <w:spacing w:line="360" w:lineRule="auto"/>
        <w:ind w:right="4"/>
        <w:jc w:val="both"/>
        <w:rPr>
          <w:del w:id="2689" w:author="admin" w:date="2022-12-12T09:28:00Z"/>
          <w:rFonts w:ascii="Times New Roman" w:eastAsia="Times New Roman" w:hAnsi="Times New Roman" w:cs="Times New Roman"/>
          <w:bCs/>
          <w:iCs/>
          <w:sz w:val="28"/>
          <w:szCs w:val="28"/>
        </w:rPr>
      </w:pPr>
      <w:del w:id="2690" w:author="admin" w:date="2022-12-12T09:28:00Z">
        <w:r w:rsidRPr="00081AF8" w:rsidDel="00E37E31">
          <w:rPr>
            <w:rFonts w:ascii="Times New Roman" w:eastAsia="Times New Roman" w:hAnsi="Times New Roman" w:cs="Times New Roman"/>
            <w:bCs/>
            <w:iCs/>
            <w:sz w:val="28"/>
            <w:szCs w:val="28"/>
          </w:rPr>
          <w:delText xml:space="preserve">     Bộ phận kế toán :</w:delText>
        </w:r>
      </w:del>
    </w:p>
    <w:p w14:paraId="34567039" w14:textId="77777777" w:rsidR="00D40B91" w:rsidRPr="00081AF8" w:rsidDel="00E37E31" w:rsidRDefault="00D40B91" w:rsidP="00081AF8">
      <w:pPr>
        <w:pStyle w:val="ListParagraph"/>
        <w:numPr>
          <w:ilvl w:val="0"/>
          <w:numId w:val="20"/>
        </w:numPr>
        <w:spacing w:after="0" w:line="360" w:lineRule="auto"/>
        <w:ind w:right="4"/>
        <w:jc w:val="both"/>
        <w:rPr>
          <w:del w:id="2691" w:author="admin" w:date="2022-12-12T09:28:00Z"/>
          <w:rFonts w:ascii="Times New Roman" w:eastAsia="Times New Roman" w:hAnsi="Times New Roman" w:cs="Times New Roman"/>
          <w:bCs/>
          <w:iCs/>
          <w:sz w:val="28"/>
          <w:szCs w:val="28"/>
        </w:rPr>
      </w:pPr>
      <w:del w:id="2692" w:author="admin" w:date="2022-12-12T09:28:00Z">
        <w:r w:rsidRPr="00081AF8" w:rsidDel="00E37E31">
          <w:rPr>
            <w:rFonts w:ascii="Times New Roman" w:eastAsia="Times New Roman" w:hAnsi="Times New Roman" w:cs="Times New Roman"/>
            <w:bCs/>
            <w:iCs/>
            <w:sz w:val="28"/>
            <w:szCs w:val="28"/>
          </w:rPr>
          <w:delText>Tiếp nhận thông tin hóa đơn và hóa đơn đặt hàng</w:delText>
        </w:r>
      </w:del>
    </w:p>
    <w:p w14:paraId="731C08DB" w14:textId="77777777" w:rsidR="00D40B91" w:rsidRPr="00081AF8" w:rsidDel="00E37E31" w:rsidRDefault="00D40B91" w:rsidP="00081AF8">
      <w:pPr>
        <w:pStyle w:val="ListParagraph"/>
        <w:numPr>
          <w:ilvl w:val="0"/>
          <w:numId w:val="20"/>
        </w:numPr>
        <w:spacing w:after="0" w:line="360" w:lineRule="auto"/>
        <w:ind w:right="4"/>
        <w:jc w:val="both"/>
        <w:rPr>
          <w:del w:id="2693" w:author="admin" w:date="2022-12-12T09:28:00Z"/>
          <w:rFonts w:ascii="Times New Roman" w:eastAsia="Times New Roman" w:hAnsi="Times New Roman" w:cs="Times New Roman"/>
          <w:bCs/>
          <w:iCs/>
          <w:sz w:val="28"/>
          <w:szCs w:val="28"/>
        </w:rPr>
      </w:pPr>
      <w:del w:id="2694" w:author="admin" w:date="2022-12-12T09:28:00Z">
        <w:r w:rsidRPr="00081AF8" w:rsidDel="00E37E31">
          <w:rPr>
            <w:rFonts w:ascii="Times New Roman" w:eastAsia="Times New Roman" w:hAnsi="Times New Roman" w:cs="Times New Roman"/>
            <w:bCs/>
            <w:iCs/>
            <w:sz w:val="28"/>
            <w:szCs w:val="28"/>
          </w:rPr>
          <w:delText>Kiểm tra hóa đơn</w:delText>
        </w:r>
      </w:del>
    </w:p>
    <w:p w14:paraId="158CA4B5" w14:textId="77777777" w:rsidR="00D40B91" w:rsidRPr="00081AF8" w:rsidDel="00E37E31" w:rsidRDefault="00D40B91" w:rsidP="00081AF8">
      <w:pPr>
        <w:pStyle w:val="ListParagraph"/>
        <w:numPr>
          <w:ilvl w:val="0"/>
          <w:numId w:val="20"/>
        </w:numPr>
        <w:spacing w:after="0" w:line="360" w:lineRule="auto"/>
        <w:ind w:right="4"/>
        <w:jc w:val="both"/>
        <w:rPr>
          <w:del w:id="2695" w:author="admin" w:date="2022-12-12T09:28:00Z"/>
          <w:rFonts w:ascii="Times New Roman" w:eastAsia="Times New Roman" w:hAnsi="Times New Roman" w:cs="Times New Roman"/>
          <w:bCs/>
          <w:iCs/>
          <w:sz w:val="28"/>
          <w:szCs w:val="28"/>
        </w:rPr>
      </w:pPr>
      <w:del w:id="2696" w:author="admin" w:date="2022-12-12T09:28:00Z">
        <w:r w:rsidRPr="00081AF8" w:rsidDel="00E37E31">
          <w:rPr>
            <w:rFonts w:ascii="Times New Roman" w:eastAsia="Times New Roman" w:hAnsi="Times New Roman" w:cs="Times New Roman"/>
            <w:bCs/>
            <w:iCs/>
            <w:sz w:val="28"/>
            <w:szCs w:val="28"/>
          </w:rPr>
          <w:delText>In hóa đơn thanh toán</w:delText>
        </w:r>
      </w:del>
    </w:p>
    <w:p w14:paraId="4F978400" w14:textId="77777777" w:rsidR="00D40B91" w:rsidRPr="00081AF8" w:rsidDel="00E37E31" w:rsidRDefault="00D40B91" w:rsidP="00081AF8">
      <w:pPr>
        <w:pStyle w:val="ListParagraph"/>
        <w:numPr>
          <w:ilvl w:val="0"/>
          <w:numId w:val="20"/>
        </w:numPr>
        <w:spacing w:after="0" w:line="360" w:lineRule="auto"/>
        <w:ind w:right="4"/>
        <w:jc w:val="both"/>
        <w:rPr>
          <w:del w:id="2697" w:author="admin" w:date="2022-12-12T09:28:00Z"/>
          <w:rFonts w:ascii="Times New Roman" w:eastAsia="Times New Roman" w:hAnsi="Times New Roman" w:cs="Times New Roman"/>
          <w:bCs/>
          <w:iCs/>
          <w:sz w:val="28"/>
          <w:szCs w:val="28"/>
        </w:rPr>
      </w:pPr>
      <w:del w:id="2698" w:author="admin" w:date="2022-12-12T09:28:00Z">
        <w:r w:rsidRPr="00081AF8" w:rsidDel="00E37E31">
          <w:rPr>
            <w:rFonts w:ascii="Times New Roman" w:eastAsia="Times New Roman" w:hAnsi="Times New Roman" w:cs="Times New Roman"/>
            <w:bCs/>
            <w:iCs/>
            <w:sz w:val="28"/>
            <w:szCs w:val="28"/>
          </w:rPr>
          <w:delText>Lưu hóa đơn</w:delText>
        </w:r>
      </w:del>
    </w:p>
    <w:p w14:paraId="02AFE273" w14:textId="77777777" w:rsidR="00D40B91" w:rsidRPr="00081AF8" w:rsidDel="00E37E31" w:rsidRDefault="00D40B91" w:rsidP="00081AF8">
      <w:pPr>
        <w:spacing w:line="360" w:lineRule="auto"/>
        <w:ind w:right="4"/>
        <w:jc w:val="both"/>
        <w:rPr>
          <w:del w:id="2699" w:author="admin" w:date="2022-12-12T09:28:00Z"/>
          <w:rFonts w:ascii="Times New Roman" w:eastAsia="Times New Roman" w:hAnsi="Times New Roman" w:cs="Times New Roman"/>
          <w:bCs/>
          <w:iCs/>
          <w:sz w:val="28"/>
          <w:szCs w:val="28"/>
        </w:rPr>
      </w:pPr>
      <w:del w:id="2700" w:author="admin" w:date="2022-12-12T09:28:00Z">
        <w:r w:rsidRPr="00081AF8" w:rsidDel="00E37E31">
          <w:rPr>
            <w:rFonts w:ascii="Times New Roman" w:eastAsia="Times New Roman" w:hAnsi="Times New Roman" w:cs="Times New Roman"/>
            <w:bCs/>
            <w:iCs/>
            <w:sz w:val="28"/>
            <w:szCs w:val="28"/>
          </w:rPr>
          <w:delText xml:space="preserve">     Bộ phận bán hàng:</w:delText>
        </w:r>
      </w:del>
    </w:p>
    <w:p w14:paraId="308EFF37" w14:textId="77777777" w:rsidR="00D40B91" w:rsidRPr="00081AF8" w:rsidDel="00E37E31" w:rsidRDefault="00D40B91" w:rsidP="00081AF8">
      <w:pPr>
        <w:pStyle w:val="ListParagraph"/>
        <w:numPr>
          <w:ilvl w:val="0"/>
          <w:numId w:val="20"/>
        </w:numPr>
        <w:spacing w:after="0" w:line="360" w:lineRule="auto"/>
        <w:ind w:right="4"/>
        <w:jc w:val="both"/>
        <w:rPr>
          <w:del w:id="2701" w:author="admin" w:date="2022-12-12T09:28:00Z"/>
          <w:rFonts w:ascii="Times New Roman" w:eastAsia="Times New Roman" w:hAnsi="Times New Roman" w:cs="Times New Roman"/>
          <w:bCs/>
          <w:iCs/>
          <w:sz w:val="28"/>
          <w:szCs w:val="28"/>
        </w:rPr>
      </w:pPr>
      <w:del w:id="2702" w:author="admin" w:date="2022-12-12T09:28:00Z">
        <w:r w:rsidRPr="00081AF8" w:rsidDel="00E37E31">
          <w:rPr>
            <w:rFonts w:ascii="Times New Roman" w:eastAsia="Times New Roman" w:hAnsi="Times New Roman" w:cs="Times New Roman"/>
            <w:bCs/>
            <w:iCs/>
            <w:sz w:val="28"/>
            <w:szCs w:val="28"/>
          </w:rPr>
          <w:delText>Tư vấn cho khách hàng</w:delText>
        </w:r>
      </w:del>
    </w:p>
    <w:p w14:paraId="78E1A59D" w14:textId="77777777" w:rsidR="00D40B91" w:rsidRPr="00081AF8" w:rsidDel="00E37E31" w:rsidRDefault="00D40B91" w:rsidP="00081AF8">
      <w:pPr>
        <w:pStyle w:val="ListParagraph"/>
        <w:numPr>
          <w:ilvl w:val="0"/>
          <w:numId w:val="20"/>
        </w:numPr>
        <w:spacing w:after="0" w:line="360" w:lineRule="auto"/>
        <w:ind w:right="4"/>
        <w:jc w:val="both"/>
        <w:rPr>
          <w:del w:id="2703" w:author="admin" w:date="2022-12-12T09:28:00Z"/>
          <w:rFonts w:ascii="Times New Roman" w:eastAsia="Times New Roman" w:hAnsi="Times New Roman" w:cs="Times New Roman"/>
          <w:bCs/>
          <w:iCs/>
          <w:sz w:val="28"/>
          <w:szCs w:val="28"/>
        </w:rPr>
      </w:pPr>
      <w:del w:id="2704" w:author="admin" w:date="2022-12-12T09:28:00Z">
        <w:r w:rsidRPr="00081AF8" w:rsidDel="00E37E31">
          <w:rPr>
            <w:rFonts w:ascii="Times New Roman" w:eastAsia="Times New Roman" w:hAnsi="Times New Roman" w:cs="Times New Roman"/>
            <w:bCs/>
            <w:iCs/>
            <w:sz w:val="28"/>
            <w:szCs w:val="28"/>
          </w:rPr>
          <w:delText>Lập đơn hàng mới</w:delText>
        </w:r>
      </w:del>
    </w:p>
    <w:p w14:paraId="039B7791" w14:textId="77777777" w:rsidR="00D40B91" w:rsidRPr="00081AF8" w:rsidDel="00E37E31" w:rsidRDefault="00D40B91" w:rsidP="00081AF8">
      <w:pPr>
        <w:pStyle w:val="ListParagraph"/>
        <w:numPr>
          <w:ilvl w:val="0"/>
          <w:numId w:val="20"/>
        </w:numPr>
        <w:spacing w:after="0" w:line="360" w:lineRule="auto"/>
        <w:ind w:right="4"/>
        <w:jc w:val="both"/>
        <w:rPr>
          <w:del w:id="2705" w:author="admin" w:date="2022-12-12T09:28:00Z"/>
          <w:rFonts w:ascii="Times New Roman" w:eastAsia="Times New Roman" w:hAnsi="Times New Roman" w:cs="Times New Roman"/>
          <w:bCs/>
          <w:iCs/>
          <w:sz w:val="28"/>
          <w:szCs w:val="28"/>
        </w:rPr>
      </w:pPr>
      <w:del w:id="2706" w:author="admin" w:date="2022-12-12T09:28:00Z">
        <w:r w:rsidRPr="00081AF8" w:rsidDel="00E37E31">
          <w:rPr>
            <w:rFonts w:ascii="Times New Roman" w:eastAsia="Times New Roman" w:hAnsi="Times New Roman" w:cs="Times New Roman"/>
            <w:bCs/>
            <w:iCs/>
            <w:sz w:val="28"/>
            <w:szCs w:val="28"/>
          </w:rPr>
          <w:delText>Tiếp nhận đơn hàng</w:delText>
        </w:r>
      </w:del>
    </w:p>
    <w:p w14:paraId="7E46AF24" w14:textId="77777777" w:rsidR="00D40B91" w:rsidRPr="00081AF8" w:rsidDel="00E37E31" w:rsidRDefault="00D40B91" w:rsidP="00081AF8">
      <w:pPr>
        <w:pStyle w:val="ListParagraph"/>
        <w:numPr>
          <w:ilvl w:val="0"/>
          <w:numId w:val="20"/>
        </w:numPr>
        <w:spacing w:after="0" w:line="360" w:lineRule="auto"/>
        <w:ind w:right="4"/>
        <w:jc w:val="both"/>
        <w:rPr>
          <w:del w:id="2707" w:author="admin" w:date="2022-12-12T09:28:00Z"/>
          <w:rFonts w:ascii="Times New Roman" w:eastAsia="Times New Roman" w:hAnsi="Times New Roman" w:cs="Times New Roman"/>
          <w:bCs/>
          <w:iCs/>
          <w:sz w:val="28"/>
          <w:szCs w:val="28"/>
        </w:rPr>
      </w:pPr>
      <w:del w:id="2708" w:author="admin" w:date="2022-12-12T09:28:00Z">
        <w:r w:rsidRPr="00081AF8" w:rsidDel="00E37E31">
          <w:rPr>
            <w:rFonts w:ascii="Times New Roman" w:eastAsia="Times New Roman" w:hAnsi="Times New Roman" w:cs="Times New Roman"/>
            <w:bCs/>
            <w:iCs/>
            <w:sz w:val="28"/>
            <w:szCs w:val="28"/>
          </w:rPr>
          <w:delText>Kiểm tra thông tin khách hàng</w:delText>
        </w:r>
      </w:del>
    </w:p>
    <w:p w14:paraId="78BA047E" w14:textId="77777777" w:rsidR="00D40B91" w:rsidRPr="00081AF8" w:rsidDel="00E37E31" w:rsidRDefault="00D40B91" w:rsidP="00081AF8">
      <w:pPr>
        <w:pStyle w:val="ListParagraph"/>
        <w:numPr>
          <w:ilvl w:val="0"/>
          <w:numId w:val="20"/>
        </w:numPr>
        <w:spacing w:after="0" w:line="360" w:lineRule="auto"/>
        <w:ind w:right="4"/>
        <w:jc w:val="both"/>
        <w:rPr>
          <w:del w:id="2709" w:author="admin" w:date="2022-12-12T09:28:00Z"/>
          <w:rFonts w:ascii="Times New Roman" w:eastAsia="Times New Roman" w:hAnsi="Times New Roman" w:cs="Times New Roman"/>
          <w:bCs/>
          <w:iCs/>
          <w:sz w:val="28"/>
          <w:szCs w:val="28"/>
        </w:rPr>
      </w:pPr>
      <w:del w:id="2710" w:author="admin" w:date="2022-12-12T09:28:00Z">
        <w:r w:rsidRPr="00081AF8" w:rsidDel="00E37E31">
          <w:rPr>
            <w:rFonts w:ascii="Times New Roman" w:eastAsia="Times New Roman" w:hAnsi="Times New Roman" w:cs="Times New Roman"/>
            <w:bCs/>
            <w:iCs/>
            <w:sz w:val="28"/>
            <w:szCs w:val="28"/>
          </w:rPr>
          <w:delText>Cập nhật hóa đơn hàng</w:delText>
        </w:r>
      </w:del>
    </w:p>
    <w:p w14:paraId="134B3EE7" w14:textId="77777777" w:rsidR="00D40B91" w:rsidRPr="00081AF8" w:rsidDel="00E37E31" w:rsidRDefault="00D40B91" w:rsidP="00081AF8">
      <w:pPr>
        <w:pStyle w:val="ListParagraph"/>
        <w:numPr>
          <w:ilvl w:val="0"/>
          <w:numId w:val="20"/>
        </w:numPr>
        <w:spacing w:after="0" w:line="360" w:lineRule="auto"/>
        <w:ind w:right="4"/>
        <w:jc w:val="both"/>
        <w:rPr>
          <w:del w:id="2711" w:author="admin" w:date="2022-12-12T09:28:00Z"/>
          <w:rFonts w:ascii="Times New Roman" w:eastAsia="Times New Roman" w:hAnsi="Times New Roman" w:cs="Times New Roman"/>
          <w:bCs/>
          <w:iCs/>
          <w:sz w:val="28"/>
          <w:szCs w:val="28"/>
        </w:rPr>
      </w:pPr>
      <w:del w:id="2712" w:author="admin" w:date="2022-12-12T09:28:00Z">
        <w:r w:rsidRPr="00081AF8" w:rsidDel="00E37E31">
          <w:rPr>
            <w:rFonts w:ascii="Times New Roman" w:eastAsia="Times New Roman" w:hAnsi="Times New Roman" w:cs="Times New Roman"/>
            <w:bCs/>
            <w:iCs/>
            <w:sz w:val="28"/>
            <w:szCs w:val="28"/>
          </w:rPr>
          <w:delText>Hiển thị hóa đơn</w:delText>
        </w:r>
      </w:del>
    </w:p>
    <w:p w14:paraId="48B8D166" w14:textId="77777777" w:rsidR="00D40B91" w:rsidRPr="00081AF8" w:rsidDel="00E37E31" w:rsidRDefault="00D40B91" w:rsidP="00081AF8">
      <w:pPr>
        <w:spacing w:line="360" w:lineRule="auto"/>
        <w:ind w:right="4"/>
        <w:jc w:val="both"/>
        <w:rPr>
          <w:del w:id="2713" w:author="admin" w:date="2022-12-12T09:28:00Z"/>
          <w:rFonts w:ascii="Times New Roman" w:eastAsia="Times New Roman" w:hAnsi="Times New Roman" w:cs="Times New Roman"/>
          <w:bCs/>
          <w:iCs/>
          <w:sz w:val="28"/>
          <w:szCs w:val="28"/>
        </w:rPr>
      </w:pPr>
      <w:del w:id="2714" w:author="admin" w:date="2022-12-12T09:28:00Z">
        <w:r w:rsidRPr="00081AF8" w:rsidDel="00E37E31">
          <w:rPr>
            <w:rFonts w:ascii="Times New Roman" w:eastAsia="Times New Roman" w:hAnsi="Times New Roman" w:cs="Times New Roman"/>
            <w:bCs/>
            <w:iCs/>
            <w:sz w:val="28"/>
            <w:szCs w:val="28"/>
          </w:rPr>
          <w:delText xml:space="preserve">    Bộ phận kho hàng:</w:delText>
        </w:r>
      </w:del>
    </w:p>
    <w:p w14:paraId="754619B5" w14:textId="77777777" w:rsidR="00D40B91" w:rsidRPr="00081AF8" w:rsidDel="00E37E31" w:rsidRDefault="00D40B91" w:rsidP="00081AF8">
      <w:pPr>
        <w:pStyle w:val="ListParagraph"/>
        <w:numPr>
          <w:ilvl w:val="0"/>
          <w:numId w:val="20"/>
        </w:numPr>
        <w:spacing w:after="0" w:line="360" w:lineRule="auto"/>
        <w:ind w:right="4"/>
        <w:jc w:val="both"/>
        <w:rPr>
          <w:del w:id="2715" w:author="admin" w:date="2022-12-12T09:28:00Z"/>
          <w:rFonts w:ascii="Times New Roman" w:eastAsia="Times New Roman" w:hAnsi="Times New Roman" w:cs="Times New Roman"/>
          <w:bCs/>
          <w:iCs/>
          <w:sz w:val="28"/>
          <w:szCs w:val="28"/>
        </w:rPr>
      </w:pPr>
      <w:del w:id="2716" w:author="admin" w:date="2022-12-12T09:28:00Z">
        <w:r w:rsidRPr="00081AF8" w:rsidDel="00E37E31">
          <w:rPr>
            <w:rFonts w:ascii="Times New Roman" w:eastAsia="Times New Roman" w:hAnsi="Times New Roman" w:cs="Times New Roman"/>
            <w:bCs/>
            <w:iCs/>
            <w:sz w:val="28"/>
            <w:szCs w:val="28"/>
          </w:rPr>
          <w:delText>Thống kê kho</w:delText>
        </w:r>
      </w:del>
    </w:p>
    <w:p w14:paraId="1D5524ED" w14:textId="77777777" w:rsidR="00D40B91" w:rsidRPr="00081AF8" w:rsidDel="00E37E31" w:rsidRDefault="00D40B91" w:rsidP="00081AF8">
      <w:pPr>
        <w:pStyle w:val="ListParagraph"/>
        <w:numPr>
          <w:ilvl w:val="0"/>
          <w:numId w:val="20"/>
        </w:numPr>
        <w:spacing w:after="0" w:line="360" w:lineRule="auto"/>
        <w:ind w:right="4"/>
        <w:jc w:val="both"/>
        <w:rPr>
          <w:del w:id="2717" w:author="admin" w:date="2022-12-12T09:28:00Z"/>
          <w:rFonts w:ascii="Times New Roman" w:eastAsia="Times New Roman" w:hAnsi="Times New Roman" w:cs="Times New Roman"/>
          <w:bCs/>
          <w:iCs/>
          <w:sz w:val="28"/>
          <w:szCs w:val="28"/>
        </w:rPr>
      </w:pPr>
      <w:del w:id="2718" w:author="admin" w:date="2022-12-12T09:28:00Z">
        <w:r w:rsidRPr="00081AF8" w:rsidDel="00E37E31">
          <w:rPr>
            <w:rFonts w:ascii="Times New Roman" w:eastAsia="Times New Roman" w:hAnsi="Times New Roman" w:cs="Times New Roman"/>
            <w:bCs/>
            <w:iCs/>
            <w:sz w:val="28"/>
            <w:szCs w:val="28"/>
          </w:rPr>
          <w:delText>Lập phiếu nhập, xuất</w:delText>
        </w:r>
      </w:del>
    </w:p>
    <w:p w14:paraId="6676486D" w14:textId="77777777" w:rsidR="00D40B91" w:rsidRPr="00081AF8" w:rsidDel="00E37E31" w:rsidRDefault="00D40B91" w:rsidP="00081AF8">
      <w:pPr>
        <w:pStyle w:val="ListParagraph"/>
        <w:numPr>
          <w:ilvl w:val="0"/>
          <w:numId w:val="20"/>
        </w:numPr>
        <w:spacing w:after="0" w:line="360" w:lineRule="auto"/>
        <w:ind w:right="4"/>
        <w:jc w:val="both"/>
        <w:rPr>
          <w:del w:id="2719" w:author="admin" w:date="2022-12-12T09:28:00Z"/>
          <w:rFonts w:ascii="Times New Roman" w:eastAsia="Times New Roman" w:hAnsi="Times New Roman" w:cs="Times New Roman"/>
          <w:bCs/>
          <w:iCs/>
          <w:sz w:val="28"/>
          <w:szCs w:val="28"/>
        </w:rPr>
      </w:pPr>
      <w:del w:id="2720" w:author="admin" w:date="2022-12-12T09:28:00Z">
        <w:r w:rsidRPr="00081AF8" w:rsidDel="00E37E31">
          <w:rPr>
            <w:rFonts w:ascii="Times New Roman" w:eastAsia="Times New Roman" w:hAnsi="Times New Roman" w:cs="Times New Roman"/>
            <w:bCs/>
            <w:iCs/>
            <w:sz w:val="28"/>
            <w:szCs w:val="28"/>
          </w:rPr>
          <w:delText>Kiểm tra sản phẩm</w:delText>
        </w:r>
      </w:del>
    </w:p>
    <w:p w14:paraId="62C55D81" w14:textId="77777777" w:rsidR="00D40B91" w:rsidRPr="00081AF8" w:rsidDel="00E37E31" w:rsidRDefault="00D40B91" w:rsidP="00081AF8">
      <w:pPr>
        <w:pStyle w:val="ListParagraph"/>
        <w:numPr>
          <w:ilvl w:val="0"/>
          <w:numId w:val="20"/>
        </w:numPr>
        <w:spacing w:after="0" w:line="360" w:lineRule="auto"/>
        <w:ind w:right="4"/>
        <w:jc w:val="both"/>
        <w:rPr>
          <w:del w:id="2721" w:author="admin" w:date="2022-12-12T09:28:00Z"/>
          <w:rFonts w:ascii="Times New Roman" w:eastAsia="Times New Roman" w:hAnsi="Times New Roman" w:cs="Times New Roman"/>
          <w:bCs/>
          <w:iCs/>
          <w:sz w:val="28"/>
          <w:szCs w:val="28"/>
        </w:rPr>
      </w:pPr>
      <w:del w:id="2722" w:author="admin" w:date="2022-12-12T09:28:00Z">
        <w:r w:rsidRPr="00081AF8" w:rsidDel="00E37E31">
          <w:rPr>
            <w:rFonts w:ascii="Times New Roman" w:eastAsia="Times New Roman" w:hAnsi="Times New Roman" w:cs="Times New Roman"/>
            <w:bCs/>
            <w:iCs/>
            <w:sz w:val="28"/>
            <w:szCs w:val="28"/>
          </w:rPr>
          <w:delText>Hoàn tất đơn hàng</w:delText>
        </w:r>
      </w:del>
    </w:p>
    <w:p w14:paraId="48A10AE2" w14:textId="77777777" w:rsidR="00D40B91" w:rsidRPr="00081AF8" w:rsidDel="00E37E31" w:rsidRDefault="00D40B91" w:rsidP="00081AF8">
      <w:pPr>
        <w:pStyle w:val="ListParagraph"/>
        <w:numPr>
          <w:ilvl w:val="0"/>
          <w:numId w:val="20"/>
        </w:numPr>
        <w:spacing w:after="0" w:line="360" w:lineRule="auto"/>
        <w:ind w:right="4"/>
        <w:jc w:val="both"/>
        <w:rPr>
          <w:del w:id="2723" w:author="admin" w:date="2022-12-12T09:28:00Z"/>
          <w:rFonts w:ascii="Times New Roman" w:eastAsia="Times New Roman" w:hAnsi="Times New Roman" w:cs="Times New Roman"/>
          <w:bCs/>
          <w:iCs/>
          <w:sz w:val="28"/>
          <w:szCs w:val="28"/>
        </w:rPr>
      </w:pPr>
      <w:del w:id="2724" w:author="admin" w:date="2022-12-12T09:28:00Z">
        <w:r w:rsidRPr="00081AF8" w:rsidDel="00E37E31">
          <w:rPr>
            <w:rFonts w:ascii="Times New Roman" w:eastAsia="Times New Roman" w:hAnsi="Times New Roman" w:cs="Times New Roman"/>
            <w:bCs/>
            <w:iCs/>
            <w:sz w:val="28"/>
            <w:szCs w:val="28"/>
          </w:rPr>
          <w:delText>Dán tem sản phẩm</w:delText>
        </w:r>
      </w:del>
    </w:p>
    <w:p w14:paraId="652B64F4" w14:textId="77777777" w:rsidR="00D40B91" w:rsidRPr="00081AF8" w:rsidDel="00E37E31" w:rsidRDefault="00D40B91" w:rsidP="00081AF8">
      <w:pPr>
        <w:pStyle w:val="ListParagraph"/>
        <w:numPr>
          <w:ilvl w:val="0"/>
          <w:numId w:val="20"/>
        </w:numPr>
        <w:spacing w:after="0" w:line="360" w:lineRule="auto"/>
        <w:ind w:right="4"/>
        <w:jc w:val="both"/>
        <w:rPr>
          <w:del w:id="2725" w:author="admin" w:date="2022-12-12T09:28:00Z"/>
          <w:rFonts w:ascii="Times New Roman" w:eastAsia="Times New Roman" w:hAnsi="Times New Roman" w:cs="Times New Roman"/>
          <w:bCs/>
          <w:iCs/>
          <w:sz w:val="28"/>
          <w:szCs w:val="28"/>
        </w:rPr>
      </w:pPr>
      <w:del w:id="2726" w:author="admin" w:date="2022-12-12T09:28:00Z">
        <w:r w:rsidRPr="00081AF8" w:rsidDel="00E37E31">
          <w:rPr>
            <w:rFonts w:ascii="Times New Roman" w:eastAsia="Times New Roman" w:hAnsi="Times New Roman" w:cs="Times New Roman"/>
            <w:bCs/>
            <w:iCs/>
            <w:sz w:val="28"/>
            <w:szCs w:val="28"/>
          </w:rPr>
          <w:delText>Vận chuyển hàng</w:delText>
        </w:r>
      </w:del>
    </w:p>
    <w:p w14:paraId="4CCCD136" w14:textId="77777777" w:rsidR="00D40B91" w:rsidRPr="00081AF8" w:rsidDel="00E37E31" w:rsidRDefault="00D40B91" w:rsidP="00081AF8">
      <w:pPr>
        <w:spacing w:line="360" w:lineRule="auto"/>
        <w:ind w:right="4"/>
        <w:jc w:val="both"/>
        <w:rPr>
          <w:del w:id="2727" w:author="admin" w:date="2022-12-12T09:28:00Z"/>
          <w:rFonts w:ascii="Times New Roman" w:eastAsia="Times New Roman" w:hAnsi="Times New Roman" w:cs="Times New Roman"/>
          <w:bCs/>
          <w:iCs/>
          <w:sz w:val="28"/>
          <w:szCs w:val="28"/>
        </w:rPr>
      </w:pPr>
      <w:del w:id="2728" w:author="admin" w:date="2022-12-12T09:28:00Z">
        <w:r w:rsidRPr="00081AF8" w:rsidDel="00E37E31">
          <w:rPr>
            <w:rFonts w:ascii="Times New Roman" w:eastAsia="Times New Roman" w:hAnsi="Times New Roman" w:cs="Times New Roman"/>
            <w:bCs/>
            <w:iCs/>
            <w:sz w:val="28"/>
            <w:szCs w:val="28"/>
          </w:rPr>
          <w:delText xml:space="preserve">    Bộ phận quản trị:</w:delText>
        </w:r>
      </w:del>
    </w:p>
    <w:p w14:paraId="6882E606" w14:textId="77777777" w:rsidR="00D40B91" w:rsidRPr="00081AF8" w:rsidDel="00E37E31" w:rsidRDefault="00D40B91" w:rsidP="00081AF8">
      <w:pPr>
        <w:pStyle w:val="ListParagraph"/>
        <w:numPr>
          <w:ilvl w:val="0"/>
          <w:numId w:val="20"/>
        </w:numPr>
        <w:spacing w:after="0" w:line="360" w:lineRule="auto"/>
        <w:ind w:right="4"/>
        <w:jc w:val="both"/>
        <w:rPr>
          <w:del w:id="2729" w:author="admin" w:date="2022-12-12T09:28:00Z"/>
          <w:rFonts w:ascii="Times New Roman" w:eastAsia="Times New Roman" w:hAnsi="Times New Roman" w:cs="Times New Roman"/>
          <w:bCs/>
          <w:iCs/>
          <w:sz w:val="28"/>
          <w:szCs w:val="28"/>
        </w:rPr>
      </w:pPr>
      <w:del w:id="2730" w:author="admin" w:date="2022-12-12T09:28:00Z">
        <w:r w:rsidRPr="00081AF8" w:rsidDel="00E37E31">
          <w:rPr>
            <w:rFonts w:ascii="Times New Roman" w:eastAsia="Times New Roman" w:hAnsi="Times New Roman" w:cs="Times New Roman"/>
            <w:bCs/>
            <w:iCs/>
            <w:sz w:val="28"/>
            <w:szCs w:val="28"/>
          </w:rPr>
          <w:delText>Hiển thị thông tin sản phẩm</w:delText>
        </w:r>
      </w:del>
    </w:p>
    <w:p w14:paraId="00BF531E" w14:textId="77777777" w:rsidR="00D40B91" w:rsidRPr="00081AF8" w:rsidDel="00E37E31" w:rsidRDefault="00D40B91" w:rsidP="00081AF8">
      <w:pPr>
        <w:pStyle w:val="ListParagraph"/>
        <w:numPr>
          <w:ilvl w:val="0"/>
          <w:numId w:val="20"/>
        </w:numPr>
        <w:spacing w:after="0" w:line="360" w:lineRule="auto"/>
        <w:ind w:right="4"/>
        <w:jc w:val="both"/>
        <w:rPr>
          <w:del w:id="2731" w:author="admin" w:date="2022-12-12T09:28:00Z"/>
          <w:rFonts w:ascii="Times New Roman" w:eastAsia="Times New Roman" w:hAnsi="Times New Roman" w:cs="Times New Roman"/>
          <w:bCs/>
          <w:iCs/>
          <w:sz w:val="28"/>
          <w:szCs w:val="28"/>
        </w:rPr>
      </w:pPr>
      <w:del w:id="2732" w:author="admin" w:date="2022-12-12T09:28:00Z">
        <w:r w:rsidRPr="00081AF8" w:rsidDel="00E37E31">
          <w:rPr>
            <w:rFonts w:ascii="Times New Roman" w:eastAsia="Times New Roman" w:hAnsi="Times New Roman" w:cs="Times New Roman"/>
            <w:bCs/>
            <w:iCs/>
            <w:sz w:val="28"/>
            <w:szCs w:val="28"/>
          </w:rPr>
          <w:delText>Tiếp nhận, kiểm tra thông tin khách hàng</w:delText>
        </w:r>
      </w:del>
    </w:p>
    <w:p w14:paraId="46E45EB2" w14:textId="77777777" w:rsidR="00D40B91" w:rsidRPr="00081AF8" w:rsidDel="00E37E31" w:rsidRDefault="00D40B91" w:rsidP="00081AF8">
      <w:pPr>
        <w:pStyle w:val="ListParagraph"/>
        <w:numPr>
          <w:ilvl w:val="0"/>
          <w:numId w:val="20"/>
        </w:numPr>
        <w:spacing w:after="0" w:line="360" w:lineRule="auto"/>
        <w:ind w:right="4"/>
        <w:jc w:val="both"/>
        <w:rPr>
          <w:del w:id="2733" w:author="admin" w:date="2022-12-12T09:28:00Z"/>
          <w:rFonts w:ascii="Times New Roman" w:eastAsia="Times New Roman" w:hAnsi="Times New Roman" w:cs="Times New Roman"/>
          <w:bCs/>
          <w:iCs/>
          <w:sz w:val="28"/>
          <w:szCs w:val="28"/>
        </w:rPr>
      </w:pPr>
      <w:del w:id="2734" w:author="admin" w:date="2022-12-12T09:28:00Z">
        <w:r w:rsidRPr="00081AF8" w:rsidDel="00E37E31">
          <w:rPr>
            <w:rFonts w:ascii="Times New Roman" w:eastAsia="Times New Roman" w:hAnsi="Times New Roman" w:cs="Times New Roman"/>
            <w:bCs/>
            <w:iCs/>
            <w:sz w:val="28"/>
            <w:szCs w:val="28"/>
          </w:rPr>
          <w:delText>Cập nhật hàng hóa</w:delText>
        </w:r>
      </w:del>
    </w:p>
    <w:p w14:paraId="4211A05E" w14:textId="77777777" w:rsidR="00D40B91" w:rsidRPr="00081AF8" w:rsidDel="00E37E31" w:rsidRDefault="00D40B91" w:rsidP="00081AF8">
      <w:pPr>
        <w:pStyle w:val="ListParagraph"/>
        <w:numPr>
          <w:ilvl w:val="0"/>
          <w:numId w:val="20"/>
        </w:numPr>
        <w:spacing w:after="0" w:line="360" w:lineRule="auto"/>
        <w:ind w:right="4"/>
        <w:jc w:val="both"/>
        <w:rPr>
          <w:del w:id="2735" w:author="admin" w:date="2022-12-12T09:28:00Z"/>
          <w:rFonts w:ascii="Times New Roman" w:eastAsia="Times New Roman" w:hAnsi="Times New Roman" w:cs="Times New Roman"/>
          <w:bCs/>
          <w:iCs/>
          <w:sz w:val="28"/>
          <w:szCs w:val="28"/>
        </w:rPr>
      </w:pPr>
      <w:del w:id="2736" w:author="admin" w:date="2022-12-12T09:28:00Z">
        <w:r w:rsidRPr="00081AF8" w:rsidDel="00E37E31">
          <w:rPr>
            <w:rFonts w:ascii="Times New Roman" w:eastAsia="Times New Roman" w:hAnsi="Times New Roman" w:cs="Times New Roman"/>
            <w:bCs/>
            <w:iCs/>
            <w:sz w:val="28"/>
            <w:szCs w:val="28"/>
          </w:rPr>
          <w:delText>Cập nhật tin tức</w:delText>
        </w:r>
      </w:del>
    </w:p>
    <w:p w14:paraId="394202F3" w14:textId="77777777" w:rsidR="00D40B91" w:rsidRPr="00081AF8" w:rsidDel="00E37E31" w:rsidRDefault="00D40B91" w:rsidP="00081AF8">
      <w:pPr>
        <w:pStyle w:val="Heading3"/>
        <w:spacing w:line="360" w:lineRule="auto"/>
        <w:rPr>
          <w:del w:id="2737" w:author="admin" w:date="2022-12-12T09:28:00Z"/>
          <w:rFonts w:ascii="Times New Roman" w:eastAsia="Times New Roman" w:hAnsi="Times New Roman" w:cs="Times New Roman"/>
          <w:b/>
          <w:bCs/>
          <w:iCs/>
          <w:color w:val="auto"/>
          <w:sz w:val="28"/>
          <w:szCs w:val="28"/>
        </w:rPr>
      </w:pPr>
      <w:del w:id="2738" w:author="admin" w:date="2022-12-12T09:28:00Z">
        <w:r w:rsidRPr="00081AF8" w:rsidDel="00E37E31">
          <w:rPr>
            <w:rFonts w:ascii="Times New Roman" w:eastAsia="Times New Roman" w:hAnsi="Times New Roman" w:cs="Times New Roman"/>
            <w:b/>
            <w:bCs/>
            <w:iCs/>
            <w:color w:val="auto"/>
            <w:sz w:val="28"/>
            <w:szCs w:val="28"/>
          </w:rPr>
          <w:delText xml:space="preserve">2.5.2 Định nghĩa các ký hiệu </w:delText>
        </w:r>
      </w:del>
    </w:p>
    <w:p w14:paraId="34780516" w14:textId="77777777" w:rsidR="00D40B91" w:rsidRPr="00081AF8" w:rsidDel="00E37E31" w:rsidRDefault="00D40B91" w:rsidP="00081AF8">
      <w:pPr>
        <w:spacing w:line="360" w:lineRule="auto"/>
        <w:ind w:right="4"/>
        <w:jc w:val="both"/>
        <w:rPr>
          <w:del w:id="2739" w:author="admin" w:date="2022-12-12T09:28:00Z"/>
          <w:rFonts w:ascii="Times New Roman" w:eastAsia="Times New Roman" w:hAnsi="Times New Roman" w:cs="Times New Roman"/>
          <w:bCs/>
          <w:iCs/>
          <w:sz w:val="28"/>
          <w:szCs w:val="28"/>
        </w:rPr>
      </w:pPr>
      <w:del w:id="2740" w:author="admin" w:date="2022-12-12T09:28:00Z">
        <w:r w:rsidRPr="00081AF8" w:rsidDel="00E37E31">
          <w:rPr>
            <w:rFonts w:ascii="Times New Roman" w:eastAsia="Times New Roman" w:hAnsi="Times New Roman" w:cs="Times New Roman"/>
            <w:bCs/>
            <w:iCs/>
            <w:sz w:val="28"/>
            <w:szCs w:val="28"/>
          </w:rPr>
          <w:tab/>
          <w:delText>Bộ phận : là các bộ phận chính của hệ thống.</w:delText>
        </w:r>
      </w:del>
    </w:p>
    <w:p w14:paraId="7B67EA8A" w14:textId="77777777" w:rsidR="00D40B91" w:rsidRPr="00081AF8" w:rsidDel="00E37E31" w:rsidRDefault="00D40B91" w:rsidP="00081AF8">
      <w:pPr>
        <w:spacing w:line="360" w:lineRule="auto"/>
        <w:ind w:right="4"/>
        <w:jc w:val="both"/>
        <w:rPr>
          <w:del w:id="2741" w:author="admin" w:date="2022-12-12T09:28:00Z"/>
          <w:rFonts w:ascii="Times New Roman" w:eastAsia="Times New Roman" w:hAnsi="Times New Roman" w:cs="Times New Roman"/>
          <w:bCs/>
          <w:iCs/>
          <w:sz w:val="28"/>
          <w:szCs w:val="28"/>
        </w:rPr>
      </w:pPr>
      <w:del w:id="2742" w:author="admin" w:date="2022-12-12T09:28:00Z">
        <w:r w:rsidRPr="00081AF8" w:rsidDel="00E37E31">
          <w:rPr>
            <w:rFonts w:ascii="Times New Roman" w:hAnsi="Times New Roman" w:cs="Times New Roman"/>
            <w:sz w:val="28"/>
            <w:szCs w:val="28"/>
          </w:rPr>
          <w:object w:dxaOrig="2054" w:dyaOrig="2414" w14:anchorId="5466074E">
            <v:shape id="_x0000_i1034" type="#_x0000_t75" style="width:102.75pt;height:120.75pt" o:ole="">
              <v:imagedata r:id="rId9" o:title=""/>
            </v:shape>
            <o:OLEObject Type="Embed" ProgID="Visio.Drawing.11" ShapeID="_x0000_i1034" DrawAspect="Content" ObjectID="_1732621316" r:id="rId67"/>
          </w:object>
        </w:r>
      </w:del>
    </w:p>
    <w:p w14:paraId="5C9DB042" w14:textId="77777777" w:rsidR="00D40B91" w:rsidRPr="00081AF8" w:rsidDel="00E37E31" w:rsidRDefault="00D40B91" w:rsidP="00081AF8">
      <w:pPr>
        <w:spacing w:line="360" w:lineRule="auto"/>
        <w:ind w:right="4"/>
        <w:jc w:val="both"/>
        <w:rPr>
          <w:del w:id="2743" w:author="admin" w:date="2022-12-12T09:28:00Z"/>
          <w:rFonts w:ascii="Times New Roman" w:eastAsia="Times New Roman" w:hAnsi="Times New Roman" w:cs="Times New Roman"/>
          <w:bCs/>
          <w:iCs/>
          <w:sz w:val="28"/>
          <w:szCs w:val="28"/>
        </w:rPr>
      </w:pPr>
      <w:del w:id="2744" w:author="admin" w:date="2022-12-12T09:28:00Z">
        <w:r w:rsidRPr="00081AF8" w:rsidDel="00E37E31">
          <w:rPr>
            <w:rFonts w:ascii="Times New Roman" w:eastAsia="Times New Roman" w:hAnsi="Times New Roman" w:cs="Times New Roman"/>
            <w:bCs/>
            <w:iCs/>
            <w:sz w:val="28"/>
            <w:szCs w:val="28"/>
          </w:rPr>
          <w:tab/>
          <w:delText>Tác nhân : là những tác động lên hệ thống, kích hoạt lên hệ thống, lấy thông tin từ hệ thống.</w:delText>
        </w:r>
      </w:del>
    </w:p>
    <w:p w14:paraId="287FC532" w14:textId="77777777" w:rsidR="00D40B91" w:rsidRPr="00081AF8" w:rsidDel="00E37E31" w:rsidRDefault="00D40B91" w:rsidP="00081AF8">
      <w:pPr>
        <w:spacing w:line="360" w:lineRule="auto"/>
        <w:ind w:right="4"/>
        <w:jc w:val="both"/>
        <w:rPr>
          <w:del w:id="2745" w:author="admin" w:date="2022-12-12T09:28:00Z"/>
          <w:rFonts w:ascii="Times New Roman" w:hAnsi="Times New Roman" w:cs="Times New Roman"/>
          <w:sz w:val="28"/>
          <w:szCs w:val="28"/>
        </w:rPr>
      </w:pPr>
      <w:del w:id="2746" w:author="admin" w:date="2022-12-12T09:28:00Z">
        <w:r w:rsidRPr="00081AF8" w:rsidDel="00E37E31">
          <w:rPr>
            <w:rFonts w:ascii="Times New Roman" w:hAnsi="Times New Roman" w:cs="Times New Roman"/>
            <w:sz w:val="28"/>
            <w:szCs w:val="28"/>
          </w:rPr>
          <w:object w:dxaOrig="2954" w:dyaOrig="1335" w14:anchorId="69331BEB">
            <v:shape id="_x0000_i1035" type="#_x0000_t75" style="width:147.75pt;height:66pt" o:ole="">
              <v:imagedata r:id="rId11" o:title=""/>
            </v:shape>
            <o:OLEObject Type="Embed" ProgID="Visio.Drawing.11" ShapeID="_x0000_i1035" DrawAspect="Content" ObjectID="_1732621317" r:id="rId68"/>
          </w:object>
        </w:r>
      </w:del>
    </w:p>
    <w:p w14:paraId="48BCD43F" w14:textId="77777777" w:rsidR="00D40B91" w:rsidRPr="00081AF8" w:rsidDel="00E37E31" w:rsidRDefault="00D40B91" w:rsidP="00081AF8">
      <w:pPr>
        <w:spacing w:line="360" w:lineRule="auto"/>
        <w:ind w:right="4"/>
        <w:jc w:val="both"/>
        <w:rPr>
          <w:del w:id="2747" w:author="admin" w:date="2022-12-12T09:28:00Z"/>
          <w:rFonts w:ascii="Times New Roman" w:eastAsia="Times New Roman" w:hAnsi="Times New Roman" w:cs="Times New Roman"/>
          <w:bCs/>
          <w:iCs/>
          <w:sz w:val="28"/>
          <w:szCs w:val="28"/>
        </w:rPr>
      </w:pPr>
      <w:del w:id="2748" w:author="admin" w:date="2022-12-12T09:28:00Z">
        <w:r w:rsidRPr="00081AF8" w:rsidDel="00E37E31">
          <w:rPr>
            <w:rFonts w:ascii="Times New Roman" w:eastAsia="Times New Roman" w:hAnsi="Times New Roman" w:cs="Times New Roman"/>
            <w:bCs/>
            <w:iCs/>
            <w:sz w:val="28"/>
            <w:szCs w:val="28"/>
          </w:rPr>
          <w:tab/>
          <w:delText>Luồng thông tin : thể hiện mẫu biểu, hồ sơ luân chuyển trong hệ thống</w:delText>
        </w:r>
      </w:del>
    </w:p>
    <w:p w14:paraId="0F2760DD" w14:textId="77777777" w:rsidR="00D40B91" w:rsidRPr="00081AF8" w:rsidDel="00E37E31" w:rsidRDefault="00D40B91" w:rsidP="00081AF8">
      <w:pPr>
        <w:spacing w:line="360" w:lineRule="auto"/>
        <w:ind w:right="4"/>
        <w:jc w:val="both"/>
        <w:rPr>
          <w:del w:id="2749" w:author="admin" w:date="2022-12-12T09:28:00Z"/>
          <w:rFonts w:ascii="Times New Roman" w:eastAsia="Times New Roman" w:hAnsi="Times New Roman" w:cs="Times New Roman"/>
          <w:bCs/>
          <w:iCs/>
          <w:sz w:val="28"/>
          <w:szCs w:val="28"/>
        </w:rPr>
      </w:pPr>
    </w:p>
    <w:p w14:paraId="74BBA7F1" w14:textId="77777777" w:rsidR="00D40B91" w:rsidRPr="00081AF8" w:rsidDel="00E37E31" w:rsidRDefault="00D40B91" w:rsidP="00081AF8">
      <w:pPr>
        <w:spacing w:line="360" w:lineRule="auto"/>
        <w:ind w:right="4"/>
        <w:jc w:val="both"/>
        <w:rPr>
          <w:del w:id="2750" w:author="admin" w:date="2022-12-12T09:28:00Z"/>
          <w:rFonts w:ascii="Times New Roman" w:eastAsia="Times New Roman" w:hAnsi="Times New Roman" w:cs="Times New Roman"/>
          <w:bCs/>
          <w:iCs/>
          <w:sz w:val="28"/>
          <w:szCs w:val="28"/>
        </w:rPr>
      </w:pPr>
      <w:del w:id="2751" w:author="admin" w:date="2022-12-12T09:28:00Z">
        <w:r w:rsidRPr="00081AF8" w:rsidDel="00E37E31">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42FE29A5" wp14:editId="2B9072CA">
                  <wp:simplePos x="0" y="0"/>
                  <wp:positionH relativeFrom="column">
                    <wp:posOffset>1838061</wp:posOffset>
                  </wp:positionH>
                  <wp:positionV relativeFrom="paragraph">
                    <wp:posOffset>217294</wp:posOffset>
                  </wp:positionV>
                  <wp:extent cx="1906270" cy="0"/>
                  <wp:effectExtent l="0" t="76200" r="17780" b="95250"/>
                  <wp:wrapNone/>
                  <wp:docPr id="56"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6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BDBC572" id="AutoShape 51" o:spid="_x0000_s1026" type="#_x0000_t32" style="position:absolute;margin-left:144.75pt;margin-top:17.1pt;width:150.1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ghNQIAAF8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">
                  <v:stroke endarrow="block"/>
                </v:shape>
              </w:pict>
            </mc:Fallback>
          </mc:AlternateContent>
        </w:r>
        <w:r w:rsidRPr="00081AF8" w:rsidDel="00E37E31">
          <w:rPr>
            <w:rFonts w:ascii="Times New Roman" w:eastAsia="Times New Roman" w:hAnsi="Times New Roman" w:cs="Times New Roman"/>
            <w:bCs/>
            <w:iCs/>
            <w:sz w:val="28"/>
            <w:szCs w:val="28"/>
          </w:rPr>
          <w:tab/>
        </w:r>
        <w:r w:rsidRPr="00081AF8" w:rsidDel="00E37E31">
          <w:rPr>
            <w:rFonts w:ascii="Times New Roman" w:eastAsia="Times New Roman" w:hAnsi="Times New Roman" w:cs="Times New Roman"/>
            <w:bCs/>
            <w:iCs/>
            <w:sz w:val="28"/>
            <w:szCs w:val="28"/>
          </w:rPr>
          <w:tab/>
        </w:r>
        <w:r w:rsidRPr="00081AF8" w:rsidDel="00E37E31">
          <w:rPr>
            <w:rFonts w:ascii="Times New Roman" w:eastAsia="Times New Roman" w:hAnsi="Times New Roman" w:cs="Times New Roman"/>
            <w:bCs/>
            <w:iCs/>
            <w:sz w:val="28"/>
            <w:szCs w:val="28"/>
          </w:rPr>
          <w:tab/>
        </w:r>
        <w:r w:rsidRPr="00081AF8" w:rsidDel="00E37E31">
          <w:rPr>
            <w:rFonts w:ascii="Times New Roman" w:eastAsia="Times New Roman" w:hAnsi="Times New Roman" w:cs="Times New Roman"/>
            <w:bCs/>
            <w:iCs/>
            <w:sz w:val="28"/>
            <w:szCs w:val="28"/>
          </w:rPr>
          <w:tab/>
        </w:r>
        <w:r w:rsidRPr="00081AF8" w:rsidDel="00E37E31">
          <w:rPr>
            <w:rFonts w:ascii="Times New Roman" w:eastAsia="Times New Roman" w:hAnsi="Times New Roman" w:cs="Times New Roman"/>
            <w:bCs/>
            <w:iCs/>
            <w:sz w:val="28"/>
            <w:szCs w:val="28"/>
          </w:rPr>
          <w:tab/>
          <w:delText>Luồng dữ liệu</w:delText>
        </w:r>
      </w:del>
    </w:p>
    <w:p w14:paraId="5E26C874" w14:textId="77777777" w:rsidR="00D40B91" w:rsidRPr="00081AF8" w:rsidDel="00E37E31" w:rsidRDefault="00D40B91" w:rsidP="00081AF8">
      <w:pPr>
        <w:spacing w:line="360" w:lineRule="auto"/>
        <w:ind w:right="4"/>
        <w:jc w:val="both"/>
        <w:rPr>
          <w:del w:id="2752" w:author="admin" w:date="2022-12-12T09:28:00Z"/>
          <w:rFonts w:ascii="Times New Roman" w:eastAsia="Times New Roman" w:hAnsi="Times New Roman" w:cs="Times New Roman"/>
          <w:bCs/>
          <w:iCs/>
          <w:sz w:val="28"/>
          <w:szCs w:val="28"/>
        </w:rPr>
      </w:pPr>
    </w:p>
    <w:p w14:paraId="10E4E661" w14:textId="77777777" w:rsidR="00D40B91" w:rsidRPr="00081AF8" w:rsidDel="00E37E31" w:rsidRDefault="00D40B91" w:rsidP="00081AF8">
      <w:pPr>
        <w:spacing w:line="360" w:lineRule="auto"/>
        <w:ind w:right="4"/>
        <w:jc w:val="both"/>
        <w:rPr>
          <w:del w:id="2753" w:author="admin" w:date="2022-12-12T09:28:00Z"/>
          <w:rFonts w:ascii="Times New Roman" w:eastAsia="Times New Roman" w:hAnsi="Times New Roman" w:cs="Times New Roman"/>
          <w:bCs/>
          <w:iCs/>
          <w:sz w:val="28"/>
          <w:szCs w:val="28"/>
        </w:rPr>
      </w:pPr>
    </w:p>
    <w:p w14:paraId="3866E1B8" w14:textId="77777777" w:rsidR="00D40B91" w:rsidRPr="00081AF8" w:rsidDel="00E37E31" w:rsidRDefault="00D40B91" w:rsidP="00081AF8">
      <w:pPr>
        <w:spacing w:line="360" w:lineRule="auto"/>
        <w:ind w:right="4"/>
        <w:jc w:val="both"/>
        <w:rPr>
          <w:del w:id="2754" w:author="admin" w:date="2022-12-12T09:28:00Z"/>
          <w:rFonts w:ascii="Times New Roman" w:eastAsia="Times New Roman" w:hAnsi="Times New Roman" w:cs="Times New Roman"/>
          <w:bCs/>
          <w:iCs/>
          <w:sz w:val="28"/>
          <w:szCs w:val="28"/>
        </w:rPr>
      </w:pPr>
    </w:p>
    <w:p w14:paraId="5DEE1873" w14:textId="77777777" w:rsidR="00D40B91" w:rsidRPr="00081AF8" w:rsidDel="00E37E31" w:rsidRDefault="00D40B91" w:rsidP="00081AF8">
      <w:pPr>
        <w:spacing w:line="360" w:lineRule="auto"/>
        <w:ind w:right="4"/>
        <w:jc w:val="both"/>
        <w:rPr>
          <w:del w:id="2755" w:author="admin" w:date="2022-12-12T09:28:00Z"/>
          <w:rFonts w:ascii="Times New Roman" w:eastAsia="Times New Roman" w:hAnsi="Times New Roman" w:cs="Times New Roman"/>
          <w:bCs/>
          <w:iCs/>
          <w:sz w:val="28"/>
          <w:szCs w:val="28"/>
        </w:rPr>
      </w:pPr>
    </w:p>
    <w:p w14:paraId="122CCDFE" w14:textId="77777777" w:rsidR="00D40B91" w:rsidRPr="00081AF8" w:rsidDel="00E37E31" w:rsidRDefault="00D40B91" w:rsidP="00081AF8">
      <w:pPr>
        <w:spacing w:line="360" w:lineRule="auto"/>
        <w:ind w:right="4"/>
        <w:jc w:val="both"/>
        <w:rPr>
          <w:del w:id="2756" w:author="admin" w:date="2022-12-12T09:28:00Z"/>
          <w:rFonts w:ascii="Times New Roman" w:eastAsia="Times New Roman" w:hAnsi="Times New Roman" w:cs="Times New Roman"/>
          <w:bCs/>
          <w:iCs/>
          <w:sz w:val="28"/>
          <w:szCs w:val="28"/>
        </w:rPr>
      </w:pPr>
    </w:p>
    <w:p w14:paraId="5BE7576C" w14:textId="77777777" w:rsidR="00D40B91" w:rsidRPr="00081AF8" w:rsidDel="00E37E31" w:rsidRDefault="00D40B91" w:rsidP="00081AF8">
      <w:pPr>
        <w:spacing w:line="360" w:lineRule="auto"/>
        <w:ind w:right="4"/>
        <w:jc w:val="both"/>
        <w:rPr>
          <w:del w:id="2757" w:author="admin" w:date="2022-12-12T09:28:00Z"/>
          <w:rFonts w:ascii="Times New Roman" w:eastAsia="Times New Roman" w:hAnsi="Times New Roman" w:cs="Times New Roman"/>
          <w:bCs/>
          <w:iCs/>
          <w:sz w:val="28"/>
          <w:szCs w:val="28"/>
        </w:rPr>
      </w:pPr>
    </w:p>
    <w:p w14:paraId="5511B562" w14:textId="77777777" w:rsidR="00D40B91" w:rsidRPr="00081AF8" w:rsidDel="00E37E31" w:rsidRDefault="00D40B91" w:rsidP="00081AF8">
      <w:pPr>
        <w:spacing w:line="360" w:lineRule="auto"/>
        <w:ind w:right="4"/>
        <w:jc w:val="both"/>
        <w:rPr>
          <w:del w:id="2758" w:author="admin" w:date="2022-12-12T09:28:00Z"/>
          <w:rFonts w:ascii="Times New Roman" w:eastAsia="Times New Roman" w:hAnsi="Times New Roman" w:cs="Times New Roman"/>
          <w:bCs/>
          <w:iCs/>
          <w:sz w:val="28"/>
          <w:szCs w:val="28"/>
        </w:rPr>
      </w:pPr>
    </w:p>
    <w:p w14:paraId="236840B4" w14:textId="77777777" w:rsidR="00D40B91" w:rsidRPr="00081AF8" w:rsidDel="00E37E31" w:rsidRDefault="00D40B91" w:rsidP="00081AF8">
      <w:pPr>
        <w:spacing w:line="360" w:lineRule="auto"/>
        <w:ind w:right="4"/>
        <w:jc w:val="both"/>
        <w:rPr>
          <w:del w:id="2759" w:author="admin" w:date="2022-12-12T09:28:00Z"/>
          <w:rFonts w:ascii="Times New Roman" w:eastAsia="Times New Roman" w:hAnsi="Times New Roman" w:cs="Times New Roman"/>
          <w:bCs/>
          <w:iCs/>
          <w:sz w:val="28"/>
          <w:szCs w:val="28"/>
        </w:rPr>
      </w:pPr>
    </w:p>
    <w:p w14:paraId="7186F388" w14:textId="77777777" w:rsidR="00D40B91" w:rsidRPr="00081AF8" w:rsidDel="00E37E31" w:rsidRDefault="00D40B91" w:rsidP="00081AF8">
      <w:pPr>
        <w:spacing w:line="360" w:lineRule="auto"/>
        <w:ind w:right="4"/>
        <w:jc w:val="both"/>
        <w:rPr>
          <w:del w:id="2760" w:author="admin" w:date="2022-12-12T09:28:00Z"/>
          <w:rFonts w:ascii="Times New Roman" w:eastAsia="Times New Roman" w:hAnsi="Times New Roman" w:cs="Times New Roman"/>
          <w:bCs/>
          <w:iCs/>
          <w:sz w:val="28"/>
          <w:szCs w:val="28"/>
        </w:rPr>
      </w:pPr>
    </w:p>
    <w:p w14:paraId="6139A6CF" w14:textId="77777777" w:rsidR="00D40B91" w:rsidRPr="00081AF8" w:rsidDel="00E37E31" w:rsidRDefault="00D40B91" w:rsidP="00081AF8">
      <w:pPr>
        <w:spacing w:line="360" w:lineRule="auto"/>
        <w:ind w:right="4"/>
        <w:jc w:val="both"/>
        <w:rPr>
          <w:del w:id="2761" w:author="admin" w:date="2022-12-12T09:28:00Z"/>
          <w:rFonts w:ascii="Times New Roman" w:eastAsia="Times New Roman" w:hAnsi="Times New Roman" w:cs="Times New Roman"/>
          <w:bCs/>
          <w:iCs/>
          <w:sz w:val="28"/>
          <w:szCs w:val="28"/>
        </w:rPr>
      </w:pPr>
    </w:p>
    <w:p w14:paraId="7BC13D85" w14:textId="77777777" w:rsidR="00D40B91" w:rsidRPr="00081AF8" w:rsidDel="00E37E31" w:rsidRDefault="00D40B91" w:rsidP="00081AF8">
      <w:pPr>
        <w:spacing w:line="360" w:lineRule="auto"/>
        <w:ind w:right="4"/>
        <w:jc w:val="both"/>
        <w:rPr>
          <w:del w:id="2762" w:author="admin" w:date="2022-12-12T09:28:00Z"/>
          <w:rFonts w:ascii="Times New Roman" w:eastAsia="Times New Roman" w:hAnsi="Times New Roman" w:cs="Times New Roman"/>
          <w:bCs/>
          <w:iCs/>
          <w:sz w:val="28"/>
          <w:szCs w:val="28"/>
        </w:rPr>
      </w:pPr>
    </w:p>
    <w:p w14:paraId="3F620DDA" w14:textId="77777777" w:rsidR="00D40B91" w:rsidRPr="00081AF8" w:rsidDel="00E37E31" w:rsidRDefault="00D40B91" w:rsidP="00081AF8">
      <w:pPr>
        <w:pStyle w:val="Heading3"/>
        <w:spacing w:line="360" w:lineRule="auto"/>
        <w:rPr>
          <w:del w:id="2763" w:author="admin" w:date="2022-12-12T09:28:00Z"/>
          <w:rFonts w:ascii="Times New Roman" w:eastAsia="Times New Roman" w:hAnsi="Times New Roman" w:cs="Times New Roman"/>
          <w:b/>
          <w:bCs/>
          <w:iCs/>
          <w:color w:val="auto"/>
          <w:sz w:val="28"/>
          <w:szCs w:val="28"/>
        </w:rPr>
      </w:pPr>
      <w:del w:id="2764" w:author="admin" w:date="2022-12-12T09:28:00Z">
        <w:r w:rsidRPr="00081AF8" w:rsidDel="00E37E31">
          <w:rPr>
            <w:rFonts w:ascii="Times New Roman" w:eastAsia="Times New Roman" w:hAnsi="Times New Roman" w:cs="Times New Roman"/>
            <w:b/>
            <w:bCs/>
            <w:iCs/>
            <w:color w:val="auto"/>
            <w:sz w:val="28"/>
            <w:szCs w:val="28"/>
          </w:rPr>
          <w:delText>2.5.3 Mô hình tiến trình nghiệp vụ</w:delText>
        </w:r>
      </w:del>
    </w:p>
    <w:p w14:paraId="2FBA4BD3" w14:textId="77777777" w:rsidR="00D40B91" w:rsidRPr="00081AF8" w:rsidDel="00E37E31" w:rsidRDefault="00D40B91" w:rsidP="00081AF8">
      <w:pPr>
        <w:spacing w:line="360" w:lineRule="auto"/>
        <w:ind w:right="4"/>
        <w:jc w:val="both"/>
        <w:rPr>
          <w:del w:id="2765" w:author="admin" w:date="2022-12-12T09:28:00Z"/>
          <w:rFonts w:ascii="Times New Roman" w:eastAsia="Times New Roman" w:hAnsi="Times New Roman" w:cs="Times New Roman"/>
          <w:bCs/>
          <w:iCs/>
          <w:sz w:val="28"/>
          <w:szCs w:val="28"/>
        </w:rPr>
      </w:pPr>
    </w:p>
    <w:p w14:paraId="18FB9926" w14:textId="77777777" w:rsidR="00D40B91" w:rsidRPr="00081AF8" w:rsidDel="00E37E31" w:rsidRDefault="00D40B91" w:rsidP="00081AF8">
      <w:pPr>
        <w:pStyle w:val="ListParagraph"/>
        <w:spacing w:line="360" w:lineRule="auto"/>
        <w:ind w:left="450"/>
        <w:jc w:val="both"/>
        <w:rPr>
          <w:del w:id="2766" w:author="admin" w:date="2022-12-12T09:28:00Z"/>
          <w:rFonts w:ascii="Times New Roman" w:hAnsi="Times New Roman" w:cs="Times New Roman"/>
          <w:b/>
          <w:sz w:val="28"/>
          <w:szCs w:val="28"/>
        </w:rPr>
      </w:pPr>
      <w:del w:id="2767" w:author="admin" w:date="2022-12-12T09:28:00Z">
        <w:r w:rsidRPr="00081AF8" w:rsidDel="00E37E31">
          <w:rPr>
            <w:rFonts w:ascii="Times New Roman" w:hAnsi="Times New Roman" w:cs="Times New Roman"/>
            <w:noProof/>
            <w:sz w:val="28"/>
            <w:szCs w:val="28"/>
          </w:rPr>
          <w:drawing>
            <wp:inline distT="0" distB="0" distL="0" distR="0" wp14:anchorId="5F906CAC" wp14:editId="42A5F2A7">
              <wp:extent cx="5971540" cy="5431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5431155"/>
                      </a:xfrm>
                      <a:prstGeom prst="rect">
                        <a:avLst/>
                      </a:prstGeom>
                    </pic:spPr>
                  </pic:pic>
                </a:graphicData>
              </a:graphic>
            </wp:inline>
          </w:drawing>
        </w:r>
      </w:del>
    </w:p>
    <w:p w14:paraId="072F02D3" w14:textId="77777777" w:rsidR="00D40B91" w:rsidRPr="00081AF8" w:rsidDel="00E37E31" w:rsidRDefault="00D40B91" w:rsidP="00081AF8">
      <w:pPr>
        <w:spacing w:line="360" w:lineRule="auto"/>
        <w:jc w:val="both"/>
        <w:rPr>
          <w:del w:id="2768" w:author="admin" w:date="2022-12-12T09:28:00Z"/>
          <w:rFonts w:ascii="Times New Roman" w:hAnsi="Times New Roman" w:cs="Times New Roman"/>
          <w:b/>
          <w:sz w:val="28"/>
          <w:szCs w:val="28"/>
        </w:rPr>
      </w:pPr>
      <w:del w:id="2769" w:author="admin" w:date="2022-12-12T09:28:00Z">
        <w:r w:rsidRPr="00081AF8" w:rsidDel="00E37E31">
          <w:rPr>
            <w:rFonts w:ascii="Times New Roman" w:hAnsi="Times New Roman" w:cs="Times New Roman"/>
            <w:b/>
            <w:sz w:val="28"/>
            <w:szCs w:val="28"/>
          </w:rPr>
          <w:tab/>
        </w:r>
      </w:del>
    </w:p>
    <w:p w14:paraId="318C1F16" w14:textId="77777777" w:rsidR="00D40B91" w:rsidRPr="00081AF8" w:rsidDel="00E37E31" w:rsidRDefault="00D40B91" w:rsidP="00081AF8">
      <w:pPr>
        <w:pStyle w:val="ListParagraph"/>
        <w:spacing w:line="360" w:lineRule="auto"/>
        <w:ind w:left="1800"/>
        <w:jc w:val="both"/>
        <w:rPr>
          <w:del w:id="2770" w:author="admin" w:date="2022-12-12T09:28:00Z"/>
          <w:rFonts w:ascii="Times New Roman" w:hAnsi="Times New Roman" w:cs="Times New Roman"/>
          <w:sz w:val="28"/>
          <w:szCs w:val="28"/>
        </w:rPr>
      </w:pPr>
    </w:p>
    <w:p w14:paraId="67915EF0" w14:textId="77777777" w:rsidR="00D40B91" w:rsidRPr="00081AF8" w:rsidDel="00E37E31" w:rsidRDefault="00D40B91" w:rsidP="00081AF8">
      <w:pPr>
        <w:pStyle w:val="Heading2"/>
        <w:spacing w:line="360" w:lineRule="auto"/>
        <w:rPr>
          <w:del w:id="2771" w:author="admin" w:date="2022-12-12T09:28:00Z"/>
          <w:rFonts w:ascii="Times New Roman" w:hAnsi="Times New Roman" w:cs="Times New Roman"/>
          <w:b/>
          <w:sz w:val="28"/>
          <w:szCs w:val="28"/>
        </w:rPr>
      </w:pPr>
      <w:bookmarkStart w:id="2772" w:name="_Toc399971263"/>
      <w:bookmarkStart w:id="2773" w:name="_Toc400700184"/>
      <w:bookmarkStart w:id="2774" w:name="_Toc400700703"/>
      <w:bookmarkStart w:id="2775" w:name="_Toc121492131"/>
      <w:del w:id="2776" w:author="admin" w:date="2022-12-12T09:28:00Z">
        <w:r w:rsidRPr="00081AF8" w:rsidDel="00E37E31">
          <w:rPr>
            <w:rFonts w:ascii="Times New Roman" w:hAnsi="Times New Roman" w:cs="Times New Roman"/>
            <w:b/>
            <w:sz w:val="28"/>
            <w:szCs w:val="28"/>
          </w:rPr>
          <w:delText>2.6 Phân tích hệ thống về mặt chức năng</w:delText>
        </w:r>
        <w:bookmarkEnd w:id="2772"/>
        <w:bookmarkEnd w:id="2773"/>
        <w:bookmarkEnd w:id="2774"/>
        <w:bookmarkEnd w:id="2775"/>
      </w:del>
    </w:p>
    <w:p w14:paraId="4EF4161F" w14:textId="77777777" w:rsidR="00D40B91" w:rsidRPr="00081AF8" w:rsidDel="00E37E31" w:rsidRDefault="00D40B91" w:rsidP="00081AF8">
      <w:pPr>
        <w:spacing w:line="360" w:lineRule="auto"/>
        <w:ind w:firstLine="720"/>
        <w:jc w:val="both"/>
        <w:rPr>
          <w:del w:id="2777" w:author="admin" w:date="2022-12-12T09:28:00Z"/>
          <w:rFonts w:ascii="Times New Roman" w:eastAsia="Calibri" w:hAnsi="Times New Roman" w:cs="Times New Roman"/>
          <w:sz w:val="28"/>
          <w:szCs w:val="28"/>
          <w:lang w:val="vi-VN" w:eastAsia="vi-VN"/>
        </w:rPr>
      </w:pPr>
      <w:del w:id="2778" w:author="admin" w:date="2022-12-12T09:28:00Z">
        <w:r w:rsidRPr="00081AF8" w:rsidDel="00E37E31">
          <w:rPr>
            <w:rFonts w:ascii="Times New Roman" w:eastAsia="Calibri" w:hAnsi="Times New Roman" w:cs="Times New Roman"/>
            <w:sz w:val="28"/>
            <w:szCs w:val="28"/>
            <w:lang w:val="vi-VN" w:eastAsia="vi-VN"/>
          </w:rPr>
          <w:delText>Biểu đồ phân cấp chức năng là công cụ khởi đầu để mô tả hệ thống qua chức năng, là một trong những mô hình tương đối đơn giản, dễ hiểu, thân thiện với người sử dụng mà kỹ thuật mô hình hoá lại không quá phức tạp, nó rất có ích cho các giai đoạn sau. Một khâu rất quan trọng trong khi xây dựng biểu đồ phân cấp chức năng là xác định các chức năng.</w:delText>
        </w:r>
      </w:del>
    </w:p>
    <w:p w14:paraId="0501838C" w14:textId="77777777" w:rsidR="00D40B91" w:rsidRPr="00081AF8" w:rsidDel="00E37E31" w:rsidRDefault="00D40B91" w:rsidP="00081AF8">
      <w:pPr>
        <w:spacing w:before="120" w:line="360" w:lineRule="auto"/>
        <w:ind w:firstLine="720"/>
        <w:jc w:val="both"/>
        <w:rPr>
          <w:del w:id="2779" w:author="admin" w:date="2022-12-12T09:28:00Z"/>
          <w:rFonts w:ascii="Times New Roman" w:eastAsia="Calibri" w:hAnsi="Times New Roman" w:cs="Times New Roman"/>
          <w:sz w:val="28"/>
          <w:szCs w:val="28"/>
          <w:lang w:eastAsia="vi-VN"/>
        </w:rPr>
      </w:pPr>
      <w:del w:id="2780" w:author="admin" w:date="2022-12-12T09:28:00Z">
        <w:r w:rsidRPr="00081AF8" w:rsidDel="00E37E31">
          <w:rPr>
            <w:rFonts w:ascii="Times New Roman" w:eastAsia="Calibri" w:hAnsi="Times New Roman" w:cs="Times New Roman"/>
            <w:iCs/>
            <w:sz w:val="28"/>
            <w:szCs w:val="28"/>
            <w:lang w:val="vi-VN" w:eastAsia="vi-VN"/>
          </w:rPr>
          <w:delText>Chức năng:</w:delText>
        </w:r>
        <w:r w:rsidRPr="00081AF8" w:rsidDel="00E37E31">
          <w:rPr>
            <w:rFonts w:ascii="Times New Roman" w:eastAsia="Calibri" w:hAnsi="Times New Roman" w:cs="Times New Roman"/>
            <w:sz w:val="28"/>
            <w:szCs w:val="28"/>
            <w:lang w:val="vi-VN" w:eastAsia="vi-VN"/>
          </w:rPr>
          <w:delText xml:space="preserve"> là khái niệm dùng để mô tả công việc cần thiết sao cho công tác nghiệp vụ được thực hiện. Trong chức năng không cần thiết nêu ra rằng nghiệp vụ đó được thực hiện ở đâu?, như thế nào?, bởi ai? có nghĩa là nó không quan tâm đến các yếu tố vật lý của vấn đề mà chỉ quan tâm tới khía cạnh hình thức, logic của vấn đề.</w:delText>
        </w:r>
      </w:del>
    </w:p>
    <w:p w14:paraId="262054FF" w14:textId="77777777" w:rsidR="00D40B91" w:rsidRPr="00081AF8" w:rsidDel="00E37E31" w:rsidRDefault="00D40B91" w:rsidP="00081AF8">
      <w:pPr>
        <w:spacing w:before="120" w:line="360" w:lineRule="auto"/>
        <w:ind w:firstLine="720"/>
        <w:jc w:val="both"/>
        <w:rPr>
          <w:del w:id="2781" w:author="admin" w:date="2022-12-12T09:28:00Z"/>
          <w:rFonts w:ascii="Times New Roman" w:eastAsia="Calibri" w:hAnsi="Times New Roman" w:cs="Times New Roman"/>
          <w:sz w:val="28"/>
          <w:szCs w:val="28"/>
          <w:lang w:eastAsia="vi-VN"/>
        </w:rPr>
      </w:pPr>
    </w:p>
    <w:p w14:paraId="41698AE3" w14:textId="77777777" w:rsidR="00D40B91" w:rsidRPr="00081AF8" w:rsidDel="00E37E31" w:rsidRDefault="00D40B91" w:rsidP="00081AF8">
      <w:pPr>
        <w:spacing w:before="120" w:line="360" w:lineRule="auto"/>
        <w:ind w:firstLine="720"/>
        <w:jc w:val="both"/>
        <w:rPr>
          <w:del w:id="2782" w:author="admin" w:date="2022-12-12T09:28:00Z"/>
          <w:rFonts w:ascii="Times New Roman" w:eastAsia="Calibri" w:hAnsi="Times New Roman" w:cs="Times New Roman"/>
          <w:sz w:val="28"/>
          <w:szCs w:val="28"/>
          <w:lang w:eastAsia="vi-VN"/>
        </w:rPr>
      </w:pPr>
    </w:p>
    <w:p w14:paraId="0901EE8D" w14:textId="77777777" w:rsidR="00D40B91" w:rsidRPr="00081AF8" w:rsidDel="00E37E31" w:rsidRDefault="00D40B91" w:rsidP="00081AF8">
      <w:pPr>
        <w:spacing w:before="120" w:line="360" w:lineRule="auto"/>
        <w:ind w:firstLine="720"/>
        <w:jc w:val="both"/>
        <w:rPr>
          <w:del w:id="2783" w:author="admin" w:date="2022-12-12T09:28:00Z"/>
          <w:rFonts w:ascii="Times New Roman" w:eastAsia="Calibri" w:hAnsi="Times New Roman" w:cs="Times New Roman"/>
          <w:sz w:val="28"/>
          <w:szCs w:val="28"/>
          <w:lang w:eastAsia="vi-VN"/>
        </w:rPr>
      </w:pPr>
    </w:p>
    <w:p w14:paraId="2A2940A9" w14:textId="77777777" w:rsidR="00D40B91" w:rsidRPr="00081AF8" w:rsidDel="00E37E31" w:rsidRDefault="00D40B91" w:rsidP="00081AF8">
      <w:pPr>
        <w:spacing w:before="120" w:line="360" w:lineRule="auto"/>
        <w:ind w:firstLine="720"/>
        <w:jc w:val="both"/>
        <w:rPr>
          <w:del w:id="2784" w:author="admin" w:date="2022-12-12T09:28:00Z"/>
          <w:rFonts w:ascii="Times New Roman" w:eastAsia="Calibri" w:hAnsi="Times New Roman" w:cs="Times New Roman"/>
          <w:sz w:val="28"/>
          <w:szCs w:val="28"/>
          <w:lang w:eastAsia="vi-VN"/>
        </w:rPr>
      </w:pPr>
    </w:p>
    <w:p w14:paraId="0BA25808" w14:textId="77777777" w:rsidR="00D40B91" w:rsidRPr="00081AF8" w:rsidDel="00E37E31" w:rsidRDefault="00D40B91" w:rsidP="00081AF8">
      <w:pPr>
        <w:spacing w:before="120" w:line="360" w:lineRule="auto"/>
        <w:ind w:firstLine="720"/>
        <w:jc w:val="both"/>
        <w:rPr>
          <w:del w:id="2785" w:author="admin" w:date="2022-12-12T09:28:00Z"/>
          <w:rFonts w:ascii="Times New Roman" w:eastAsia="Calibri" w:hAnsi="Times New Roman" w:cs="Times New Roman"/>
          <w:sz w:val="28"/>
          <w:szCs w:val="28"/>
          <w:lang w:eastAsia="vi-VN"/>
        </w:rPr>
      </w:pPr>
    </w:p>
    <w:p w14:paraId="6E17ED11" w14:textId="77777777" w:rsidR="00D40B91" w:rsidRPr="00081AF8" w:rsidDel="00E37E31" w:rsidRDefault="00D40B91" w:rsidP="00081AF8">
      <w:pPr>
        <w:spacing w:before="120" w:line="360" w:lineRule="auto"/>
        <w:ind w:firstLine="720"/>
        <w:jc w:val="both"/>
        <w:rPr>
          <w:del w:id="2786" w:author="admin" w:date="2022-12-12T09:28:00Z"/>
          <w:rFonts w:ascii="Times New Roman" w:eastAsia="Calibri" w:hAnsi="Times New Roman" w:cs="Times New Roman"/>
          <w:sz w:val="28"/>
          <w:szCs w:val="28"/>
          <w:lang w:eastAsia="vi-VN"/>
        </w:rPr>
      </w:pPr>
    </w:p>
    <w:p w14:paraId="26EE8DED" w14:textId="77777777" w:rsidR="00D40B91" w:rsidRPr="00081AF8" w:rsidDel="00E37E31" w:rsidRDefault="00D40B91" w:rsidP="00081AF8">
      <w:pPr>
        <w:spacing w:before="120" w:line="360" w:lineRule="auto"/>
        <w:ind w:firstLine="720"/>
        <w:jc w:val="both"/>
        <w:rPr>
          <w:del w:id="2787" w:author="admin" w:date="2022-12-12T09:28:00Z"/>
          <w:rFonts w:ascii="Times New Roman" w:eastAsia="Calibri" w:hAnsi="Times New Roman" w:cs="Times New Roman"/>
          <w:sz w:val="28"/>
          <w:szCs w:val="28"/>
          <w:lang w:eastAsia="vi-VN"/>
        </w:rPr>
      </w:pPr>
    </w:p>
    <w:p w14:paraId="28C7948A" w14:textId="77777777" w:rsidR="00D40B91" w:rsidRPr="00081AF8" w:rsidDel="00E37E31" w:rsidRDefault="00D40B91" w:rsidP="00081AF8">
      <w:pPr>
        <w:spacing w:before="120" w:line="360" w:lineRule="auto"/>
        <w:ind w:firstLine="720"/>
        <w:jc w:val="both"/>
        <w:rPr>
          <w:del w:id="2788" w:author="admin" w:date="2022-12-12T09:28:00Z"/>
          <w:rFonts w:ascii="Times New Roman" w:eastAsia="Calibri" w:hAnsi="Times New Roman" w:cs="Times New Roman"/>
          <w:sz w:val="28"/>
          <w:szCs w:val="28"/>
          <w:lang w:eastAsia="vi-VN"/>
        </w:rPr>
      </w:pPr>
    </w:p>
    <w:p w14:paraId="0B9A4B00" w14:textId="77777777" w:rsidR="00D40B91" w:rsidRPr="00081AF8" w:rsidDel="00E37E31" w:rsidRDefault="00D40B91" w:rsidP="00081AF8">
      <w:pPr>
        <w:spacing w:before="120" w:line="360" w:lineRule="auto"/>
        <w:ind w:firstLine="720"/>
        <w:jc w:val="both"/>
        <w:rPr>
          <w:del w:id="2789" w:author="admin" w:date="2022-12-12T09:28:00Z"/>
          <w:rFonts w:ascii="Times New Roman" w:eastAsia="Calibri" w:hAnsi="Times New Roman" w:cs="Times New Roman"/>
          <w:sz w:val="28"/>
          <w:szCs w:val="28"/>
          <w:lang w:eastAsia="vi-VN"/>
        </w:rPr>
      </w:pPr>
    </w:p>
    <w:p w14:paraId="393C02D0" w14:textId="77777777" w:rsidR="00D40B91" w:rsidRPr="00081AF8" w:rsidDel="00E37E31" w:rsidRDefault="00D40B91" w:rsidP="00081AF8">
      <w:pPr>
        <w:spacing w:before="120" w:line="360" w:lineRule="auto"/>
        <w:ind w:firstLine="720"/>
        <w:jc w:val="both"/>
        <w:rPr>
          <w:del w:id="2790" w:author="admin" w:date="2022-12-12T09:28:00Z"/>
          <w:rFonts w:ascii="Times New Roman" w:eastAsia="Calibri" w:hAnsi="Times New Roman" w:cs="Times New Roman"/>
          <w:sz w:val="28"/>
          <w:szCs w:val="28"/>
          <w:lang w:eastAsia="vi-VN"/>
        </w:rPr>
      </w:pPr>
    </w:p>
    <w:p w14:paraId="4E44A7CC" w14:textId="77777777" w:rsidR="00D40B91" w:rsidRPr="00081AF8" w:rsidDel="00E37E31" w:rsidRDefault="00D40B91" w:rsidP="00081AF8">
      <w:pPr>
        <w:pStyle w:val="Heading3"/>
        <w:spacing w:line="360" w:lineRule="auto"/>
        <w:rPr>
          <w:del w:id="2791" w:author="admin" w:date="2022-12-12T09:28:00Z"/>
          <w:rFonts w:ascii="Times New Roman" w:hAnsi="Times New Roman" w:cs="Times New Roman"/>
          <w:b/>
          <w:color w:val="auto"/>
          <w:sz w:val="28"/>
          <w:szCs w:val="28"/>
        </w:rPr>
      </w:pPr>
      <w:bookmarkStart w:id="2792" w:name="_Toc399971264"/>
      <w:bookmarkStart w:id="2793" w:name="_Toc400700185"/>
      <w:bookmarkStart w:id="2794" w:name="_Toc400700704"/>
      <w:bookmarkStart w:id="2795" w:name="_Toc121492132"/>
      <w:del w:id="2796" w:author="admin" w:date="2022-12-12T09:28:00Z">
        <w:r w:rsidRPr="00081AF8" w:rsidDel="00E37E31">
          <w:rPr>
            <w:rFonts w:ascii="Times New Roman" w:hAnsi="Times New Roman" w:cs="Times New Roman"/>
            <w:b/>
            <w:color w:val="auto"/>
            <w:sz w:val="28"/>
            <w:szCs w:val="28"/>
          </w:rPr>
          <w:delText>2.6.1 Biểu đồ phân cấp chức năng</w:delText>
        </w:r>
        <w:bookmarkEnd w:id="2792"/>
        <w:bookmarkEnd w:id="2793"/>
        <w:bookmarkEnd w:id="2794"/>
        <w:bookmarkEnd w:id="2795"/>
      </w:del>
    </w:p>
    <w:p w14:paraId="3AE62CD4" w14:textId="77777777" w:rsidR="00D40B91" w:rsidRPr="00081AF8" w:rsidDel="00E37E31" w:rsidRDefault="00D40B91" w:rsidP="00081AF8">
      <w:pPr>
        <w:spacing w:line="360" w:lineRule="auto"/>
        <w:ind w:left="450" w:firstLine="270"/>
        <w:contextualSpacing/>
        <w:jc w:val="both"/>
        <w:rPr>
          <w:del w:id="2797" w:author="admin" w:date="2022-12-12T09:28:00Z"/>
          <w:rFonts w:ascii="Times New Roman" w:hAnsi="Times New Roman" w:cs="Times New Roman"/>
          <w:sz w:val="28"/>
          <w:szCs w:val="28"/>
        </w:rPr>
      </w:pPr>
      <w:del w:id="2798" w:author="admin" w:date="2022-12-12T09:28:00Z">
        <w:r w:rsidRPr="00081AF8" w:rsidDel="00E37E31">
          <w:rPr>
            <w:rFonts w:ascii="Times New Roman" w:hAnsi="Times New Roman" w:cs="Times New Roman"/>
            <w:sz w:val="28"/>
            <w:szCs w:val="28"/>
          </w:rPr>
          <w:delText>2.6.1.1. Các ký hiệu sử dụng</w:delText>
        </w:r>
      </w:del>
    </w:p>
    <w:p w14:paraId="2B529430" w14:textId="77777777" w:rsidR="00D40B91" w:rsidRPr="00081AF8" w:rsidDel="00E37E31" w:rsidRDefault="00D40B91" w:rsidP="00081AF8">
      <w:pPr>
        <w:numPr>
          <w:ilvl w:val="0"/>
          <w:numId w:val="20"/>
        </w:numPr>
        <w:spacing w:after="200" w:line="360" w:lineRule="auto"/>
        <w:contextualSpacing/>
        <w:jc w:val="both"/>
        <w:rPr>
          <w:del w:id="2799" w:author="admin" w:date="2022-12-12T09:28:00Z"/>
          <w:rFonts w:ascii="Times New Roman" w:hAnsi="Times New Roman" w:cs="Times New Roman"/>
          <w:sz w:val="28"/>
          <w:szCs w:val="28"/>
        </w:rPr>
      </w:pPr>
      <w:del w:id="2800" w:author="admin" w:date="2022-12-12T09:28:00Z">
        <w:r w:rsidRPr="00081AF8" w:rsidDel="00E37E31">
          <w:rPr>
            <w:rFonts w:ascii="Times New Roman" w:hAnsi="Times New Roman" w:cs="Times New Roman"/>
            <w:sz w:val="28"/>
            <w:szCs w:val="28"/>
          </w:rPr>
          <w:delText>Chức năng :</w:delText>
        </w:r>
      </w:del>
    </w:p>
    <w:p w14:paraId="1A0BC0BE" w14:textId="77777777" w:rsidR="00D40B91" w:rsidRPr="00081AF8" w:rsidDel="00E37E31" w:rsidRDefault="00D40B91" w:rsidP="00081AF8">
      <w:pPr>
        <w:numPr>
          <w:ilvl w:val="1"/>
          <w:numId w:val="20"/>
        </w:numPr>
        <w:spacing w:after="200" w:line="360" w:lineRule="auto"/>
        <w:contextualSpacing/>
        <w:jc w:val="both"/>
        <w:rPr>
          <w:del w:id="2801" w:author="admin" w:date="2022-12-12T09:28:00Z"/>
          <w:rFonts w:ascii="Times New Roman" w:hAnsi="Times New Roman" w:cs="Times New Roman"/>
          <w:sz w:val="28"/>
          <w:szCs w:val="28"/>
        </w:rPr>
      </w:pPr>
      <w:del w:id="2802" w:author="admin" w:date="2022-12-12T09:28:00Z">
        <w:r w:rsidRPr="00081AF8" w:rsidDel="00E37E31">
          <w:rPr>
            <w:rFonts w:ascii="Times New Roman" w:hAnsi="Times New Roman" w:cs="Times New Roman"/>
            <w:sz w:val="28"/>
            <w:szCs w:val="28"/>
          </w:rPr>
          <w:delText>Tên chức năng : mỗi chức năng có một tên duy nhất.</w:delText>
        </w:r>
      </w:del>
    </w:p>
    <w:p w14:paraId="4FEE018E" w14:textId="77777777" w:rsidR="00D40B91" w:rsidRPr="00081AF8" w:rsidDel="00E37E31" w:rsidRDefault="00D40B91" w:rsidP="00081AF8">
      <w:pPr>
        <w:numPr>
          <w:ilvl w:val="1"/>
          <w:numId w:val="20"/>
        </w:numPr>
        <w:spacing w:after="200" w:line="360" w:lineRule="auto"/>
        <w:contextualSpacing/>
        <w:jc w:val="both"/>
        <w:rPr>
          <w:del w:id="2803" w:author="admin" w:date="2022-12-12T09:28:00Z"/>
          <w:rFonts w:ascii="Times New Roman" w:hAnsi="Times New Roman" w:cs="Times New Roman"/>
          <w:sz w:val="28"/>
          <w:szCs w:val="28"/>
        </w:rPr>
      </w:pPr>
      <w:del w:id="2804" w:author="admin" w:date="2022-12-12T09:28:00Z">
        <w:r w:rsidRPr="00081AF8" w:rsidDel="00E37E31">
          <w:rPr>
            <w:rFonts w:ascii="Times New Roman" w:hAnsi="Times New Roman" w:cs="Times New Roman"/>
            <w:sz w:val="28"/>
            <w:szCs w:val="28"/>
          </w:rPr>
          <w:delText>Ký hiệu : chức năng được ký hiệu bằng hình chữ nhật bên trong có tên chức năng.</w:delText>
        </w:r>
      </w:del>
    </w:p>
    <w:p w14:paraId="78BE77D4" w14:textId="77777777" w:rsidR="00D40B91" w:rsidRPr="00081AF8" w:rsidDel="00E37E31" w:rsidRDefault="00D40B91" w:rsidP="00081AF8">
      <w:pPr>
        <w:spacing w:line="360" w:lineRule="auto"/>
        <w:ind w:left="1800"/>
        <w:contextualSpacing/>
        <w:jc w:val="both"/>
        <w:rPr>
          <w:del w:id="2805" w:author="admin" w:date="2022-12-12T09:28:00Z"/>
          <w:rFonts w:ascii="Times New Roman" w:hAnsi="Times New Roman" w:cs="Times New Roman"/>
          <w:sz w:val="28"/>
          <w:szCs w:val="28"/>
        </w:rPr>
      </w:pPr>
      <w:del w:id="2806" w:author="admin" w:date="2022-12-12T09:28:00Z">
        <w:r w:rsidRPr="00081AF8" w:rsidDel="00E37E31">
          <w:rPr>
            <w:rFonts w:ascii="Times New Roman" w:hAnsi="Times New Roman" w:cs="Times New Roman"/>
            <w:sz w:val="28"/>
            <w:szCs w:val="28"/>
          </w:rPr>
          <w:object w:dxaOrig="3457" w:dyaOrig="905" w14:anchorId="0ABD213F">
            <v:shape id="_x0000_i1036" type="#_x0000_t75" style="width:171.75pt;height:45pt" o:ole="">
              <v:imagedata r:id="rId16" o:title=""/>
            </v:shape>
            <o:OLEObject Type="Embed" ProgID="Visio.Drawing.11" ShapeID="_x0000_i1036" DrawAspect="Content" ObjectID="_1732621318" r:id="rId69"/>
          </w:object>
        </w:r>
      </w:del>
    </w:p>
    <w:p w14:paraId="3E07F8A7" w14:textId="77777777" w:rsidR="00D40B91" w:rsidRPr="00081AF8" w:rsidDel="00E37E31" w:rsidRDefault="00D40B91" w:rsidP="00081AF8">
      <w:pPr>
        <w:spacing w:line="360" w:lineRule="auto"/>
        <w:ind w:left="1800"/>
        <w:contextualSpacing/>
        <w:jc w:val="both"/>
        <w:rPr>
          <w:del w:id="2807" w:author="admin" w:date="2022-12-12T09:28:00Z"/>
          <w:rFonts w:ascii="Times New Roman" w:hAnsi="Times New Roman" w:cs="Times New Roman"/>
          <w:sz w:val="28"/>
          <w:szCs w:val="28"/>
        </w:rPr>
      </w:pPr>
    </w:p>
    <w:p w14:paraId="52DAE33A" w14:textId="77777777" w:rsidR="00D40B91" w:rsidRPr="00081AF8" w:rsidDel="00E37E31" w:rsidRDefault="00D40B91" w:rsidP="00081AF8">
      <w:pPr>
        <w:numPr>
          <w:ilvl w:val="0"/>
          <w:numId w:val="20"/>
        </w:numPr>
        <w:spacing w:after="200" w:line="360" w:lineRule="auto"/>
        <w:contextualSpacing/>
        <w:jc w:val="both"/>
        <w:rPr>
          <w:del w:id="2808" w:author="admin" w:date="2022-12-12T09:28:00Z"/>
          <w:rFonts w:ascii="Times New Roman" w:hAnsi="Times New Roman" w:cs="Times New Roman"/>
          <w:sz w:val="28"/>
          <w:szCs w:val="28"/>
        </w:rPr>
      </w:pPr>
      <w:del w:id="2809" w:author="admin" w:date="2022-12-12T09:28:00Z">
        <w:r w:rsidRPr="00081AF8" w:rsidDel="00E37E31">
          <w:rPr>
            <w:rFonts w:ascii="Times New Roman" w:hAnsi="Times New Roman" w:cs="Times New Roman"/>
            <w:sz w:val="28"/>
            <w:szCs w:val="28"/>
          </w:rPr>
          <w:delText>Kết nối : Kết nối giữa các chức năng mang tính chất phân cấp và được ký hiệu bằng đoạn thẳng nối chức năng cha với chức năng con.</w:delText>
        </w:r>
      </w:del>
    </w:p>
    <w:p w14:paraId="324C09A1" w14:textId="77777777" w:rsidR="00D40B91" w:rsidRPr="00081AF8" w:rsidDel="00E37E31" w:rsidRDefault="00D40B91" w:rsidP="00081AF8">
      <w:pPr>
        <w:spacing w:line="360" w:lineRule="auto"/>
        <w:ind w:left="1080"/>
        <w:contextualSpacing/>
        <w:jc w:val="both"/>
        <w:rPr>
          <w:del w:id="2810" w:author="admin" w:date="2022-12-12T09:28:00Z"/>
          <w:rFonts w:ascii="Times New Roman" w:hAnsi="Times New Roman" w:cs="Times New Roman"/>
          <w:sz w:val="28"/>
          <w:szCs w:val="28"/>
        </w:rPr>
      </w:pPr>
      <w:del w:id="2811" w:author="admin" w:date="2022-12-12T09:28:00Z">
        <w:r w:rsidRPr="00081AF8" w:rsidDel="00E37E31">
          <w:rPr>
            <w:rFonts w:ascii="Times New Roman" w:hAnsi="Times New Roman" w:cs="Times New Roman"/>
            <w:sz w:val="28"/>
            <w:szCs w:val="28"/>
          </w:rPr>
          <w:object w:dxaOrig="7180" w:dyaOrig="3608" w14:anchorId="14B1378B">
            <v:shape id="_x0000_i1037" type="#_x0000_t75" style="width:359.25pt;height:180pt" o:ole="">
              <v:imagedata r:id="rId18" o:title=""/>
            </v:shape>
            <o:OLEObject Type="Embed" ProgID="Visio.Drawing.11" ShapeID="_x0000_i1037" DrawAspect="Content" ObjectID="_1732621319" r:id="rId70"/>
          </w:object>
        </w:r>
      </w:del>
    </w:p>
    <w:p w14:paraId="2A1A2BFF" w14:textId="77777777" w:rsidR="00D40B91" w:rsidRPr="00081AF8" w:rsidDel="00E37E31" w:rsidRDefault="00D40B91" w:rsidP="00081AF8">
      <w:pPr>
        <w:spacing w:line="360" w:lineRule="auto"/>
        <w:jc w:val="both"/>
        <w:rPr>
          <w:del w:id="2812" w:author="admin" w:date="2022-12-12T09:28:00Z"/>
          <w:rFonts w:ascii="Times New Roman" w:hAnsi="Times New Roman" w:cs="Times New Roman"/>
          <w:sz w:val="28"/>
          <w:szCs w:val="28"/>
        </w:rPr>
      </w:pPr>
      <w:del w:id="2813"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sz w:val="28"/>
            <w:szCs w:val="28"/>
          </w:rPr>
          <w:tab/>
          <w:delText>2.6.1.2 Xác định các chức năng chi tiết</w:delText>
        </w:r>
      </w:del>
    </w:p>
    <w:p w14:paraId="4916AC8E" w14:textId="77777777" w:rsidR="00D40B91" w:rsidRPr="00081AF8" w:rsidDel="00E37E31" w:rsidRDefault="00D40B91" w:rsidP="00081AF8">
      <w:pPr>
        <w:numPr>
          <w:ilvl w:val="0"/>
          <w:numId w:val="20"/>
        </w:numPr>
        <w:spacing w:after="200" w:line="360" w:lineRule="auto"/>
        <w:contextualSpacing/>
        <w:jc w:val="both"/>
        <w:rPr>
          <w:del w:id="2814" w:author="admin" w:date="2022-12-12T09:28:00Z"/>
          <w:rFonts w:ascii="Times New Roman" w:hAnsi="Times New Roman" w:cs="Times New Roman"/>
          <w:sz w:val="28"/>
          <w:szCs w:val="28"/>
        </w:rPr>
      </w:pPr>
      <w:del w:id="2815" w:author="admin" w:date="2022-12-12T09:28:00Z">
        <w:r w:rsidRPr="00081AF8" w:rsidDel="00E37E31">
          <w:rPr>
            <w:rFonts w:ascii="Times New Roman" w:hAnsi="Times New Roman" w:cs="Times New Roman"/>
            <w:sz w:val="28"/>
            <w:szCs w:val="28"/>
          </w:rPr>
          <w:delText>Xem sản phẩm, tin tức</w:delText>
        </w:r>
      </w:del>
    </w:p>
    <w:p w14:paraId="05E6920A" w14:textId="77777777" w:rsidR="00D40B91" w:rsidRPr="00081AF8" w:rsidDel="00E37E31" w:rsidRDefault="00D40B91" w:rsidP="00081AF8">
      <w:pPr>
        <w:numPr>
          <w:ilvl w:val="0"/>
          <w:numId w:val="20"/>
        </w:numPr>
        <w:spacing w:after="200" w:line="360" w:lineRule="auto"/>
        <w:contextualSpacing/>
        <w:jc w:val="both"/>
        <w:rPr>
          <w:del w:id="2816" w:author="admin" w:date="2022-12-12T09:28:00Z"/>
          <w:rFonts w:ascii="Times New Roman" w:hAnsi="Times New Roman" w:cs="Times New Roman"/>
          <w:sz w:val="28"/>
          <w:szCs w:val="28"/>
        </w:rPr>
      </w:pPr>
      <w:del w:id="2817" w:author="admin" w:date="2022-12-12T09:28:00Z">
        <w:r w:rsidRPr="00081AF8" w:rsidDel="00E37E31">
          <w:rPr>
            <w:rFonts w:ascii="Times New Roman" w:hAnsi="Times New Roman" w:cs="Times New Roman"/>
            <w:sz w:val="28"/>
            <w:szCs w:val="28"/>
          </w:rPr>
          <w:delText>Đăng ký</w:delText>
        </w:r>
      </w:del>
    </w:p>
    <w:p w14:paraId="797D43ED" w14:textId="77777777" w:rsidR="00D40B91" w:rsidRPr="00081AF8" w:rsidDel="00E37E31" w:rsidRDefault="00D40B91" w:rsidP="00081AF8">
      <w:pPr>
        <w:numPr>
          <w:ilvl w:val="0"/>
          <w:numId w:val="20"/>
        </w:numPr>
        <w:spacing w:after="200" w:line="360" w:lineRule="auto"/>
        <w:contextualSpacing/>
        <w:jc w:val="both"/>
        <w:rPr>
          <w:del w:id="2818" w:author="admin" w:date="2022-12-12T09:28:00Z"/>
          <w:rFonts w:ascii="Times New Roman" w:hAnsi="Times New Roman" w:cs="Times New Roman"/>
          <w:sz w:val="28"/>
          <w:szCs w:val="28"/>
        </w:rPr>
      </w:pPr>
      <w:del w:id="2819" w:author="admin" w:date="2022-12-12T09:28:00Z">
        <w:r w:rsidRPr="00081AF8" w:rsidDel="00E37E31">
          <w:rPr>
            <w:rFonts w:ascii="Times New Roman" w:hAnsi="Times New Roman" w:cs="Times New Roman"/>
            <w:sz w:val="28"/>
            <w:szCs w:val="28"/>
          </w:rPr>
          <w:delText>Đăng nhập</w:delText>
        </w:r>
      </w:del>
    </w:p>
    <w:p w14:paraId="55A3C113" w14:textId="77777777" w:rsidR="00D40B91" w:rsidRPr="00081AF8" w:rsidDel="00E37E31" w:rsidRDefault="00D40B91" w:rsidP="00081AF8">
      <w:pPr>
        <w:numPr>
          <w:ilvl w:val="0"/>
          <w:numId w:val="20"/>
        </w:numPr>
        <w:spacing w:after="200" w:line="360" w:lineRule="auto"/>
        <w:contextualSpacing/>
        <w:jc w:val="both"/>
        <w:rPr>
          <w:del w:id="2820" w:author="admin" w:date="2022-12-12T09:28:00Z"/>
          <w:rFonts w:ascii="Times New Roman" w:hAnsi="Times New Roman" w:cs="Times New Roman"/>
          <w:sz w:val="28"/>
          <w:szCs w:val="28"/>
        </w:rPr>
      </w:pPr>
      <w:del w:id="2821" w:author="admin" w:date="2022-12-12T09:28:00Z">
        <w:r w:rsidRPr="00081AF8" w:rsidDel="00E37E31">
          <w:rPr>
            <w:rFonts w:ascii="Times New Roman" w:hAnsi="Times New Roman" w:cs="Times New Roman"/>
            <w:sz w:val="28"/>
            <w:szCs w:val="28"/>
          </w:rPr>
          <w:delText>Thêm vào giỏ hàng</w:delText>
        </w:r>
      </w:del>
    </w:p>
    <w:p w14:paraId="0632D7FD" w14:textId="77777777" w:rsidR="00D40B91" w:rsidRPr="00081AF8" w:rsidDel="00E37E31" w:rsidRDefault="00D40B91" w:rsidP="00081AF8">
      <w:pPr>
        <w:numPr>
          <w:ilvl w:val="0"/>
          <w:numId w:val="20"/>
        </w:numPr>
        <w:spacing w:after="200" w:line="360" w:lineRule="auto"/>
        <w:contextualSpacing/>
        <w:jc w:val="both"/>
        <w:rPr>
          <w:del w:id="2822" w:author="admin" w:date="2022-12-12T09:28:00Z"/>
          <w:rFonts w:ascii="Times New Roman" w:hAnsi="Times New Roman" w:cs="Times New Roman"/>
          <w:sz w:val="28"/>
          <w:szCs w:val="28"/>
        </w:rPr>
      </w:pPr>
      <w:del w:id="2823" w:author="admin" w:date="2022-12-12T09:28:00Z">
        <w:r w:rsidRPr="00081AF8" w:rsidDel="00E37E31">
          <w:rPr>
            <w:rFonts w:ascii="Times New Roman" w:hAnsi="Times New Roman" w:cs="Times New Roman"/>
            <w:sz w:val="28"/>
            <w:szCs w:val="28"/>
          </w:rPr>
          <w:delText>Cập nhật giỏ hàng</w:delText>
        </w:r>
      </w:del>
    </w:p>
    <w:p w14:paraId="6794AF78" w14:textId="77777777" w:rsidR="00D40B91" w:rsidRPr="00081AF8" w:rsidDel="00E37E31" w:rsidRDefault="00D40B91" w:rsidP="00081AF8">
      <w:pPr>
        <w:numPr>
          <w:ilvl w:val="0"/>
          <w:numId w:val="20"/>
        </w:numPr>
        <w:spacing w:after="200" w:line="360" w:lineRule="auto"/>
        <w:contextualSpacing/>
        <w:jc w:val="both"/>
        <w:rPr>
          <w:del w:id="2824" w:author="admin" w:date="2022-12-12T09:28:00Z"/>
          <w:rFonts w:ascii="Times New Roman" w:hAnsi="Times New Roman" w:cs="Times New Roman"/>
          <w:sz w:val="28"/>
          <w:szCs w:val="28"/>
        </w:rPr>
      </w:pPr>
      <w:del w:id="2825" w:author="admin" w:date="2022-12-12T09:28:00Z">
        <w:r w:rsidRPr="00081AF8" w:rsidDel="00E37E31">
          <w:rPr>
            <w:rFonts w:ascii="Times New Roman" w:hAnsi="Times New Roman" w:cs="Times New Roman"/>
            <w:sz w:val="28"/>
            <w:szCs w:val="28"/>
          </w:rPr>
          <w:delText>Gửi yêu cầu đặt hàng</w:delText>
        </w:r>
      </w:del>
    </w:p>
    <w:p w14:paraId="4E1C6F07" w14:textId="77777777" w:rsidR="00D40B91" w:rsidRPr="00081AF8" w:rsidDel="00E37E31" w:rsidRDefault="00D40B91" w:rsidP="00081AF8">
      <w:pPr>
        <w:numPr>
          <w:ilvl w:val="0"/>
          <w:numId w:val="20"/>
        </w:numPr>
        <w:spacing w:after="200" w:line="360" w:lineRule="auto"/>
        <w:contextualSpacing/>
        <w:jc w:val="both"/>
        <w:rPr>
          <w:del w:id="2826" w:author="admin" w:date="2022-12-12T09:28:00Z"/>
          <w:rFonts w:ascii="Times New Roman" w:hAnsi="Times New Roman" w:cs="Times New Roman"/>
          <w:sz w:val="28"/>
          <w:szCs w:val="28"/>
        </w:rPr>
      </w:pPr>
      <w:del w:id="2827" w:author="admin" w:date="2022-12-12T09:28:00Z">
        <w:r w:rsidRPr="00081AF8" w:rsidDel="00E37E31">
          <w:rPr>
            <w:rFonts w:ascii="Times New Roman" w:hAnsi="Times New Roman" w:cs="Times New Roman"/>
            <w:sz w:val="28"/>
            <w:szCs w:val="28"/>
          </w:rPr>
          <w:delText>Cập nhập thông tin về sản phẩm, khuyến mãi</w:delText>
        </w:r>
      </w:del>
    </w:p>
    <w:p w14:paraId="33DC309E" w14:textId="77777777" w:rsidR="00D40B91" w:rsidRPr="00081AF8" w:rsidDel="00E37E31" w:rsidRDefault="00D40B91" w:rsidP="00081AF8">
      <w:pPr>
        <w:numPr>
          <w:ilvl w:val="0"/>
          <w:numId w:val="20"/>
        </w:numPr>
        <w:spacing w:after="200" w:line="360" w:lineRule="auto"/>
        <w:contextualSpacing/>
        <w:jc w:val="both"/>
        <w:rPr>
          <w:del w:id="2828" w:author="admin" w:date="2022-12-12T09:28:00Z"/>
          <w:rFonts w:ascii="Times New Roman" w:hAnsi="Times New Roman" w:cs="Times New Roman"/>
          <w:sz w:val="28"/>
          <w:szCs w:val="28"/>
        </w:rPr>
      </w:pPr>
      <w:del w:id="2829" w:author="admin" w:date="2022-12-12T09:28:00Z">
        <w:r w:rsidRPr="00081AF8" w:rsidDel="00E37E31">
          <w:rPr>
            <w:rFonts w:ascii="Times New Roman" w:hAnsi="Times New Roman" w:cs="Times New Roman"/>
            <w:sz w:val="28"/>
            <w:szCs w:val="28"/>
          </w:rPr>
          <w:delText>Sửa đổi các thông tin về sản phẩm, khuyến mãi</w:delText>
        </w:r>
      </w:del>
    </w:p>
    <w:p w14:paraId="2141E568" w14:textId="77777777" w:rsidR="00D40B91" w:rsidRPr="00081AF8" w:rsidDel="00E37E31" w:rsidRDefault="00D40B91" w:rsidP="00081AF8">
      <w:pPr>
        <w:numPr>
          <w:ilvl w:val="0"/>
          <w:numId w:val="20"/>
        </w:numPr>
        <w:spacing w:after="200" w:line="360" w:lineRule="auto"/>
        <w:contextualSpacing/>
        <w:jc w:val="both"/>
        <w:rPr>
          <w:del w:id="2830" w:author="admin" w:date="2022-12-12T09:28:00Z"/>
          <w:rFonts w:ascii="Times New Roman" w:hAnsi="Times New Roman" w:cs="Times New Roman"/>
          <w:sz w:val="28"/>
          <w:szCs w:val="28"/>
        </w:rPr>
      </w:pPr>
      <w:del w:id="2831" w:author="admin" w:date="2022-12-12T09:28:00Z">
        <w:r w:rsidRPr="00081AF8" w:rsidDel="00E37E31">
          <w:rPr>
            <w:rFonts w:ascii="Times New Roman" w:hAnsi="Times New Roman" w:cs="Times New Roman"/>
            <w:sz w:val="28"/>
            <w:szCs w:val="28"/>
          </w:rPr>
          <w:delText>Cập nhập các sản phẩm mới</w:delText>
        </w:r>
      </w:del>
    </w:p>
    <w:p w14:paraId="780A8F9C" w14:textId="77777777" w:rsidR="00D40B91" w:rsidRPr="00081AF8" w:rsidDel="00E37E31" w:rsidRDefault="00D40B91" w:rsidP="00081AF8">
      <w:pPr>
        <w:numPr>
          <w:ilvl w:val="0"/>
          <w:numId w:val="20"/>
        </w:numPr>
        <w:spacing w:after="200" w:line="360" w:lineRule="auto"/>
        <w:contextualSpacing/>
        <w:jc w:val="both"/>
        <w:rPr>
          <w:del w:id="2832" w:author="admin" w:date="2022-12-12T09:28:00Z"/>
          <w:rFonts w:ascii="Times New Roman" w:hAnsi="Times New Roman" w:cs="Times New Roman"/>
          <w:sz w:val="28"/>
          <w:szCs w:val="28"/>
        </w:rPr>
      </w:pPr>
      <w:del w:id="2833" w:author="admin" w:date="2022-12-12T09:28:00Z">
        <w:r w:rsidRPr="00081AF8" w:rsidDel="00E37E31">
          <w:rPr>
            <w:rFonts w:ascii="Times New Roman" w:hAnsi="Times New Roman" w:cs="Times New Roman"/>
            <w:sz w:val="28"/>
            <w:szCs w:val="28"/>
          </w:rPr>
          <w:delText>Xác nhận đơn đặt hàng</w:delText>
        </w:r>
      </w:del>
    </w:p>
    <w:p w14:paraId="483442CA" w14:textId="77777777" w:rsidR="00D40B91" w:rsidRPr="00081AF8" w:rsidDel="00E37E31" w:rsidRDefault="00D40B91" w:rsidP="00081AF8">
      <w:pPr>
        <w:numPr>
          <w:ilvl w:val="0"/>
          <w:numId w:val="20"/>
        </w:numPr>
        <w:spacing w:after="200" w:line="360" w:lineRule="auto"/>
        <w:contextualSpacing/>
        <w:jc w:val="both"/>
        <w:rPr>
          <w:del w:id="2834" w:author="admin" w:date="2022-12-12T09:28:00Z"/>
          <w:rFonts w:ascii="Times New Roman" w:hAnsi="Times New Roman" w:cs="Times New Roman"/>
          <w:sz w:val="28"/>
          <w:szCs w:val="28"/>
        </w:rPr>
      </w:pPr>
      <w:del w:id="2835" w:author="admin" w:date="2022-12-12T09:28:00Z">
        <w:r w:rsidRPr="00081AF8" w:rsidDel="00E37E31">
          <w:rPr>
            <w:rFonts w:ascii="Times New Roman" w:hAnsi="Times New Roman" w:cs="Times New Roman"/>
            <w:sz w:val="28"/>
            <w:szCs w:val="28"/>
          </w:rPr>
          <w:delText>Hủy đơn đặt hàng</w:delText>
        </w:r>
      </w:del>
    </w:p>
    <w:p w14:paraId="17F3279C" w14:textId="77777777" w:rsidR="00D40B91" w:rsidRPr="00081AF8" w:rsidDel="00E37E31" w:rsidRDefault="00D40B91" w:rsidP="00081AF8">
      <w:pPr>
        <w:numPr>
          <w:ilvl w:val="0"/>
          <w:numId w:val="20"/>
        </w:numPr>
        <w:spacing w:after="200" w:line="360" w:lineRule="auto"/>
        <w:contextualSpacing/>
        <w:jc w:val="both"/>
        <w:rPr>
          <w:del w:id="2836" w:author="admin" w:date="2022-12-12T09:28:00Z"/>
          <w:rFonts w:ascii="Times New Roman" w:hAnsi="Times New Roman" w:cs="Times New Roman"/>
          <w:sz w:val="28"/>
          <w:szCs w:val="28"/>
        </w:rPr>
      </w:pPr>
      <w:del w:id="2837" w:author="admin" w:date="2022-12-12T09:28:00Z">
        <w:r w:rsidRPr="00081AF8" w:rsidDel="00E37E31">
          <w:rPr>
            <w:rFonts w:ascii="Times New Roman" w:hAnsi="Times New Roman" w:cs="Times New Roman"/>
            <w:sz w:val="28"/>
            <w:szCs w:val="28"/>
          </w:rPr>
          <w:delText>Xác nhận hình thức thanh toán và vận chuyển</w:delText>
        </w:r>
      </w:del>
    </w:p>
    <w:p w14:paraId="6643588C" w14:textId="77777777" w:rsidR="00D40B91" w:rsidRPr="00081AF8" w:rsidDel="00E37E31" w:rsidRDefault="00D40B91" w:rsidP="00081AF8">
      <w:pPr>
        <w:numPr>
          <w:ilvl w:val="0"/>
          <w:numId w:val="20"/>
        </w:numPr>
        <w:spacing w:after="200" w:line="360" w:lineRule="auto"/>
        <w:contextualSpacing/>
        <w:jc w:val="both"/>
        <w:rPr>
          <w:del w:id="2838" w:author="admin" w:date="2022-12-12T09:28:00Z"/>
          <w:rFonts w:ascii="Times New Roman" w:hAnsi="Times New Roman" w:cs="Times New Roman"/>
          <w:sz w:val="28"/>
          <w:szCs w:val="28"/>
        </w:rPr>
      </w:pPr>
      <w:del w:id="2839" w:author="admin" w:date="2022-12-12T09:28:00Z">
        <w:r w:rsidRPr="00081AF8" w:rsidDel="00E37E31">
          <w:rPr>
            <w:rFonts w:ascii="Times New Roman" w:hAnsi="Times New Roman" w:cs="Times New Roman"/>
            <w:sz w:val="28"/>
            <w:szCs w:val="28"/>
          </w:rPr>
          <w:delText>Gửi đơn hàng đến bộ phận bán hàng</w:delText>
        </w:r>
      </w:del>
    </w:p>
    <w:p w14:paraId="40A8DAA3" w14:textId="77777777" w:rsidR="00D40B91" w:rsidRPr="00081AF8" w:rsidDel="00E37E31" w:rsidRDefault="00D40B91" w:rsidP="00081AF8">
      <w:pPr>
        <w:spacing w:line="360" w:lineRule="auto"/>
        <w:jc w:val="both"/>
        <w:rPr>
          <w:del w:id="2840" w:author="admin" w:date="2022-12-12T09:28:00Z"/>
          <w:rFonts w:ascii="Times New Roman" w:hAnsi="Times New Roman" w:cs="Times New Roman"/>
          <w:sz w:val="28"/>
          <w:szCs w:val="28"/>
        </w:rPr>
      </w:pPr>
      <w:del w:id="2841"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sz w:val="28"/>
            <w:szCs w:val="28"/>
          </w:rPr>
          <w:tab/>
          <w:delText xml:space="preserve"> 2.6.1.3 Gom nhóm chức năng</w:delText>
        </w:r>
      </w:del>
    </w:p>
    <w:tbl>
      <w:tblPr>
        <w:tblW w:w="90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1"/>
        <w:gridCol w:w="2182"/>
        <w:gridCol w:w="1905"/>
      </w:tblGrid>
      <w:tr w:rsidR="00D40B91" w:rsidRPr="00081AF8" w:rsidDel="00E37E31" w14:paraId="6CCCD763" w14:textId="77777777" w:rsidTr="00E305A5">
        <w:trPr>
          <w:trHeight w:val="2763"/>
          <w:del w:id="2842" w:author="admin" w:date="2022-12-12T09:28:00Z"/>
        </w:trPr>
        <w:tc>
          <w:tcPr>
            <w:tcW w:w="4951" w:type="dxa"/>
          </w:tcPr>
          <w:p w14:paraId="28D868A5" w14:textId="77777777" w:rsidR="00D40B91" w:rsidRPr="00081AF8" w:rsidDel="00E37E31" w:rsidRDefault="00D40B91" w:rsidP="00081AF8">
            <w:pPr>
              <w:spacing w:line="360" w:lineRule="auto"/>
              <w:ind w:right="4"/>
              <w:jc w:val="both"/>
              <w:rPr>
                <w:del w:id="2843" w:author="admin" w:date="2022-12-12T09:28:00Z"/>
                <w:rFonts w:ascii="Times New Roman" w:eastAsia="Times New Roman" w:hAnsi="Times New Roman" w:cs="Times New Roman"/>
                <w:sz w:val="28"/>
                <w:szCs w:val="28"/>
              </w:rPr>
            </w:pPr>
            <w:del w:id="2844" w:author="admin" w:date="2022-12-12T09:28:00Z">
              <w:r w:rsidRPr="00081AF8" w:rsidDel="00E37E31">
                <w:rPr>
                  <w:rFonts w:ascii="Times New Roman" w:eastAsia="Times New Roman" w:hAnsi="Times New Roman" w:cs="Times New Roman"/>
                  <w:sz w:val="28"/>
                  <w:szCs w:val="28"/>
                </w:rPr>
                <w:delText>- Xem sản phẩm, tin tức</w:delText>
              </w:r>
            </w:del>
          </w:p>
          <w:p w14:paraId="11335C15" w14:textId="77777777" w:rsidR="00D40B91" w:rsidRPr="00081AF8" w:rsidDel="00E37E31" w:rsidRDefault="00D40B91" w:rsidP="00081AF8">
            <w:pPr>
              <w:spacing w:line="360" w:lineRule="auto"/>
              <w:ind w:right="4"/>
              <w:jc w:val="both"/>
              <w:rPr>
                <w:del w:id="2845" w:author="admin" w:date="2022-12-12T09:28:00Z"/>
                <w:rFonts w:ascii="Times New Roman" w:eastAsia="Times New Roman" w:hAnsi="Times New Roman" w:cs="Times New Roman"/>
                <w:sz w:val="28"/>
                <w:szCs w:val="28"/>
              </w:rPr>
            </w:pPr>
            <w:del w:id="2846" w:author="admin" w:date="2022-12-12T09:28:00Z">
              <w:r w:rsidRPr="00081AF8" w:rsidDel="00E37E31">
                <w:rPr>
                  <w:rFonts w:ascii="Times New Roman" w:eastAsia="Times New Roman" w:hAnsi="Times New Roman" w:cs="Times New Roman"/>
                  <w:sz w:val="28"/>
                  <w:szCs w:val="28"/>
                </w:rPr>
                <w:delText>- Đăng ký</w:delText>
              </w:r>
            </w:del>
          </w:p>
          <w:p w14:paraId="7A6058CF" w14:textId="77777777" w:rsidR="00D40B91" w:rsidRPr="00081AF8" w:rsidDel="00E37E31" w:rsidRDefault="00D40B91" w:rsidP="00081AF8">
            <w:pPr>
              <w:spacing w:line="360" w:lineRule="auto"/>
              <w:ind w:right="4"/>
              <w:jc w:val="both"/>
              <w:rPr>
                <w:del w:id="2847" w:author="admin" w:date="2022-12-12T09:28:00Z"/>
                <w:rFonts w:ascii="Times New Roman" w:eastAsia="Times New Roman" w:hAnsi="Times New Roman" w:cs="Times New Roman"/>
                <w:sz w:val="28"/>
                <w:szCs w:val="28"/>
              </w:rPr>
            </w:pPr>
            <w:del w:id="2848" w:author="admin" w:date="2022-12-12T09:28:00Z">
              <w:r w:rsidRPr="00081AF8" w:rsidDel="00E37E31">
                <w:rPr>
                  <w:rFonts w:ascii="Times New Roman" w:eastAsia="Times New Roman" w:hAnsi="Times New Roman" w:cs="Times New Roman"/>
                  <w:sz w:val="28"/>
                  <w:szCs w:val="28"/>
                </w:rPr>
                <w:delText>- Đăng nhập</w:delText>
              </w:r>
            </w:del>
          </w:p>
          <w:p w14:paraId="5D3BEC77" w14:textId="77777777" w:rsidR="00D40B91" w:rsidRPr="00081AF8" w:rsidDel="00E37E31" w:rsidRDefault="00D40B91" w:rsidP="00081AF8">
            <w:pPr>
              <w:spacing w:line="360" w:lineRule="auto"/>
              <w:ind w:right="4"/>
              <w:jc w:val="both"/>
              <w:rPr>
                <w:del w:id="2849" w:author="admin" w:date="2022-12-12T09:28:00Z"/>
                <w:rFonts w:ascii="Times New Roman" w:eastAsia="Times New Roman" w:hAnsi="Times New Roman" w:cs="Times New Roman"/>
                <w:sz w:val="28"/>
                <w:szCs w:val="28"/>
              </w:rPr>
            </w:pPr>
            <w:del w:id="2850" w:author="admin" w:date="2022-12-12T09:28:00Z">
              <w:r w:rsidRPr="00081AF8" w:rsidDel="00E37E31">
                <w:rPr>
                  <w:rFonts w:ascii="Times New Roman" w:eastAsia="Times New Roman" w:hAnsi="Times New Roman" w:cs="Times New Roman"/>
                  <w:sz w:val="28"/>
                  <w:szCs w:val="28"/>
                </w:rPr>
                <w:delText>- Thêm  vào giỏ hàng</w:delText>
              </w:r>
            </w:del>
          </w:p>
          <w:p w14:paraId="5EEB8764" w14:textId="77777777" w:rsidR="00D40B91" w:rsidRPr="00081AF8" w:rsidDel="00E37E31" w:rsidRDefault="00D40B91" w:rsidP="00081AF8">
            <w:pPr>
              <w:spacing w:line="360" w:lineRule="auto"/>
              <w:ind w:right="4"/>
              <w:jc w:val="both"/>
              <w:rPr>
                <w:del w:id="2851" w:author="admin" w:date="2022-12-12T09:28:00Z"/>
                <w:rFonts w:ascii="Times New Roman" w:eastAsia="Times New Roman" w:hAnsi="Times New Roman" w:cs="Times New Roman"/>
                <w:sz w:val="28"/>
                <w:szCs w:val="28"/>
              </w:rPr>
            </w:pPr>
            <w:del w:id="2852" w:author="admin" w:date="2022-12-12T09:28:00Z">
              <w:r w:rsidRPr="00081AF8" w:rsidDel="00E37E31">
                <w:rPr>
                  <w:rFonts w:ascii="Times New Roman" w:eastAsia="Times New Roman" w:hAnsi="Times New Roman" w:cs="Times New Roman"/>
                  <w:sz w:val="28"/>
                  <w:szCs w:val="28"/>
                </w:rPr>
                <w:delText>- Điều chỉnh giỏ hàng</w:delText>
              </w:r>
            </w:del>
          </w:p>
          <w:p w14:paraId="0CB5F254" w14:textId="77777777" w:rsidR="00D40B91" w:rsidRPr="00081AF8" w:rsidDel="00E37E31" w:rsidRDefault="00D40B91" w:rsidP="00081AF8">
            <w:pPr>
              <w:spacing w:line="360" w:lineRule="auto"/>
              <w:ind w:right="4"/>
              <w:jc w:val="both"/>
              <w:rPr>
                <w:del w:id="2853" w:author="admin" w:date="2022-12-12T09:28:00Z"/>
                <w:rFonts w:ascii="Times New Roman" w:eastAsia="Times New Roman" w:hAnsi="Times New Roman" w:cs="Times New Roman"/>
                <w:sz w:val="28"/>
                <w:szCs w:val="28"/>
              </w:rPr>
            </w:pPr>
            <w:del w:id="2854" w:author="admin" w:date="2022-12-12T09:28:00Z">
              <w:r w:rsidRPr="00081AF8" w:rsidDel="00E37E31">
                <w:rPr>
                  <w:rFonts w:ascii="Times New Roman" w:eastAsia="Times New Roman" w:hAnsi="Times New Roman" w:cs="Times New Roman"/>
                  <w:sz w:val="28"/>
                  <w:szCs w:val="28"/>
                </w:rPr>
                <w:delText>- Gửi yêu cầu đặt hàng</w:delText>
              </w:r>
            </w:del>
          </w:p>
          <w:p w14:paraId="3B1E42AE" w14:textId="77777777" w:rsidR="00D40B91" w:rsidRPr="00081AF8" w:rsidDel="00E37E31" w:rsidRDefault="00D40B91" w:rsidP="00081AF8">
            <w:pPr>
              <w:spacing w:line="360" w:lineRule="auto"/>
              <w:ind w:right="4"/>
              <w:jc w:val="both"/>
              <w:rPr>
                <w:del w:id="2855" w:author="admin" w:date="2022-12-12T09:28:00Z"/>
                <w:rFonts w:ascii="Times New Roman" w:eastAsia="Times New Roman" w:hAnsi="Times New Roman" w:cs="Times New Roman"/>
                <w:sz w:val="28"/>
                <w:szCs w:val="28"/>
              </w:rPr>
            </w:pPr>
            <w:del w:id="2856" w:author="admin" w:date="2022-12-12T09:28:00Z">
              <w:r w:rsidRPr="00081AF8" w:rsidDel="00E37E31">
                <w:rPr>
                  <w:rFonts w:ascii="Times New Roman" w:eastAsia="Times New Roman" w:hAnsi="Times New Roman" w:cs="Times New Roman"/>
                  <w:sz w:val="28"/>
                  <w:szCs w:val="28"/>
                </w:rPr>
                <w:delText>- Lựa chọn hình thức thanh toán &amp;vận chuyển</w:delText>
              </w:r>
            </w:del>
          </w:p>
          <w:p w14:paraId="12F0CF9A" w14:textId="77777777" w:rsidR="00D40B91" w:rsidRPr="00081AF8" w:rsidDel="00E37E31" w:rsidRDefault="00D40B91" w:rsidP="00081AF8">
            <w:pPr>
              <w:spacing w:line="360" w:lineRule="auto"/>
              <w:ind w:right="4"/>
              <w:jc w:val="both"/>
              <w:rPr>
                <w:del w:id="2857" w:author="admin" w:date="2022-12-12T09:28:00Z"/>
                <w:rFonts w:ascii="Times New Roman" w:eastAsia="Times New Roman" w:hAnsi="Times New Roman" w:cs="Times New Roman"/>
                <w:sz w:val="28"/>
                <w:szCs w:val="28"/>
              </w:rPr>
            </w:pPr>
            <w:del w:id="2858" w:author="admin" w:date="2022-12-12T09:28:00Z">
              <w:r w:rsidRPr="00081AF8" w:rsidDel="00E37E31">
                <w:rPr>
                  <w:rFonts w:ascii="Times New Roman" w:eastAsia="Times New Roman" w:hAnsi="Times New Roman" w:cs="Times New Roman"/>
                  <w:sz w:val="28"/>
                  <w:szCs w:val="28"/>
                </w:rPr>
                <w:delText>- Hủy đơn đặt hàng</w:delText>
              </w:r>
            </w:del>
          </w:p>
        </w:tc>
        <w:tc>
          <w:tcPr>
            <w:tcW w:w="2182" w:type="dxa"/>
            <w:vAlign w:val="center"/>
          </w:tcPr>
          <w:p w14:paraId="3B58F7E0" w14:textId="77777777" w:rsidR="00D40B91" w:rsidRPr="00081AF8" w:rsidDel="00E37E31" w:rsidRDefault="00D40B91" w:rsidP="00081AF8">
            <w:pPr>
              <w:spacing w:line="360" w:lineRule="auto"/>
              <w:ind w:right="4"/>
              <w:jc w:val="both"/>
              <w:rPr>
                <w:del w:id="2859" w:author="admin" w:date="2022-12-12T09:28:00Z"/>
                <w:rFonts w:ascii="Times New Roman" w:eastAsia="Times New Roman" w:hAnsi="Times New Roman" w:cs="Times New Roman"/>
                <w:sz w:val="28"/>
                <w:szCs w:val="28"/>
              </w:rPr>
            </w:pPr>
            <w:del w:id="2860" w:author="admin" w:date="2022-12-12T09:28:00Z">
              <w:r w:rsidRPr="00081AF8" w:rsidDel="00E37E31">
                <w:rPr>
                  <w:rFonts w:ascii="Times New Roman" w:eastAsia="Times New Roman" w:hAnsi="Times New Roman" w:cs="Times New Roman"/>
                  <w:sz w:val="28"/>
                  <w:szCs w:val="28"/>
                </w:rPr>
                <w:delText>Quản lý bán hàng</w:delText>
              </w:r>
            </w:del>
          </w:p>
        </w:tc>
        <w:tc>
          <w:tcPr>
            <w:tcW w:w="1905" w:type="dxa"/>
            <w:vMerge w:val="restart"/>
            <w:vAlign w:val="center"/>
          </w:tcPr>
          <w:p w14:paraId="5F2A174D" w14:textId="77777777" w:rsidR="00D40B91" w:rsidRPr="00081AF8" w:rsidDel="00E37E31" w:rsidRDefault="00D40B91" w:rsidP="00081AF8">
            <w:pPr>
              <w:spacing w:line="360" w:lineRule="auto"/>
              <w:ind w:right="4"/>
              <w:jc w:val="both"/>
              <w:rPr>
                <w:del w:id="2861" w:author="admin" w:date="2022-12-12T09:28:00Z"/>
                <w:rFonts w:ascii="Times New Roman" w:eastAsia="Times New Roman" w:hAnsi="Times New Roman" w:cs="Times New Roman"/>
                <w:iCs/>
                <w:sz w:val="28"/>
                <w:szCs w:val="28"/>
              </w:rPr>
            </w:pPr>
            <w:del w:id="2862" w:author="admin" w:date="2022-12-12T09:28:00Z">
              <w:r w:rsidRPr="00081AF8" w:rsidDel="00E37E31">
                <w:rPr>
                  <w:rFonts w:ascii="Times New Roman" w:eastAsia="Times New Roman" w:hAnsi="Times New Roman" w:cs="Times New Roman"/>
                  <w:iCs/>
                  <w:sz w:val="28"/>
                  <w:szCs w:val="28"/>
                </w:rPr>
                <w:delText>Hệ Thống  Website bán điện thoại</w:delText>
              </w:r>
            </w:del>
          </w:p>
        </w:tc>
      </w:tr>
      <w:tr w:rsidR="00D40B91" w:rsidRPr="00081AF8" w:rsidDel="00E37E31" w14:paraId="48C28BF5" w14:textId="77777777" w:rsidTr="00E305A5">
        <w:trPr>
          <w:trHeight w:val="696"/>
          <w:del w:id="2863" w:author="admin" w:date="2022-12-12T09:28:00Z"/>
        </w:trPr>
        <w:tc>
          <w:tcPr>
            <w:tcW w:w="4951" w:type="dxa"/>
          </w:tcPr>
          <w:p w14:paraId="096FD8D2" w14:textId="77777777" w:rsidR="00D40B91" w:rsidRPr="00081AF8" w:rsidDel="00E37E31" w:rsidRDefault="00D40B91" w:rsidP="00081AF8">
            <w:pPr>
              <w:spacing w:line="360" w:lineRule="auto"/>
              <w:ind w:right="4"/>
              <w:jc w:val="both"/>
              <w:rPr>
                <w:del w:id="2864" w:author="admin" w:date="2022-12-12T09:28:00Z"/>
                <w:rFonts w:ascii="Times New Roman" w:eastAsia="Times New Roman" w:hAnsi="Times New Roman" w:cs="Times New Roman"/>
                <w:sz w:val="28"/>
                <w:szCs w:val="28"/>
              </w:rPr>
            </w:pPr>
            <w:del w:id="2865" w:author="admin" w:date="2022-12-12T09:28:00Z">
              <w:r w:rsidRPr="00081AF8" w:rsidDel="00E37E31">
                <w:rPr>
                  <w:rFonts w:ascii="Times New Roman" w:eastAsia="Times New Roman" w:hAnsi="Times New Roman" w:cs="Times New Roman"/>
                  <w:sz w:val="28"/>
                  <w:szCs w:val="28"/>
                </w:rPr>
                <w:delText>- Cập nhật thông tin về sản phẩm, khuyến mãi, tin tức</w:delText>
              </w:r>
            </w:del>
          </w:p>
          <w:p w14:paraId="22DD9A7A" w14:textId="77777777" w:rsidR="00D40B91" w:rsidRPr="00081AF8" w:rsidDel="00E37E31" w:rsidRDefault="00D40B91" w:rsidP="00081AF8">
            <w:pPr>
              <w:spacing w:line="360" w:lineRule="auto"/>
              <w:ind w:right="4"/>
              <w:jc w:val="both"/>
              <w:rPr>
                <w:del w:id="2866" w:author="admin" w:date="2022-12-12T09:28:00Z"/>
                <w:rFonts w:ascii="Times New Roman" w:eastAsia="Times New Roman" w:hAnsi="Times New Roman" w:cs="Times New Roman"/>
                <w:sz w:val="28"/>
                <w:szCs w:val="28"/>
              </w:rPr>
            </w:pPr>
            <w:del w:id="2867" w:author="admin" w:date="2022-12-12T09:28:00Z">
              <w:r w:rsidRPr="00081AF8" w:rsidDel="00E37E31">
                <w:rPr>
                  <w:rFonts w:ascii="Times New Roman" w:eastAsia="Times New Roman" w:hAnsi="Times New Roman" w:cs="Times New Roman"/>
                  <w:sz w:val="28"/>
                  <w:szCs w:val="28"/>
                </w:rPr>
                <w:delText>- Sửa đổi các thông tin về sản phẩm, khuyến mãi</w:delText>
              </w:r>
            </w:del>
          </w:p>
          <w:p w14:paraId="2A7BF7EA" w14:textId="77777777" w:rsidR="00D40B91" w:rsidRPr="00081AF8" w:rsidDel="00E37E31" w:rsidRDefault="00D40B91" w:rsidP="00081AF8">
            <w:pPr>
              <w:spacing w:line="360" w:lineRule="auto"/>
              <w:ind w:right="4"/>
              <w:jc w:val="both"/>
              <w:rPr>
                <w:del w:id="2868" w:author="admin" w:date="2022-12-12T09:28:00Z"/>
                <w:rFonts w:ascii="Times New Roman" w:eastAsia="Times New Roman" w:hAnsi="Times New Roman" w:cs="Times New Roman"/>
                <w:sz w:val="28"/>
                <w:szCs w:val="28"/>
              </w:rPr>
            </w:pPr>
            <w:del w:id="2869" w:author="admin" w:date="2022-12-12T09:28:00Z">
              <w:r w:rsidRPr="00081AF8" w:rsidDel="00E37E31">
                <w:rPr>
                  <w:rFonts w:ascii="Times New Roman" w:eastAsia="Times New Roman" w:hAnsi="Times New Roman" w:cs="Times New Roman"/>
                  <w:sz w:val="28"/>
                  <w:szCs w:val="28"/>
                </w:rPr>
                <w:delText>- Cập nhật  các sản phẩm mới</w:delText>
              </w:r>
            </w:del>
          </w:p>
        </w:tc>
        <w:tc>
          <w:tcPr>
            <w:tcW w:w="2182" w:type="dxa"/>
            <w:vAlign w:val="center"/>
          </w:tcPr>
          <w:p w14:paraId="70E28B52" w14:textId="77777777" w:rsidR="00D40B91" w:rsidRPr="00081AF8" w:rsidDel="00E37E31" w:rsidRDefault="00D40B91" w:rsidP="00081AF8">
            <w:pPr>
              <w:spacing w:line="360" w:lineRule="auto"/>
              <w:ind w:right="4"/>
              <w:jc w:val="both"/>
              <w:rPr>
                <w:del w:id="2870" w:author="admin" w:date="2022-12-12T09:28:00Z"/>
                <w:rFonts w:ascii="Times New Roman" w:eastAsia="Times New Roman" w:hAnsi="Times New Roman" w:cs="Times New Roman"/>
                <w:sz w:val="28"/>
                <w:szCs w:val="28"/>
              </w:rPr>
            </w:pPr>
            <w:del w:id="2871" w:author="admin" w:date="2022-12-12T09:28:00Z">
              <w:r w:rsidRPr="00081AF8" w:rsidDel="00E37E31">
                <w:rPr>
                  <w:rFonts w:ascii="Times New Roman" w:eastAsia="Times New Roman" w:hAnsi="Times New Roman" w:cs="Times New Roman"/>
                  <w:sz w:val="28"/>
                  <w:szCs w:val="28"/>
                </w:rPr>
                <w:delText>Quản lý sản phẩm</w:delText>
              </w:r>
            </w:del>
          </w:p>
        </w:tc>
        <w:tc>
          <w:tcPr>
            <w:tcW w:w="1905" w:type="dxa"/>
            <w:vMerge/>
          </w:tcPr>
          <w:p w14:paraId="3E07B549" w14:textId="77777777" w:rsidR="00D40B91" w:rsidRPr="00081AF8" w:rsidDel="00E37E31" w:rsidRDefault="00D40B91" w:rsidP="00081AF8">
            <w:pPr>
              <w:spacing w:line="360" w:lineRule="auto"/>
              <w:ind w:right="4"/>
              <w:jc w:val="both"/>
              <w:rPr>
                <w:del w:id="2872" w:author="admin" w:date="2022-12-12T09:28:00Z"/>
                <w:rFonts w:ascii="Times New Roman" w:eastAsia="Times New Roman" w:hAnsi="Times New Roman" w:cs="Times New Roman"/>
                <w:sz w:val="28"/>
                <w:szCs w:val="28"/>
              </w:rPr>
            </w:pPr>
          </w:p>
        </w:tc>
      </w:tr>
      <w:tr w:rsidR="00D40B91" w:rsidRPr="00081AF8" w:rsidDel="00E37E31" w14:paraId="42F3CE4B" w14:textId="77777777" w:rsidTr="00E305A5">
        <w:trPr>
          <w:trHeight w:val="2819"/>
          <w:del w:id="2873" w:author="admin" w:date="2022-12-12T09:28:00Z"/>
        </w:trPr>
        <w:tc>
          <w:tcPr>
            <w:tcW w:w="4951" w:type="dxa"/>
          </w:tcPr>
          <w:p w14:paraId="6A80190F" w14:textId="77777777" w:rsidR="00D40B91" w:rsidRPr="00081AF8" w:rsidDel="00E37E31" w:rsidRDefault="00D40B91" w:rsidP="00081AF8">
            <w:pPr>
              <w:spacing w:line="360" w:lineRule="auto"/>
              <w:ind w:right="4"/>
              <w:jc w:val="both"/>
              <w:rPr>
                <w:del w:id="2874" w:author="admin" w:date="2022-12-12T09:28:00Z"/>
                <w:rFonts w:ascii="Times New Roman" w:eastAsia="Times New Roman" w:hAnsi="Times New Roman" w:cs="Times New Roman"/>
                <w:sz w:val="28"/>
                <w:szCs w:val="28"/>
              </w:rPr>
            </w:pPr>
            <w:del w:id="2875" w:author="admin" w:date="2022-12-12T09:28:00Z">
              <w:r w:rsidRPr="00081AF8" w:rsidDel="00E37E31">
                <w:rPr>
                  <w:rFonts w:ascii="Times New Roman" w:eastAsia="Times New Roman" w:hAnsi="Times New Roman" w:cs="Times New Roman"/>
                  <w:sz w:val="28"/>
                  <w:szCs w:val="28"/>
                </w:rPr>
                <w:delText>- Xác nhận đơn đặt hàng</w:delText>
              </w:r>
            </w:del>
          </w:p>
          <w:p w14:paraId="4F4E333C" w14:textId="77777777" w:rsidR="00D40B91" w:rsidRPr="00081AF8" w:rsidDel="00E37E31" w:rsidRDefault="00D40B91" w:rsidP="00081AF8">
            <w:pPr>
              <w:spacing w:line="360" w:lineRule="auto"/>
              <w:ind w:right="4"/>
              <w:jc w:val="both"/>
              <w:rPr>
                <w:del w:id="2876" w:author="admin" w:date="2022-12-12T09:28:00Z"/>
                <w:rFonts w:ascii="Times New Roman" w:eastAsia="Times New Roman" w:hAnsi="Times New Roman" w:cs="Times New Roman"/>
                <w:sz w:val="28"/>
                <w:szCs w:val="28"/>
              </w:rPr>
            </w:pPr>
            <w:del w:id="2877" w:author="admin" w:date="2022-12-12T09:28:00Z">
              <w:r w:rsidRPr="00081AF8" w:rsidDel="00E37E31">
                <w:rPr>
                  <w:rFonts w:ascii="Times New Roman" w:eastAsia="Times New Roman" w:hAnsi="Times New Roman" w:cs="Times New Roman"/>
                  <w:sz w:val="28"/>
                  <w:szCs w:val="28"/>
                </w:rPr>
                <w:delText>- Gửi đơn hàng đã xác nhận</w:delText>
              </w:r>
            </w:del>
          </w:p>
          <w:p w14:paraId="06105606" w14:textId="77777777" w:rsidR="00D40B91" w:rsidRPr="00081AF8" w:rsidDel="00E37E31" w:rsidRDefault="00D40B91" w:rsidP="00081AF8">
            <w:pPr>
              <w:spacing w:line="360" w:lineRule="auto"/>
              <w:ind w:right="4"/>
              <w:jc w:val="both"/>
              <w:rPr>
                <w:del w:id="2878" w:author="admin" w:date="2022-12-12T09:28:00Z"/>
                <w:rFonts w:ascii="Times New Roman" w:eastAsia="Times New Roman" w:hAnsi="Times New Roman" w:cs="Times New Roman"/>
                <w:sz w:val="28"/>
                <w:szCs w:val="28"/>
              </w:rPr>
            </w:pPr>
            <w:del w:id="2879" w:author="admin" w:date="2022-12-12T09:28:00Z">
              <w:r w:rsidRPr="00081AF8" w:rsidDel="00E37E31">
                <w:rPr>
                  <w:rFonts w:ascii="Times New Roman" w:eastAsia="Times New Roman" w:hAnsi="Times New Roman" w:cs="Times New Roman"/>
                  <w:sz w:val="28"/>
                  <w:szCs w:val="28"/>
                </w:rPr>
                <w:delText>-Hủy bỏ đơn hàng</w:delText>
              </w:r>
            </w:del>
          </w:p>
          <w:p w14:paraId="3BC0D3C2" w14:textId="77777777" w:rsidR="00D40B91" w:rsidRPr="00081AF8" w:rsidDel="00E37E31" w:rsidRDefault="00D40B91" w:rsidP="00081AF8">
            <w:pPr>
              <w:spacing w:line="360" w:lineRule="auto"/>
              <w:ind w:right="4"/>
              <w:jc w:val="both"/>
              <w:rPr>
                <w:del w:id="2880" w:author="admin" w:date="2022-12-12T09:28:00Z"/>
                <w:rFonts w:ascii="Times New Roman" w:eastAsia="Times New Roman" w:hAnsi="Times New Roman" w:cs="Times New Roman"/>
                <w:sz w:val="28"/>
                <w:szCs w:val="28"/>
              </w:rPr>
            </w:pPr>
            <w:del w:id="2881" w:author="admin" w:date="2022-12-12T09:28:00Z">
              <w:r w:rsidRPr="00081AF8" w:rsidDel="00E37E31">
                <w:rPr>
                  <w:rFonts w:ascii="Times New Roman" w:eastAsia="Times New Roman" w:hAnsi="Times New Roman" w:cs="Times New Roman"/>
                  <w:sz w:val="28"/>
                  <w:szCs w:val="28"/>
                </w:rPr>
                <w:delText>- Xác nhận hình thức thanh toán và vận chuyển</w:delText>
              </w:r>
            </w:del>
          </w:p>
          <w:p w14:paraId="6F88A06D" w14:textId="77777777" w:rsidR="00D40B91" w:rsidRPr="00081AF8" w:rsidDel="00E37E31" w:rsidRDefault="00D40B91" w:rsidP="00081AF8">
            <w:pPr>
              <w:spacing w:line="360" w:lineRule="auto"/>
              <w:ind w:right="4"/>
              <w:jc w:val="both"/>
              <w:rPr>
                <w:del w:id="2882" w:author="admin" w:date="2022-12-12T09:28:00Z"/>
                <w:rFonts w:ascii="Times New Roman" w:eastAsia="Times New Roman" w:hAnsi="Times New Roman" w:cs="Times New Roman"/>
                <w:sz w:val="28"/>
                <w:szCs w:val="28"/>
              </w:rPr>
            </w:pPr>
            <w:del w:id="2883" w:author="admin" w:date="2022-12-12T09:28:00Z">
              <w:r w:rsidRPr="00081AF8" w:rsidDel="00E37E31">
                <w:rPr>
                  <w:rFonts w:ascii="Times New Roman" w:eastAsia="Times New Roman" w:hAnsi="Times New Roman" w:cs="Times New Roman"/>
                  <w:sz w:val="28"/>
                  <w:szCs w:val="28"/>
                </w:rPr>
                <w:delText>- Gửi đơn hàng đến bộ phận bán hàng</w:delText>
              </w:r>
            </w:del>
          </w:p>
          <w:p w14:paraId="677F6577" w14:textId="77777777" w:rsidR="00D40B91" w:rsidRPr="00081AF8" w:rsidDel="00E37E31" w:rsidRDefault="00D40B91" w:rsidP="00081AF8">
            <w:pPr>
              <w:spacing w:line="360" w:lineRule="auto"/>
              <w:ind w:right="4"/>
              <w:jc w:val="both"/>
              <w:rPr>
                <w:del w:id="2884" w:author="admin" w:date="2022-12-12T09:28:00Z"/>
                <w:rFonts w:ascii="Times New Roman" w:eastAsia="Times New Roman" w:hAnsi="Times New Roman" w:cs="Times New Roman"/>
                <w:sz w:val="28"/>
                <w:szCs w:val="28"/>
              </w:rPr>
            </w:pPr>
            <w:del w:id="2885" w:author="admin" w:date="2022-12-12T09:28:00Z">
              <w:r w:rsidRPr="00081AF8" w:rsidDel="00E37E31">
                <w:rPr>
                  <w:rFonts w:ascii="Times New Roman" w:eastAsia="Times New Roman" w:hAnsi="Times New Roman" w:cs="Times New Roman"/>
                  <w:sz w:val="28"/>
                  <w:szCs w:val="28"/>
                </w:rPr>
                <w:delText>- Giao dịch với khách hàng</w:delText>
              </w:r>
            </w:del>
          </w:p>
        </w:tc>
        <w:tc>
          <w:tcPr>
            <w:tcW w:w="2182" w:type="dxa"/>
            <w:vAlign w:val="center"/>
          </w:tcPr>
          <w:p w14:paraId="1D64676A" w14:textId="77777777" w:rsidR="00D40B91" w:rsidRPr="00081AF8" w:rsidDel="00E37E31" w:rsidRDefault="00D40B91" w:rsidP="00081AF8">
            <w:pPr>
              <w:spacing w:line="360" w:lineRule="auto"/>
              <w:ind w:right="4"/>
              <w:jc w:val="both"/>
              <w:rPr>
                <w:del w:id="2886" w:author="admin" w:date="2022-12-12T09:28:00Z"/>
                <w:rFonts w:ascii="Times New Roman" w:eastAsia="Times New Roman" w:hAnsi="Times New Roman" w:cs="Times New Roman"/>
                <w:sz w:val="28"/>
                <w:szCs w:val="28"/>
              </w:rPr>
            </w:pPr>
            <w:del w:id="2887" w:author="admin" w:date="2022-12-12T09:28:00Z">
              <w:r w:rsidRPr="00081AF8" w:rsidDel="00E37E31">
                <w:rPr>
                  <w:rFonts w:ascii="Times New Roman" w:eastAsia="Times New Roman" w:hAnsi="Times New Roman" w:cs="Times New Roman"/>
                  <w:sz w:val="28"/>
                  <w:szCs w:val="28"/>
                </w:rPr>
                <w:delText>Quản lý hóa đơn đặt hàng</w:delText>
              </w:r>
            </w:del>
          </w:p>
        </w:tc>
        <w:tc>
          <w:tcPr>
            <w:tcW w:w="1905" w:type="dxa"/>
            <w:vMerge/>
          </w:tcPr>
          <w:p w14:paraId="2FE0178A" w14:textId="77777777" w:rsidR="00D40B91" w:rsidRPr="00081AF8" w:rsidDel="00E37E31" w:rsidRDefault="00D40B91" w:rsidP="00081AF8">
            <w:pPr>
              <w:spacing w:line="360" w:lineRule="auto"/>
              <w:ind w:right="4"/>
              <w:jc w:val="both"/>
              <w:rPr>
                <w:del w:id="2888" w:author="admin" w:date="2022-12-12T09:28:00Z"/>
                <w:rFonts w:ascii="Times New Roman" w:eastAsia="Times New Roman" w:hAnsi="Times New Roman" w:cs="Times New Roman"/>
                <w:sz w:val="28"/>
                <w:szCs w:val="28"/>
              </w:rPr>
            </w:pPr>
          </w:p>
        </w:tc>
      </w:tr>
    </w:tbl>
    <w:p w14:paraId="1E3DDFD3" w14:textId="77777777" w:rsidR="00D40B91" w:rsidRPr="00081AF8" w:rsidDel="00E37E31" w:rsidRDefault="00D40B91" w:rsidP="00081AF8">
      <w:pPr>
        <w:spacing w:line="360" w:lineRule="auto"/>
        <w:jc w:val="both"/>
        <w:rPr>
          <w:del w:id="2889" w:author="admin" w:date="2022-12-12T09:28:00Z"/>
          <w:rFonts w:ascii="Times New Roman" w:hAnsi="Times New Roman" w:cs="Times New Roman"/>
          <w:sz w:val="28"/>
          <w:szCs w:val="28"/>
        </w:rPr>
      </w:pPr>
      <w:del w:id="2890"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sz w:val="28"/>
            <w:szCs w:val="28"/>
          </w:rPr>
          <w:tab/>
          <w:delText>2.6.1.4 Sơ đồ chức năng hệ thống</w:delText>
        </w:r>
      </w:del>
    </w:p>
    <w:p w14:paraId="46C06D8E" w14:textId="77777777" w:rsidR="00D40B91" w:rsidRPr="00081AF8" w:rsidDel="00E37E31" w:rsidRDefault="00D40B91" w:rsidP="00081AF8">
      <w:pPr>
        <w:spacing w:line="360" w:lineRule="auto"/>
        <w:ind w:left="450"/>
        <w:contextualSpacing/>
        <w:jc w:val="both"/>
        <w:rPr>
          <w:del w:id="2891" w:author="admin" w:date="2022-12-12T09:28:00Z"/>
          <w:rFonts w:ascii="Times New Roman" w:hAnsi="Times New Roman" w:cs="Times New Roman"/>
          <w:sz w:val="28"/>
          <w:szCs w:val="28"/>
        </w:rPr>
      </w:pPr>
      <w:del w:id="2892" w:author="admin" w:date="2022-12-12T09:28:00Z">
        <w:r w:rsidRPr="00081AF8" w:rsidDel="00E37E31">
          <w:rPr>
            <w:rFonts w:ascii="Times New Roman" w:hAnsi="Times New Roman" w:cs="Times New Roman"/>
            <w:noProof/>
            <w:sz w:val="28"/>
            <w:szCs w:val="28"/>
          </w:rPr>
          <w:drawing>
            <wp:inline distT="0" distB="0" distL="0" distR="0" wp14:anchorId="0AC9BDB9" wp14:editId="7880275D">
              <wp:extent cx="5971540" cy="3504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1540" cy="3504565"/>
                      </a:xfrm>
                      <a:prstGeom prst="rect">
                        <a:avLst/>
                      </a:prstGeom>
                    </pic:spPr>
                  </pic:pic>
                </a:graphicData>
              </a:graphic>
            </wp:inline>
          </w:drawing>
        </w:r>
      </w:del>
    </w:p>
    <w:p w14:paraId="5F37BA80" w14:textId="77777777" w:rsidR="00D40B91" w:rsidRPr="00081AF8" w:rsidDel="00E37E31" w:rsidRDefault="00D40B91" w:rsidP="00081AF8">
      <w:pPr>
        <w:spacing w:line="360" w:lineRule="auto"/>
        <w:jc w:val="center"/>
        <w:rPr>
          <w:del w:id="2893" w:author="admin" w:date="2022-12-12T09:28:00Z"/>
          <w:rFonts w:ascii="Times New Roman" w:hAnsi="Times New Roman" w:cs="Times New Roman"/>
          <w:bCs/>
          <w:i/>
          <w:sz w:val="28"/>
          <w:szCs w:val="28"/>
        </w:rPr>
      </w:pPr>
      <w:bookmarkStart w:id="2894" w:name="_Toc400531864"/>
      <w:bookmarkStart w:id="2895" w:name="_Toc399971265"/>
      <w:del w:id="2896" w:author="admin" w:date="2022-12-12T09:28:00Z">
        <w:r w:rsidRPr="00081AF8" w:rsidDel="00E37E31">
          <w:rPr>
            <w:rFonts w:ascii="Times New Roman" w:hAnsi="Times New Roman" w:cs="Times New Roman"/>
            <w:bCs/>
            <w:i/>
            <w:sz w:val="28"/>
            <w:szCs w:val="28"/>
          </w:rPr>
          <w:delText>Hình 2.</w:delText>
        </w:r>
        <w:r w:rsidRPr="00081AF8" w:rsidDel="00E37E31">
          <w:rPr>
            <w:rFonts w:ascii="Times New Roman" w:hAnsi="Times New Roman" w:cs="Times New Roman"/>
            <w:bCs/>
            <w:i/>
            <w:sz w:val="28"/>
            <w:szCs w:val="28"/>
          </w:rPr>
          <w:fldChar w:fldCharType="begin"/>
        </w:r>
        <w:r w:rsidRPr="00081AF8" w:rsidDel="00E37E31">
          <w:rPr>
            <w:rFonts w:ascii="Times New Roman" w:hAnsi="Times New Roman" w:cs="Times New Roman"/>
            <w:bCs/>
            <w:i/>
            <w:sz w:val="28"/>
            <w:szCs w:val="28"/>
          </w:rPr>
          <w:delInstrText xml:space="preserve"> SEQ Hình \* ARABIC \s 1 </w:delInstrText>
        </w:r>
        <w:r w:rsidRPr="00081AF8" w:rsidDel="00E37E31">
          <w:rPr>
            <w:rFonts w:ascii="Times New Roman" w:hAnsi="Times New Roman" w:cs="Times New Roman"/>
            <w:bCs/>
            <w:i/>
            <w:sz w:val="28"/>
            <w:szCs w:val="28"/>
          </w:rPr>
          <w:fldChar w:fldCharType="separate"/>
        </w:r>
        <w:r w:rsidRPr="00081AF8" w:rsidDel="00E37E31">
          <w:rPr>
            <w:rFonts w:ascii="Times New Roman" w:hAnsi="Times New Roman" w:cs="Times New Roman"/>
            <w:bCs/>
            <w:i/>
            <w:noProof/>
            <w:sz w:val="28"/>
            <w:szCs w:val="28"/>
          </w:rPr>
          <w:delText>1</w:delText>
        </w:r>
        <w:r w:rsidRPr="00081AF8" w:rsidDel="00E37E31">
          <w:rPr>
            <w:rFonts w:ascii="Times New Roman" w:hAnsi="Times New Roman" w:cs="Times New Roman"/>
            <w:bCs/>
            <w:i/>
            <w:noProof/>
            <w:sz w:val="28"/>
            <w:szCs w:val="28"/>
          </w:rPr>
          <w:fldChar w:fldCharType="end"/>
        </w:r>
        <w:r w:rsidRPr="00081AF8" w:rsidDel="00E37E31">
          <w:rPr>
            <w:rFonts w:ascii="Times New Roman" w:hAnsi="Times New Roman" w:cs="Times New Roman"/>
            <w:bCs/>
            <w:i/>
            <w:sz w:val="28"/>
            <w:szCs w:val="28"/>
          </w:rPr>
          <w:delText>. biểu đồ phân cấp chức năng</w:delText>
        </w:r>
        <w:bookmarkEnd w:id="2894"/>
      </w:del>
    </w:p>
    <w:p w14:paraId="77FA9923" w14:textId="77777777" w:rsidR="00D40B91" w:rsidRPr="00081AF8" w:rsidDel="00E37E31" w:rsidRDefault="00D40B91" w:rsidP="00081AF8">
      <w:pPr>
        <w:pStyle w:val="Heading3"/>
        <w:spacing w:line="360" w:lineRule="auto"/>
        <w:rPr>
          <w:del w:id="2897" w:author="admin" w:date="2022-12-12T09:28:00Z"/>
          <w:rFonts w:ascii="Times New Roman" w:hAnsi="Times New Roman" w:cs="Times New Roman"/>
          <w:b/>
          <w:color w:val="auto"/>
          <w:sz w:val="28"/>
          <w:szCs w:val="28"/>
        </w:rPr>
      </w:pPr>
      <w:bookmarkStart w:id="2898" w:name="_Toc400700186"/>
      <w:bookmarkStart w:id="2899" w:name="_Toc400700705"/>
      <w:bookmarkStart w:id="2900" w:name="_Toc121492133"/>
      <w:del w:id="2901" w:author="admin" w:date="2022-12-12T09:28:00Z">
        <w:r w:rsidRPr="00081AF8" w:rsidDel="00E37E31">
          <w:rPr>
            <w:rFonts w:ascii="Times New Roman" w:hAnsi="Times New Roman" w:cs="Times New Roman"/>
            <w:b/>
            <w:color w:val="auto"/>
            <w:sz w:val="28"/>
            <w:szCs w:val="28"/>
          </w:rPr>
          <w:delText>2.6.2 Mô tả chức năng</w:delText>
        </w:r>
        <w:bookmarkEnd w:id="2895"/>
        <w:bookmarkEnd w:id="2898"/>
        <w:bookmarkEnd w:id="2899"/>
        <w:bookmarkEnd w:id="2900"/>
      </w:del>
    </w:p>
    <w:p w14:paraId="63D1CF58" w14:textId="77777777" w:rsidR="00D40B91" w:rsidRPr="00081AF8" w:rsidDel="00E37E31" w:rsidRDefault="00D40B91" w:rsidP="00081AF8">
      <w:pPr>
        <w:numPr>
          <w:ilvl w:val="0"/>
          <w:numId w:val="21"/>
        </w:numPr>
        <w:spacing w:after="200" w:line="360" w:lineRule="auto"/>
        <w:contextualSpacing/>
        <w:jc w:val="both"/>
        <w:rPr>
          <w:del w:id="2902" w:author="admin" w:date="2022-12-12T09:28:00Z"/>
          <w:rFonts w:ascii="Times New Roman" w:hAnsi="Times New Roman" w:cs="Times New Roman"/>
          <w:sz w:val="28"/>
          <w:szCs w:val="28"/>
        </w:rPr>
      </w:pPr>
      <w:del w:id="2903" w:author="admin" w:date="2022-12-12T09:28:00Z">
        <w:r w:rsidRPr="00081AF8" w:rsidDel="00E37E31">
          <w:rPr>
            <w:rFonts w:ascii="Times New Roman" w:hAnsi="Times New Roman" w:cs="Times New Roman"/>
            <w:sz w:val="28"/>
            <w:szCs w:val="28"/>
          </w:rPr>
          <w:delText xml:space="preserve">Chức năng </w:delText>
        </w:r>
        <w:r w:rsidRPr="00081AF8" w:rsidDel="00E37E31">
          <w:rPr>
            <w:rFonts w:ascii="Times New Roman" w:hAnsi="Times New Roman" w:cs="Times New Roman"/>
            <w:b/>
            <w:i/>
            <w:sz w:val="28"/>
            <w:szCs w:val="28"/>
          </w:rPr>
          <w:delText xml:space="preserve">Quản trị hệ thống : </w:delText>
        </w:r>
        <w:r w:rsidRPr="00081AF8" w:rsidDel="00E37E31">
          <w:rPr>
            <w:rFonts w:ascii="Times New Roman" w:hAnsi="Times New Roman" w:cs="Times New Roman"/>
            <w:sz w:val="28"/>
            <w:szCs w:val="28"/>
          </w:rPr>
          <w:delText>Giúp cho người quản trị Admin quản lý tốt các thông tin sản phẩm , khuyến mại, thông tin các hãng sản xuất , thông tin đơn hàng,thông tin khách hàng.</w:delText>
        </w:r>
      </w:del>
    </w:p>
    <w:p w14:paraId="030C5816" w14:textId="77777777" w:rsidR="00D40B91" w:rsidRPr="00081AF8" w:rsidDel="00E37E31" w:rsidRDefault="00D40B91" w:rsidP="00081AF8">
      <w:pPr>
        <w:numPr>
          <w:ilvl w:val="0"/>
          <w:numId w:val="21"/>
        </w:numPr>
        <w:spacing w:after="200" w:line="360" w:lineRule="auto"/>
        <w:contextualSpacing/>
        <w:jc w:val="both"/>
        <w:rPr>
          <w:del w:id="2904" w:author="admin" w:date="2022-12-12T09:28:00Z"/>
          <w:rFonts w:ascii="Times New Roman" w:hAnsi="Times New Roman" w:cs="Times New Roman"/>
          <w:sz w:val="28"/>
          <w:szCs w:val="28"/>
        </w:rPr>
      </w:pPr>
      <w:del w:id="2905" w:author="admin" w:date="2022-12-12T09:28:00Z">
        <w:r w:rsidRPr="00081AF8" w:rsidDel="00E37E31">
          <w:rPr>
            <w:rFonts w:ascii="Times New Roman" w:hAnsi="Times New Roman" w:cs="Times New Roman"/>
            <w:sz w:val="28"/>
            <w:szCs w:val="28"/>
          </w:rPr>
          <w:delText xml:space="preserve">Chức năng </w:delText>
        </w:r>
        <w:r w:rsidRPr="00081AF8" w:rsidDel="00E37E31">
          <w:rPr>
            <w:rFonts w:ascii="Times New Roman" w:hAnsi="Times New Roman" w:cs="Times New Roman"/>
            <w:b/>
            <w:i/>
            <w:sz w:val="28"/>
            <w:szCs w:val="28"/>
          </w:rPr>
          <w:delText xml:space="preserve">Quản lý đơn hàng </w:delText>
        </w:r>
        <w:r w:rsidRPr="00081AF8" w:rsidDel="00E37E31">
          <w:rPr>
            <w:rFonts w:ascii="Times New Roman" w:hAnsi="Times New Roman" w:cs="Times New Roman"/>
            <w:sz w:val="28"/>
            <w:szCs w:val="28"/>
          </w:rPr>
          <w:delText>: Bao gồm các chức năng như : thêm sản phẩm vào giỏ hàng, kiểm tra khách hàng, hình thức thanh toán và xác nhận đơn hàng và gửi đơn hàng.</w:delText>
        </w:r>
      </w:del>
    </w:p>
    <w:p w14:paraId="0B9BF3CD" w14:textId="77777777" w:rsidR="00D40B91" w:rsidRPr="00081AF8" w:rsidDel="00E37E31" w:rsidRDefault="00D40B91" w:rsidP="00081AF8">
      <w:pPr>
        <w:numPr>
          <w:ilvl w:val="0"/>
          <w:numId w:val="21"/>
        </w:numPr>
        <w:spacing w:after="200" w:line="360" w:lineRule="auto"/>
        <w:contextualSpacing/>
        <w:jc w:val="both"/>
        <w:rPr>
          <w:del w:id="2906" w:author="admin" w:date="2022-12-12T09:28:00Z"/>
          <w:rFonts w:ascii="Times New Roman" w:hAnsi="Times New Roman" w:cs="Times New Roman"/>
          <w:sz w:val="28"/>
          <w:szCs w:val="28"/>
        </w:rPr>
      </w:pPr>
      <w:del w:id="2907" w:author="admin" w:date="2022-12-12T09:28:00Z">
        <w:r w:rsidRPr="00081AF8" w:rsidDel="00E37E31">
          <w:rPr>
            <w:rFonts w:ascii="Times New Roman" w:hAnsi="Times New Roman" w:cs="Times New Roman"/>
            <w:sz w:val="28"/>
            <w:szCs w:val="28"/>
          </w:rPr>
          <w:delText xml:space="preserve">Chức năng </w:delText>
        </w:r>
        <w:r w:rsidRPr="00081AF8" w:rsidDel="00E37E31">
          <w:rPr>
            <w:rFonts w:ascii="Times New Roman" w:hAnsi="Times New Roman" w:cs="Times New Roman"/>
            <w:b/>
            <w:i/>
            <w:sz w:val="28"/>
            <w:szCs w:val="28"/>
          </w:rPr>
          <w:delText xml:space="preserve">Tìm kiếm </w:delText>
        </w:r>
        <w:r w:rsidRPr="00081AF8" w:rsidDel="00E37E31">
          <w:rPr>
            <w:rFonts w:ascii="Times New Roman" w:hAnsi="Times New Roman" w:cs="Times New Roman"/>
            <w:sz w:val="28"/>
            <w:szCs w:val="28"/>
          </w:rPr>
          <w:delText>: Cho phép nhà quản lý và khách hàng tìm kiếm sản phẩm một cách nhanh nhất theo một số các tiêu chí sau : tìm kiếm theo tên sản phẩ</w:delText>
        </w:r>
        <w:bookmarkStart w:id="2908" w:name="_Toc399971266"/>
        <w:r w:rsidRPr="00081AF8" w:rsidDel="00E37E31">
          <w:rPr>
            <w:rFonts w:ascii="Times New Roman" w:hAnsi="Times New Roman" w:cs="Times New Roman"/>
            <w:sz w:val="28"/>
            <w:szCs w:val="28"/>
          </w:rPr>
          <w:delText xml:space="preserve">m </w:delText>
        </w:r>
      </w:del>
    </w:p>
    <w:p w14:paraId="78E4AE9A" w14:textId="77777777" w:rsidR="00D40B91" w:rsidRPr="00081AF8" w:rsidDel="00E37E31" w:rsidRDefault="00D40B91" w:rsidP="00081AF8">
      <w:pPr>
        <w:spacing w:line="360" w:lineRule="auto"/>
        <w:ind w:left="1170"/>
        <w:contextualSpacing/>
        <w:jc w:val="both"/>
        <w:rPr>
          <w:del w:id="2909" w:author="admin" w:date="2022-12-12T09:28:00Z"/>
          <w:rFonts w:ascii="Times New Roman" w:hAnsi="Times New Roman" w:cs="Times New Roman"/>
          <w:sz w:val="28"/>
          <w:szCs w:val="28"/>
        </w:rPr>
      </w:pPr>
    </w:p>
    <w:p w14:paraId="780B4471" w14:textId="77777777" w:rsidR="00D40B91" w:rsidRPr="00081AF8" w:rsidDel="00E37E31" w:rsidRDefault="00D40B91" w:rsidP="00081AF8">
      <w:pPr>
        <w:pStyle w:val="Heading3"/>
        <w:spacing w:line="360" w:lineRule="auto"/>
        <w:rPr>
          <w:del w:id="2910" w:author="admin" w:date="2022-12-12T09:28:00Z"/>
          <w:rFonts w:ascii="Times New Roman" w:hAnsi="Times New Roman" w:cs="Times New Roman"/>
          <w:b/>
          <w:color w:val="auto"/>
          <w:sz w:val="28"/>
          <w:szCs w:val="28"/>
        </w:rPr>
      </w:pPr>
      <w:bookmarkStart w:id="2911" w:name="_Toc400700187"/>
      <w:bookmarkStart w:id="2912" w:name="_Toc400700706"/>
      <w:bookmarkStart w:id="2913" w:name="_Toc121492134"/>
      <w:del w:id="2914" w:author="admin" w:date="2022-12-12T09:28:00Z">
        <w:r w:rsidRPr="00081AF8" w:rsidDel="00E37E31">
          <w:rPr>
            <w:rFonts w:ascii="Times New Roman" w:hAnsi="Times New Roman" w:cs="Times New Roman"/>
            <w:b/>
            <w:color w:val="auto"/>
            <w:sz w:val="28"/>
            <w:szCs w:val="28"/>
          </w:rPr>
          <w:delText>2.6.3 Biểu đồ luồng dữ liệu</w:delText>
        </w:r>
        <w:bookmarkEnd w:id="2908"/>
        <w:bookmarkEnd w:id="2911"/>
        <w:bookmarkEnd w:id="2912"/>
        <w:bookmarkEnd w:id="2913"/>
      </w:del>
    </w:p>
    <w:p w14:paraId="634D935E" w14:textId="77777777" w:rsidR="00D40B91" w:rsidRPr="00081AF8" w:rsidDel="00E37E31" w:rsidRDefault="00D40B91" w:rsidP="00081AF8">
      <w:pPr>
        <w:spacing w:line="360" w:lineRule="auto"/>
        <w:ind w:left="450" w:firstLine="270"/>
        <w:contextualSpacing/>
        <w:jc w:val="both"/>
        <w:rPr>
          <w:del w:id="2915" w:author="admin" w:date="2022-12-12T09:28:00Z"/>
          <w:rFonts w:ascii="Times New Roman" w:hAnsi="Times New Roman" w:cs="Times New Roman"/>
          <w:b/>
          <w:sz w:val="28"/>
          <w:szCs w:val="28"/>
        </w:rPr>
      </w:pPr>
      <w:del w:id="2916" w:author="admin" w:date="2022-12-12T09:28:00Z">
        <w:r w:rsidRPr="00081AF8" w:rsidDel="00E37E31">
          <w:rPr>
            <w:rFonts w:ascii="Times New Roman" w:hAnsi="Times New Roman" w:cs="Times New Roman"/>
            <w:b/>
            <w:sz w:val="28"/>
            <w:szCs w:val="28"/>
          </w:rPr>
          <w:delText>2.6.3.1. Các ký hiệu sử dụng</w:delText>
        </w:r>
      </w:del>
    </w:p>
    <w:p w14:paraId="321B61C7" w14:textId="77777777" w:rsidR="00D40B91" w:rsidRPr="00081AF8" w:rsidDel="00E37E31" w:rsidRDefault="00D40B91" w:rsidP="00081AF8">
      <w:pPr>
        <w:numPr>
          <w:ilvl w:val="0"/>
          <w:numId w:val="25"/>
        </w:numPr>
        <w:spacing w:after="200" w:line="360" w:lineRule="auto"/>
        <w:contextualSpacing/>
        <w:jc w:val="both"/>
        <w:rPr>
          <w:del w:id="2917" w:author="admin" w:date="2022-12-12T09:28:00Z"/>
          <w:rFonts w:ascii="Times New Roman" w:hAnsi="Times New Roman" w:cs="Times New Roman"/>
          <w:sz w:val="28"/>
          <w:szCs w:val="28"/>
        </w:rPr>
      </w:pPr>
      <w:del w:id="2918" w:author="admin" w:date="2022-12-12T09:28:00Z">
        <w:r w:rsidRPr="00081AF8" w:rsidDel="00E37E31">
          <w:rPr>
            <w:rFonts w:ascii="Times New Roman" w:hAnsi="Times New Roman" w:cs="Times New Roman"/>
            <w:sz w:val="28"/>
            <w:szCs w:val="28"/>
          </w:rPr>
          <w:delText>Biểu diễn hình elip :</w:delText>
        </w:r>
      </w:del>
    </w:p>
    <w:p w14:paraId="5F82E6F5" w14:textId="77777777" w:rsidR="00D40B91" w:rsidRPr="00081AF8" w:rsidDel="00E37E31" w:rsidRDefault="00D40B91" w:rsidP="00081AF8">
      <w:pPr>
        <w:spacing w:line="360" w:lineRule="auto"/>
        <w:jc w:val="center"/>
        <w:rPr>
          <w:del w:id="2919" w:author="admin" w:date="2022-12-12T09:28:00Z"/>
          <w:rFonts w:ascii="Times New Roman" w:hAnsi="Times New Roman" w:cs="Times New Roman"/>
          <w:sz w:val="28"/>
          <w:szCs w:val="28"/>
        </w:rPr>
      </w:pPr>
      <w:del w:id="2920" w:author="admin" w:date="2022-12-12T09:28:00Z">
        <w:r w:rsidRPr="00081AF8" w:rsidDel="00E37E31">
          <w:rPr>
            <w:rFonts w:ascii="Times New Roman" w:hAnsi="Times New Roman" w:cs="Times New Roman"/>
            <w:sz w:val="28"/>
            <w:szCs w:val="28"/>
          </w:rPr>
          <w:object w:dxaOrig="2606" w:dyaOrig="1472" w14:anchorId="4B974683">
            <v:shape id="_x0000_i1038" type="#_x0000_t75" style="width:130.5pt;height:69.75pt" o:ole="">
              <v:imagedata r:id="rId21" o:title=""/>
            </v:shape>
            <o:OLEObject Type="Embed" ProgID="Visio.Drawing.11" ShapeID="_x0000_i1038" DrawAspect="Content" ObjectID="_1732621320" r:id="rId72"/>
          </w:object>
        </w:r>
      </w:del>
    </w:p>
    <w:p w14:paraId="3BE332C6" w14:textId="77777777" w:rsidR="00D40B91" w:rsidRPr="00081AF8" w:rsidDel="00E37E31" w:rsidRDefault="00D40B91" w:rsidP="00081AF8">
      <w:pPr>
        <w:numPr>
          <w:ilvl w:val="0"/>
          <w:numId w:val="25"/>
        </w:numPr>
        <w:spacing w:after="200" w:line="360" w:lineRule="auto"/>
        <w:contextualSpacing/>
        <w:jc w:val="both"/>
        <w:rPr>
          <w:del w:id="2921" w:author="admin" w:date="2022-12-12T09:28:00Z"/>
          <w:rFonts w:ascii="Times New Roman" w:hAnsi="Times New Roman" w:cs="Times New Roman"/>
          <w:sz w:val="28"/>
          <w:szCs w:val="28"/>
        </w:rPr>
      </w:pPr>
      <w:del w:id="2922" w:author="admin" w:date="2022-12-12T09:28:00Z">
        <w:r w:rsidRPr="00081AF8" w:rsidDel="00E37E31">
          <w:rPr>
            <w:rFonts w:ascii="Times New Roman" w:hAnsi="Times New Roman" w:cs="Times New Roman"/>
            <w:sz w:val="28"/>
            <w:szCs w:val="28"/>
          </w:rPr>
          <w:delText>Biểu diễn hình mũi tên</w:delText>
        </w:r>
      </w:del>
    </w:p>
    <w:p w14:paraId="161FB3BE" w14:textId="77777777" w:rsidR="00D40B91" w:rsidRPr="00081AF8" w:rsidDel="00E37E31" w:rsidRDefault="00D40B91" w:rsidP="00081AF8">
      <w:pPr>
        <w:spacing w:line="360" w:lineRule="auto"/>
        <w:jc w:val="center"/>
        <w:rPr>
          <w:del w:id="2923" w:author="admin" w:date="2022-12-12T09:28:00Z"/>
          <w:rFonts w:ascii="Times New Roman" w:hAnsi="Times New Roman" w:cs="Times New Roman"/>
          <w:sz w:val="28"/>
          <w:szCs w:val="28"/>
        </w:rPr>
      </w:pPr>
      <w:del w:id="2924" w:author="admin" w:date="2022-12-12T09:28:00Z">
        <w:r w:rsidRPr="00081AF8" w:rsidDel="00E37E31">
          <w:rPr>
            <w:rFonts w:ascii="Times New Roman" w:hAnsi="Times New Roman" w:cs="Times New Roman"/>
            <w:sz w:val="28"/>
            <w:szCs w:val="28"/>
          </w:rPr>
          <w:object w:dxaOrig="4484" w:dyaOrig="748" w14:anchorId="0578DBB9">
            <v:shape id="_x0000_i1039" type="#_x0000_t75" style="width:224.25pt;height:37.5pt" o:ole="">
              <v:imagedata r:id="rId23" o:title=""/>
            </v:shape>
            <o:OLEObject Type="Embed" ProgID="Visio.Drawing.11" ShapeID="_x0000_i1039" DrawAspect="Content" ObjectID="_1732621321" r:id="rId73"/>
          </w:object>
        </w:r>
      </w:del>
    </w:p>
    <w:p w14:paraId="593F4362" w14:textId="77777777" w:rsidR="00D40B91" w:rsidRPr="00081AF8" w:rsidDel="00E37E31" w:rsidRDefault="00D40B91" w:rsidP="00081AF8">
      <w:pPr>
        <w:numPr>
          <w:ilvl w:val="0"/>
          <w:numId w:val="25"/>
        </w:numPr>
        <w:spacing w:after="200" w:line="360" w:lineRule="auto"/>
        <w:contextualSpacing/>
        <w:jc w:val="both"/>
        <w:rPr>
          <w:del w:id="2925" w:author="admin" w:date="2022-12-12T09:28:00Z"/>
          <w:rFonts w:ascii="Times New Roman" w:hAnsi="Times New Roman" w:cs="Times New Roman"/>
          <w:sz w:val="28"/>
          <w:szCs w:val="28"/>
        </w:rPr>
      </w:pPr>
      <w:del w:id="2926" w:author="admin" w:date="2022-12-12T09:28:00Z">
        <w:r w:rsidRPr="00081AF8" w:rsidDel="00E37E31">
          <w:rPr>
            <w:rFonts w:ascii="Times New Roman" w:hAnsi="Times New Roman" w:cs="Times New Roman"/>
            <w:sz w:val="28"/>
            <w:szCs w:val="28"/>
          </w:rPr>
          <w:delText>Biểu diễn hình chữ nhật</w:delText>
        </w:r>
      </w:del>
    </w:p>
    <w:p w14:paraId="6B08EBC1" w14:textId="77777777" w:rsidR="00D40B91" w:rsidRPr="00081AF8" w:rsidDel="00E37E31" w:rsidRDefault="00D40B91" w:rsidP="00081AF8">
      <w:pPr>
        <w:spacing w:line="360" w:lineRule="auto"/>
        <w:jc w:val="center"/>
        <w:rPr>
          <w:del w:id="2927" w:author="admin" w:date="2022-12-12T09:28:00Z"/>
          <w:rFonts w:ascii="Times New Roman" w:hAnsi="Times New Roman" w:cs="Times New Roman"/>
          <w:sz w:val="28"/>
          <w:szCs w:val="28"/>
        </w:rPr>
      </w:pPr>
      <w:del w:id="2928" w:author="admin" w:date="2022-12-12T09:28:00Z">
        <w:r w:rsidRPr="00081AF8" w:rsidDel="00E37E31">
          <w:rPr>
            <w:rFonts w:ascii="Times New Roman" w:hAnsi="Times New Roman" w:cs="Times New Roman"/>
            <w:sz w:val="28"/>
            <w:szCs w:val="28"/>
          </w:rPr>
          <w:object w:dxaOrig="3457" w:dyaOrig="2323" w14:anchorId="0891EA4E">
            <v:shape id="_x0000_i1040" type="#_x0000_t75" style="width:171.75pt;height:99.75pt" o:ole="">
              <v:imagedata r:id="rId25" o:title=""/>
            </v:shape>
            <o:OLEObject Type="Embed" ProgID="Visio.Drawing.11" ShapeID="_x0000_i1040" DrawAspect="Content" ObjectID="_1732621322" r:id="rId74"/>
          </w:object>
        </w:r>
      </w:del>
    </w:p>
    <w:p w14:paraId="50492D32" w14:textId="77777777" w:rsidR="00D40B91" w:rsidRPr="00081AF8" w:rsidDel="00E37E31" w:rsidRDefault="00D40B91" w:rsidP="00081AF8">
      <w:pPr>
        <w:numPr>
          <w:ilvl w:val="0"/>
          <w:numId w:val="25"/>
        </w:numPr>
        <w:spacing w:after="200" w:line="360" w:lineRule="auto"/>
        <w:contextualSpacing/>
        <w:jc w:val="both"/>
        <w:rPr>
          <w:del w:id="2929" w:author="admin" w:date="2022-12-12T09:28:00Z"/>
          <w:rFonts w:ascii="Times New Roman" w:hAnsi="Times New Roman" w:cs="Times New Roman"/>
          <w:sz w:val="28"/>
          <w:szCs w:val="28"/>
        </w:rPr>
      </w:pPr>
      <w:del w:id="2930" w:author="admin" w:date="2022-12-12T09:28:00Z">
        <w:r w:rsidRPr="00081AF8" w:rsidDel="00E37E31">
          <w:rPr>
            <w:rFonts w:ascii="Times New Roman" w:hAnsi="Times New Roman" w:cs="Times New Roman"/>
            <w:sz w:val="28"/>
            <w:szCs w:val="28"/>
          </w:rPr>
          <w:delText>Biểu diễn cặp đường thẳng song song</w:delText>
        </w:r>
      </w:del>
    </w:p>
    <w:p w14:paraId="2257A82A" w14:textId="77777777" w:rsidR="00D40B91" w:rsidRPr="00081AF8" w:rsidDel="00E37E31" w:rsidRDefault="00D40B91" w:rsidP="00081AF8">
      <w:pPr>
        <w:spacing w:line="360" w:lineRule="auto"/>
        <w:jc w:val="center"/>
        <w:rPr>
          <w:del w:id="2931" w:author="admin" w:date="2022-12-12T09:28:00Z"/>
          <w:rFonts w:ascii="Times New Roman" w:hAnsi="Times New Roman" w:cs="Times New Roman"/>
          <w:sz w:val="28"/>
          <w:szCs w:val="28"/>
        </w:rPr>
      </w:pPr>
      <w:del w:id="2932" w:author="admin" w:date="2022-12-12T09:28:00Z">
        <w:r w:rsidRPr="00081AF8" w:rsidDel="00E37E31">
          <w:rPr>
            <w:rFonts w:ascii="Times New Roman" w:hAnsi="Times New Roman" w:cs="Times New Roman"/>
            <w:sz w:val="28"/>
            <w:szCs w:val="28"/>
          </w:rPr>
          <w:object w:dxaOrig="3457" w:dyaOrig="905" w14:anchorId="60D6583F">
            <v:shape id="_x0000_i1041" type="#_x0000_t75" style="width:171.75pt;height:39pt" o:ole="">
              <v:imagedata r:id="rId27" o:title=""/>
            </v:shape>
            <o:OLEObject Type="Embed" ProgID="Visio.Drawing.11" ShapeID="_x0000_i1041" DrawAspect="Content" ObjectID="_1732621323" r:id="rId75"/>
          </w:object>
        </w:r>
      </w:del>
    </w:p>
    <w:p w14:paraId="17DB144C" w14:textId="77777777" w:rsidR="00D40B91" w:rsidRPr="00081AF8" w:rsidDel="00E37E31" w:rsidRDefault="00D40B91" w:rsidP="00081AF8">
      <w:pPr>
        <w:spacing w:line="360" w:lineRule="auto"/>
        <w:jc w:val="both"/>
        <w:rPr>
          <w:del w:id="2933" w:author="admin" w:date="2022-12-12T09:28:00Z"/>
          <w:rFonts w:ascii="Times New Roman" w:hAnsi="Times New Roman" w:cs="Times New Roman"/>
          <w:sz w:val="28"/>
          <w:szCs w:val="28"/>
        </w:rPr>
      </w:pPr>
      <w:del w:id="2934" w:author="admin" w:date="2022-12-12T09:28:00Z">
        <w:r w:rsidRPr="00081AF8" w:rsidDel="00E37E31">
          <w:rPr>
            <w:rFonts w:ascii="Times New Roman" w:hAnsi="Times New Roman" w:cs="Times New Roman"/>
            <w:sz w:val="28"/>
            <w:szCs w:val="28"/>
          </w:rPr>
          <w:object w:dxaOrig="8559" w:dyaOrig="2011" w14:anchorId="1A0465A5">
            <v:shape id="_x0000_i1042" type="#_x0000_t75" style="width:429pt;height:86.25pt" o:ole="">
              <v:imagedata r:id="rId29" o:title=""/>
            </v:shape>
            <o:OLEObject Type="Embed" ProgID="Visio.Drawing.11" ShapeID="_x0000_i1042" DrawAspect="Content" ObjectID="_1732621324" r:id="rId76"/>
          </w:object>
        </w:r>
      </w:del>
    </w:p>
    <w:p w14:paraId="4AA6748F" w14:textId="77777777" w:rsidR="00D40B91" w:rsidRPr="00081AF8" w:rsidDel="00E37E31" w:rsidRDefault="00D40B91" w:rsidP="00081AF8">
      <w:pPr>
        <w:spacing w:line="360" w:lineRule="auto"/>
        <w:jc w:val="both"/>
        <w:rPr>
          <w:del w:id="2935" w:author="admin" w:date="2022-12-12T09:28:00Z"/>
          <w:rFonts w:ascii="Times New Roman" w:hAnsi="Times New Roman" w:cs="Times New Roman"/>
          <w:sz w:val="28"/>
          <w:szCs w:val="28"/>
        </w:rPr>
      </w:pPr>
    </w:p>
    <w:p w14:paraId="6ED280B1" w14:textId="77777777" w:rsidR="00D40B91" w:rsidRPr="00081AF8" w:rsidDel="00E37E31" w:rsidRDefault="00D40B91" w:rsidP="00081AF8">
      <w:pPr>
        <w:spacing w:line="360" w:lineRule="auto"/>
        <w:jc w:val="both"/>
        <w:rPr>
          <w:del w:id="2936" w:author="admin" w:date="2022-12-12T09:28:00Z"/>
          <w:rFonts w:ascii="Times New Roman" w:hAnsi="Times New Roman" w:cs="Times New Roman"/>
          <w:sz w:val="28"/>
          <w:szCs w:val="28"/>
        </w:rPr>
      </w:pPr>
    </w:p>
    <w:p w14:paraId="1C9FF1FA" w14:textId="77777777" w:rsidR="00D40B91" w:rsidRPr="00081AF8" w:rsidDel="00E37E31" w:rsidRDefault="00D40B91" w:rsidP="00081AF8">
      <w:pPr>
        <w:spacing w:line="360" w:lineRule="auto"/>
        <w:jc w:val="both"/>
        <w:rPr>
          <w:del w:id="2937" w:author="admin" w:date="2022-12-12T09:28:00Z"/>
          <w:rFonts w:ascii="Times New Roman" w:hAnsi="Times New Roman" w:cs="Times New Roman"/>
          <w:sz w:val="28"/>
          <w:szCs w:val="28"/>
        </w:rPr>
      </w:pPr>
    </w:p>
    <w:p w14:paraId="3F12B80C" w14:textId="77777777" w:rsidR="00D40B91" w:rsidRPr="00081AF8" w:rsidDel="00E37E31" w:rsidRDefault="00D40B91" w:rsidP="00081AF8">
      <w:pPr>
        <w:spacing w:line="360" w:lineRule="auto"/>
        <w:ind w:left="450" w:firstLine="270"/>
        <w:contextualSpacing/>
        <w:jc w:val="both"/>
        <w:rPr>
          <w:del w:id="2938" w:author="admin" w:date="2022-12-12T09:28:00Z"/>
          <w:rFonts w:ascii="Times New Roman" w:hAnsi="Times New Roman" w:cs="Times New Roman"/>
          <w:b/>
          <w:sz w:val="28"/>
          <w:szCs w:val="28"/>
        </w:rPr>
      </w:pPr>
      <w:del w:id="2939" w:author="admin" w:date="2022-12-12T09:28:00Z">
        <w:r w:rsidRPr="00081AF8" w:rsidDel="00E37E31">
          <w:rPr>
            <w:rFonts w:ascii="Times New Roman" w:hAnsi="Times New Roman" w:cs="Times New Roman"/>
            <w:b/>
            <w:sz w:val="28"/>
            <w:szCs w:val="28"/>
          </w:rPr>
          <w:delText>2.6.3.2. Các bước tiến hàng</w:delText>
        </w:r>
      </w:del>
    </w:p>
    <w:p w14:paraId="4C2B6EFD" w14:textId="77777777" w:rsidR="00D40B91" w:rsidRPr="00081AF8" w:rsidDel="00E37E31" w:rsidRDefault="00D40B91" w:rsidP="00081AF8">
      <w:pPr>
        <w:spacing w:line="360" w:lineRule="auto"/>
        <w:ind w:firstLine="720"/>
        <w:jc w:val="both"/>
        <w:rPr>
          <w:del w:id="2940" w:author="admin" w:date="2022-12-12T09:28:00Z"/>
          <w:rFonts w:ascii="Times New Roman" w:eastAsia="Calibri" w:hAnsi="Times New Roman" w:cs="Times New Roman"/>
          <w:sz w:val="28"/>
          <w:szCs w:val="28"/>
          <w:lang w:val="vi-VN" w:eastAsia="vi-VN"/>
        </w:rPr>
      </w:pPr>
      <w:del w:id="2941" w:author="admin" w:date="2022-12-12T09:28:00Z">
        <w:r w:rsidRPr="00081AF8" w:rsidDel="00E37E31">
          <w:rPr>
            <w:rFonts w:ascii="Times New Roman" w:eastAsia="Calibri" w:hAnsi="Times New Roman" w:cs="Times New Roman"/>
            <w:sz w:val="28"/>
            <w:szCs w:val="28"/>
            <w:lang w:val="vi-VN" w:eastAsia="vi-VN"/>
          </w:rPr>
          <w:delText>Bước 1: Xây dựng DFD mức khung cảnh (mức 0) xác định giới hạn của hệ thống. Biểu đồ luồng dữ liệu mức khung cảnh gồm một chức năng duy nhất biểu thị toàn bộ hệ thống đang nghiên cứu, chức năng này được nối với tất cả tác nhân ngoài của hệ thống. Các luồng dữ liệu giữa chức năng và tác nhân ngoài biểu diễn thông tin vào và ra của hệ thống.</w:delText>
        </w:r>
      </w:del>
    </w:p>
    <w:p w14:paraId="394DB674" w14:textId="77777777" w:rsidR="00D40B91" w:rsidRPr="00081AF8" w:rsidDel="00E37E31" w:rsidRDefault="00D40B91" w:rsidP="00081AF8">
      <w:pPr>
        <w:spacing w:line="360" w:lineRule="auto"/>
        <w:ind w:firstLine="720"/>
        <w:jc w:val="both"/>
        <w:rPr>
          <w:del w:id="2942" w:author="admin" w:date="2022-12-12T09:28:00Z"/>
          <w:rFonts w:ascii="Times New Roman" w:eastAsia="Calibri" w:hAnsi="Times New Roman" w:cs="Times New Roman"/>
          <w:sz w:val="28"/>
          <w:szCs w:val="28"/>
          <w:lang w:val="vi-VN" w:eastAsia="vi-VN"/>
        </w:rPr>
      </w:pPr>
      <w:del w:id="2943" w:author="admin" w:date="2022-12-12T09:28:00Z">
        <w:r w:rsidRPr="00081AF8" w:rsidDel="00E37E31">
          <w:rPr>
            <w:rFonts w:ascii="Times New Roman" w:eastAsia="Calibri" w:hAnsi="Times New Roman" w:cs="Times New Roman"/>
            <w:sz w:val="28"/>
            <w:szCs w:val="28"/>
            <w:lang w:val="vi-VN" w:eastAsia="vi-VN"/>
          </w:rPr>
          <w:delText>Bước 2: Xây dựng DFD mức đỉnh (mức 1) với mức đỉnh các tác nhân ngoài của hệ thống ở mức khung cảnh được giữ nguyên với các luồng thông tin vào ra. Hệ thống được phân rã thành các tiến trình mức đỉnh và là các chức năng chính bên trong hệ thống theo biểu đồ phân cấp chức năng mức 1. Xuất hiện thêm các kho dữ liệu và  luồng thông tin trao đổi giữa các chức năng mức đỉnh.</w:delText>
        </w:r>
      </w:del>
    </w:p>
    <w:p w14:paraId="755D521C" w14:textId="77777777" w:rsidR="00D40B91" w:rsidRPr="00081AF8" w:rsidDel="00E37E31" w:rsidRDefault="00D40B91" w:rsidP="00081AF8">
      <w:pPr>
        <w:spacing w:line="360" w:lineRule="auto"/>
        <w:ind w:firstLine="720"/>
        <w:jc w:val="both"/>
        <w:rPr>
          <w:del w:id="2944" w:author="admin" w:date="2022-12-12T09:28:00Z"/>
          <w:rFonts w:ascii="Times New Roman" w:eastAsia="Calibri" w:hAnsi="Times New Roman" w:cs="Times New Roman"/>
          <w:sz w:val="28"/>
          <w:szCs w:val="28"/>
          <w:lang w:val="vi-VN" w:eastAsia="vi-VN"/>
        </w:rPr>
      </w:pPr>
      <w:del w:id="2945" w:author="admin" w:date="2022-12-12T09:28:00Z">
        <w:r w:rsidRPr="00081AF8" w:rsidDel="00E37E31">
          <w:rPr>
            <w:rFonts w:ascii="Times New Roman" w:eastAsia="Calibri" w:hAnsi="Times New Roman" w:cs="Times New Roman"/>
            <w:sz w:val="28"/>
            <w:szCs w:val="28"/>
            <w:lang w:val="vi-VN" w:eastAsia="vi-VN"/>
          </w:rPr>
          <w:delText>Bước 3: Xây dựng DFD mức dưới đỉnh (mức 2 và dưới 2) thực hiện phân rã đối với mỗi tiếng trình của mức đỉnh. Khi thực hiện phân rã ở mức này vẫn phải căn cứ vào biêu đồ phân cấp chức năng để xác định các tiến trình con sẽ xuất hiện trong biểu đồ luồng dữ liệu.</w:delText>
        </w:r>
      </w:del>
    </w:p>
    <w:p w14:paraId="1823F170" w14:textId="77777777" w:rsidR="00D40B91" w:rsidRPr="00081AF8" w:rsidDel="00E37E31" w:rsidRDefault="00D40B91" w:rsidP="00081AF8">
      <w:pPr>
        <w:spacing w:line="360" w:lineRule="auto"/>
        <w:jc w:val="both"/>
        <w:rPr>
          <w:del w:id="2946" w:author="admin" w:date="2022-12-12T09:28:00Z"/>
          <w:rFonts w:ascii="Times New Roman" w:hAnsi="Times New Roman" w:cs="Times New Roman"/>
          <w:sz w:val="28"/>
          <w:szCs w:val="28"/>
        </w:rPr>
      </w:pPr>
    </w:p>
    <w:p w14:paraId="35F21381" w14:textId="77777777" w:rsidR="00D40B91" w:rsidRPr="00081AF8" w:rsidDel="00E37E31" w:rsidRDefault="00D40B91" w:rsidP="00081AF8">
      <w:pPr>
        <w:spacing w:line="360" w:lineRule="auto"/>
        <w:ind w:left="450" w:firstLine="270"/>
        <w:contextualSpacing/>
        <w:jc w:val="both"/>
        <w:rPr>
          <w:del w:id="2947" w:author="admin" w:date="2022-12-12T09:28:00Z"/>
          <w:rFonts w:ascii="Times New Roman" w:hAnsi="Times New Roman" w:cs="Times New Roman"/>
          <w:b/>
          <w:sz w:val="28"/>
          <w:szCs w:val="28"/>
        </w:rPr>
      </w:pPr>
      <w:del w:id="2948" w:author="admin" w:date="2022-12-12T09:28:00Z">
        <w:r w:rsidRPr="00081AF8" w:rsidDel="00E37E31">
          <w:rPr>
            <w:rFonts w:ascii="Times New Roman" w:hAnsi="Times New Roman" w:cs="Times New Roman"/>
            <w:b/>
            <w:sz w:val="28"/>
            <w:szCs w:val="28"/>
          </w:rPr>
          <w:delText>2.6.3.3. DFD mức khung cảnh</w:delText>
        </w:r>
      </w:del>
    </w:p>
    <w:p w14:paraId="22E31016" w14:textId="77777777" w:rsidR="00D40B91" w:rsidRPr="00081AF8" w:rsidDel="00E37E31" w:rsidRDefault="00D40B91" w:rsidP="00081AF8">
      <w:pPr>
        <w:spacing w:line="360" w:lineRule="auto"/>
        <w:jc w:val="both"/>
        <w:rPr>
          <w:del w:id="2949" w:author="admin" w:date="2022-12-12T09:28:00Z"/>
          <w:rFonts w:ascii="Times New Roman" w:hAnsi="Times New Roman" w:cs="Times New Roman"/>
          <w:bCs/>
          <w:i/>
          <w:sz w:val="28"/>
          <w:szCs w:val="28"/>
        </w:rPr>
      </w:pPr>
      <w:bookmarkStart w:id="2950" w:name="_Toc400531865"/>
      <w:commentRangeStart w:id="2951"/>
      <w:del w:id="2952" w:author="admin" w:date="2022-12-12T09:28:00Z">
        <w:r w:rsidRPr="00081AF8" w:rsidDel="00E37E31">
          <w:rPr>
            <w:rFonts w:ascii="Times New Roman" w:hAnsi="Times New Roman" w:cs="Times New Roman"/>
            <w:noProof/>
            <w:sz w:val="28"/>
            <w:szCs w:val="28"/>
          </w:rPr>
          <w:drawing>
            <wp:inline distT="0" distB="0" distL="0" distR="0" wp14:anchorId="3E412987" wp14:editId="64E2E580">
              <wp:extent cx="5971540" cy="4400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1540" cy="4400550"/>
                      </a:xfrm>
                      <a:prstGeom prst="rect">
                        <a:avLst/>
                      </a:prstGeom>
                    </pic:spPr>
                  </pic:pic>
                </a:graphicData>
              </a:graphic>
            </wp:inline>
          </w:drawing>
        </w:r>
        <w:commentRangeEnd w:id="2951"/>
        <w:r w:rsidRPr="00081AF8" w:rsidDel="00E37E31">
          <w:rPr>
            <w:rStyle w:val="CommentReference"/>
            <w:rFonts w:ascii="Times New Roman" w:hAnsi="Times New Roman" w:cs="Times New Roman"/>
            <w:sz w:val="28"/>
            <w:szCs w:val="28"/>
          </w:rPr>
          <w:commentReference w:id="2951"/>
        </w:r>
      </w:del>
    </w:p>
    <w:p w14:paraId="7BECD5C2" w14:textId="77777777" w:rsidR="00D40B91" w:rsidRPr="00081AF8" w:rsidDel="00E37E31" w:rsidRDefault="00D40B91" w:rsidP="00081AF8">
      <w:pPr>
        <w:spacing w:line="360" w:lineRule="auto"/>
        <w:jc w:val="center"/>
        <w:rPr>
          <w:del w:id="2953" w:author="admin" w:date="2022-12-12T09:28:00Z"/>
          <w:rFonts w:ascii="Times New Roman" w:hAnsi="Times New Roman" w:cs="Times New Roman"/>
          <w:bCs/>
          <w:i/>
          <w:sz w:val="28"/>
          <w:szCs w:val="28"/>
        </w:rPr>
      </w:pPr>
      <w:del w:id="2954" w:author="admin" w:date="2022-12-12T09:28:00Z">
        <w:r w:rsidRPr="00081AF8" w:rsidDel="00E37E31">
          <w:rPr>
            <w:rFonts w:ascii="Times New Roman" w:hAnsi="Times New Roman" w:cs="Times New Roman"/>
            <w:bCs/>
            <w:i/>
            <w:sz w:val="28"/>
            <w:szCs w:val="28"/>
          </w:rPr>
          <w:delText>Hình 2.</w:delText>
        </w:r>
        <w:r w:rsidRPr="00081AF8" w:rsidDel="00E37E31">
          <w:rPr>
            <w:rFonts w:ascii="Times New Roman" w:hAnsi="Times New Roman" w:cs="Times New Roman"/>
            <w:bCs/>
            <w:i/>
            <w:sz w:val="28"/>
            <w:szCs w:val="28"/>
          </w:rPr>
          <w:fldChar w:fldCharType="begin"/>
        </w:r>
        <w:r w:rsidRPr="00081AF8" w:rsidDel="00E37E31">
          <w:rPr>
            <w:rFonts w:ascii="Times New Roman" w:hAnsi="Times New Roman" w:cs="Times New Roman"/>
            <w:bCs/>
            <w:i/>
            <w:sz w:val="28"/>
            <w:szCs w:val="28"/>
          </w:rPr>
          <w:delInstrText xml:space="preserve"> SEQ Hình \* ARABIC \s 1 </w:delInstrText>
        </w:r>
        <w:r w:rsidRPr="00081AF8" w:rsidDel="00E37E31">
          <w:rPr>
            <w:rFonts w:ascii="Times New Roman" w:hAnsi="Times New Roman" w:cs="Times New Roman"/>
            <w:bCs/>
            <w:i/>
            <w:sz w:val="28"/>
            <w:szCs w:val="28"/>
          </w:rPr>
          <w:fldChar w:fldCharType="separate"/>
        </w:r>
        <w:r w:rsidRPr="00081AF8" w:rsidDel="00E37E31">
          <w:rPr>
            <w:rFonts w:ascii="Times New Roman" w:hAnsi="Times New Roman" w:cs="Times New Roman"/>
            <w:bCs/>
            <w:i/>
            <w:noProof/>
            <w:sz w:val="28"/>
            <w:szCs w:val="28"/>
          </w:rPr>
          <w:delText>2</w:delText>
        </w:r>
        <w:r w:rsidRPr="00081AF8" w:rsidDel="00E37E31">
          <w:rPr>
            <w:rFonts w:ascii="Times New Roman" w:hAnsi="Times New Roman" w:cs="Times New Roman"/>
            <w:bCs/>
            <w:i/>
            <w:noProof/>
            <w:sz w:val="28"/>
            <w:szCs w:val="28"/>
          </w:rPr>
          <w:fldChar w:fldCharType="end"/>
        </w:r>
        <w:r w:rsidRPr="00081AF8" w:rsidDel="00E37E31">
          <w:rPr>
            <w:rFonts w:ascii="Times New Roman" w:hAnsi="Times New Roman" w:cs="Times New Roman"/>
            <w:bCs/>
            <w:i/>
            <w:sz w:val="28"/>
            <w:szCs w:val="28"/>
          </w:rPr>
          <w:delText xml:space="preserve"> sơ đồ DFD mức khung cảnh</w:delText>
        </w:r>
        <w:bookmarkEnd w:id="2950"/>
      </w:del>
    </w:p>
    <w:p w14:paraId="47D17567" w14:textId="77777777" w:rsidR="00D40B91" w:rsidRPr="00081AF8" w:rsidDel="00E37E31" w:rsidRDefault="00D40B91" w:rsidP="00081AF8">
      <w:pPr>
        <w:spacing w:line="360" w:lineRule="auto"/>
        <w:jc w:val="both"/>
        <w:rPr>
          <w:del w:id="2955" w:author="admin" w:date="2022-12-12T09:28:00Z"/>
          <w:rFonts w:ascii="Times New Roman" w:hAnsi="Times New Roman" w:cs="Times New Roman"/>
          <w:sz w:val="28"/>
          <w:szCs w:val="28"/>
        </w:rPr>
      </w:pPr>
    </w:p>
    <w:p w14:paraId="4991C90F" w14:textId="77777777" w:rsidR="00D40B91" w:rsidRPr="00081AF8" w:rsidDel="00E37E31" w:rsidRDefault="00D40B91" w:rsidP="00081AF8">
      <w:pPr>
        <w:spacing w:line="360" w:lineRule="auto"/>
        <w:jc w:val="both"/>
        <w:rPr>
          <w:del w:id="2956" w:author="admin" w:date="2022-12-12T09:28:00Z"/>
          <w:rFonts w:ascii="Times New Roman" w:hAnsi="Times New Roman" w:cs="Times New Roman"/>
          <w:sz w:val="28"/>
          <w:szCs w:val="28"/>
        </w:rPr>
      </w:pPr>
    </w:p>
    <w:p w14:paraId="78DB19B7" w14:textId="77777777" w:rsidR="00D40B91" w:rsidRPr="00081AF8" w:rsidDel="00E37E31" w:rsidRDefault="00D40B91" w:rsidP="00081AF8">
      <w:pPr>
        <w:spacing w:line="360" w:lineRule="auto"/>
        <w:jc w:val="both"/>
        <w:rPr>
          <w:del w:id="2957" w:author="admin" w:date="2022-12-12T09:28:00Z"/>
          <w:rFonts w:ascii="Times New Roman" w:hAnsi="Times New Roman" w:cs="Times New Roman"/>
          <w:sz w:val="28"/>
          <w:szCs w:val="28"/>
        </w:rPr>
      </w:pPr>
    </w:p>
    <w:p w14:paraId="08767672" w14:textId="77777777" w:rsidR="00D40B91" w:rsidRPr="00081AF8" w:rsidDel="00E37E31" w:rsidRDefault="00D40B91" w:rsidP="00081AF8">
      <w:pPr>
        <w:spacing w:line="360" w:lineRule="auto"/>
        <w:jc w:val="both"/>
        <w:rPr>
          <w:del w:id="2958" w:author="admin" w:date="2022-12-12T09:28:00Z"/>
          <w:rFonts w:ascii="Times New Roman" w:hAnsi="Times New Roman" w:cs="Times New Roman"/>
          <w:sz w:val="28"/>
          <w:szCs w:val="28"/>
        </w:rPr>
      </w:pPr>
    </w:p>
    <w:p w14:paraId="43AABBB8" w14:textId="77777777" w:rsidR="00D40B91" w:rsidRPr="00081AF8" w:rsidDel="00E37E31" w:rsidRDefault="00D40B91" w:rsidP="00081AF8">
      <w:pPr>
        <w:spacing w:line="360" w:lineRule="auto"/>
        <w:jc w:val="both"/>
        <w:rPr>
          <w:del w:id="2959" w:author="admin" w:date="2022-12-12T09:28:00Z"/>
          <w:rFonts w:ascii="Times New Roman" w:hAnsi="Times New Roman" w:cs="Times New Roman"/>
          <w:sz w:val="28"/>
          <w:szCs w:val="28"/>
        </w:rPr>
      </w:pPr>
    </w:p>
    <w:p w14:paraId="07F0668D" w14:textId="77777777" w:rsidR="00D40B91" w:rsidRPr="00081AF8" w:rsidDel="00E37E31" w:rsidRDefault="00D40B91" w:rsidP="00081AF8">
      <w:pPr>
        <w:spacing w:line="360" w:lineRule="auto"/>
        <w:jc w:val="both"/>
        <w:rPr>
          <w:del w:id="2960" w:author="admin" w:date="2022-12-12T09:28:00Z"/>
          <w:rFonts w:ascii="Times New Roman" w:hAnsi="Times New Roman" w:cs="Times New Roman"/>
          <w:sz w:val="28"/>
          <w:szCs w:val="28"/>
        </w:rPr>
      </w:pPr>
    </w:p>
    <w:p w14:paraId="2C9AE77F" w14:textId="77777777" w:rsidR="00D40B91" w:rsidRPr="00081AF8" w:rsidDel="00E37E31" w:rsidRDefault="00D40B91" w:rsidP="00081AF8">
      <w:pPr>
        <w:spacing w:line="360" w:lineRule="auto"/>
        <w:jc w:val="both"/>
        <w:rPr>
          <w:del w:id="2961" w:author="admin" w:date="2022-12-12T09:28:00Z"/>
          <w:rFonts w:ascii="Times New Roman" w:hAnsi="Times New Roman" w:cs="Times New Roman"/>
          <w:sz w:val="28"/>
          <w:szCs w:val="28"/>
        </w:rPr>
      </w:pPr>
    </w:p>
    <w:p w14:paraId="4DAFB66C" w14:textId="77777777" w:rsidR="00D40B91" w:rsidRPr="00081AF8" w:rsidDel="00E37E31" w:rsidRDefault="00D40B91" w:rsidP="00081AF8">
      <w:pPr>
        <w:spacing w:line="360" w:lineRule="auto"/>
        <w:jc w:val="both"/>
        <w:rPr>
          <w:del w:id="2962" w:author="admin" w:date="2022-12-12T09:28:00Z"/>
          <w:rFonts w:ascii="Times New Roman" w:hAnsi="Times New Roman" w:cs="Times New Roman"/>
          <w:sz w:val="28"/>
          <w:szCs w:val="28"/>
        </w:rPr>
      </w:pPr>
    </w:p>
    <w:p w14:paraId="68F62B6B" w14:textId="77777777" w:rsidR="00D40B91" w:rsidRPr="00081AF8" w:rsidDel="00E37E31" w:rsidRDefault="00D40B91" w:rsidP="00081AF8">
      <w:pPr>
        <w:spacing w:line="360" w:lineRule="auto"/>
        <w:ind w:left="450" w:firstLine="270"/>
        <w:contextualSpacing/>
        <w:jc w:val="both"/>
        <w:rPr>
          <w:del w:id="2963" w:author="admin" w:date="2022-12-12T09:28:00Z"/>
          <w:rFonts w:ascii="Times New Roman" w:hAnsi="Times New Roman" w:cs="Times New Roman"/>
          <w:b/>
          <w:sz w:val="28"/>
          <w:szCs w:val="28"/>
        </w:rPr>
      </w:pPr>
      <w:del w:id="2964" w:author="admin" w:date="2022-12-12T09:28:00Z">
        <w:r w:rsidRPr="00081AF8" w:rsidDel="00E37E31">
          <w:rPr>
            <w:rFonts w:ascii="Times New Roman" w:hAnsi="Times New Roman" w:cs="Times New Roman"/>
            <w:b/>
            <w:sz w:val="28"/>
            <w:szCs w:val="28"/>
          </w:rPr>
          <w:delText>2.6.3.4. DFD mức đỉnh</w:delText>
        </w:r>
      </w:del>
    </w:p>
    <w:p w14:paraId="46EC8E13" w14:textId="77777777" w:rsidR="00D40B91" w:rsidRPr="00081AF8" w:rsidDel="00E37E31" w:rsidRDefault="00D40B91" w:rsidP="00081AF8">
      <w:pPr>
        <w:spacing w:line="360" w:lineRule="auto"/>
        <w:ind w:left="450"/>
        <w:contextualSpacing/>
        <w:jc w:val="both"/>
        <w:rPr>
          <w:del w:id="2965" w:author="admin" w:date="2022-12-12T09:28:00Z"/>
          <w:rFonts w:ascii="Times New Roman" w:hAnsi="Times New Roman" w:cs="Times New Roman"/>
          <w:i/>
          <w:sz w:val="28"/>
          <w:szCs w:val="28"/>
        </w:rPr>
      </w:pPr>
      <w:del w:id="2966" w:author="admin" w:date="2022-12-12T09:28:00Z">
        <w:r w:rsidRPr="00081AF8" w:rsidDel="00E37E31">
          <w:rPr>
            <w:rFonts w:ascii="Times New Roman" w:hAnsi="Times New Roman" w:cs="Times New Roman"/>
            <w:noProof/>
            <w:sz w:val="28"/>
            <w:szCs w:val="28"/>
          </w:rPr>
          <w:drawing>
            <wp:inline distT="0" distB="0" distL="0" distR="0" wp14:anchorId="6F8B47F3" wp14:editId="4D54170F">
              <wp:extent cx="5971540" cy="52724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1540" cy="5272405"/>
                      </a:xfrm>
                      <a:prstGeom prst="rect">
                        <a:avLst/>
                      </a:prstGeom>
                    </pic:spPr>
                  </pic:pic>
                </a:graphicData>
              </a:graphic>
            </wp:inline>
          </w:drawing>
        </w:r>
      </w:del>
    </w:p>
    <w:p w14:paraId="7C133F72" w14:textId="77777777" w:rsidR="00D40B91" w:rsidRPr="00081AF8" w:rsidDel="00E37E31" w:rsidRDefault="00D40B91" w:rsidP="00081AF8">
      <w:pPr>
        <w:spacing w:line="360" w:lineRule="auto"/>
        <w:jc w:val="center"/>
        <w:rPr>
          <w:del w:id="2967" w:author="admin" w:date="2022-12-12T09:28:00Z"/>
          <w:rFonts w:ascii="Times New Roman" w:hAnsi="Times New Roman" w:cs="Times New Roman"/>
          <w:bCs/>
          <w:i/>
          <w:sz w:val="28"/>
          <w:szCs w:val="28"/>
        </w:rPr>
      </w:pPr>
      <w:bookmarkStart w:id="2968" w:name="_Toc400531866"/>
      <w:del w:id="2969" w:author="admin" w:date="2022-12-12T09:28:00Z">
        <w:r w:rsidRPr="00081AF8" w:rsidDel="00E37E31">
          <w:rPr>
            <w:rFonts w:ascii="Times New Roman" w:hAnsi="Times New Roman" w:cs="Times New Roman"/>
            <w:bCs/>
            <w:i/>
            <w:sz w:val="28"/>
            <w:szCs w:val="28"/>
          </w:rPr>
          <w:delText>Hình 2.</w:delText>
        </w:r>
        <w:r w:rsidRPr="00081AF8" w:rsidDel="00E37E31">
          <w:rPr>
            <w:rFonts w:ascii="Times New Roman" w:hAnsi="Times New Roman" w:cs="Times New Roman"/>
            <w:bCs/>
            <w:i/>
            <w:sz w:val="28"/>
            <w:szCs w:val="28"/>
          </w:rPr>
          <w:fldChar w:fldCharType="begin"/>
        </w:r>
        <w:r w:rsidRPr="00081AF8" w:rsidDel="00E37E31">
          <w:rPr>
            <w:rFonts w:ascii="Times New Roman" w:hAnsi="Times New Roman" w:cs="Times New Roman"/>
            <w:bCs/>
            <w:i/>
            <w:sz w:val="28"/>
            <w:szCs w:val="28"/>
          </w:rPr>
          <w:delInstrText xml:space="preserve"> SEQ Hình \* ARABIC \s 1 </w:delInstrText>
        </w:r>
        <w:r w:rsidRPr="00081AF8" w:rsidDel="00E37E31">
          <w:rPr>
            <w:rFonts w:ascii="Times New Roman" w:hAnsi="Times New Roman" w:cs="Times New Roman"/>
            <w:bCs/>
            <w:i/>
            <w:sz w:val="28"/>
            <w:szCs w:val="28"/>
          </w:rPr>
          <w:fldChar w:fldCharType="separate"/>
        </w:r>
        <w:r w:rsidRPr="00081AF8" w:rsidDel="00E37E31">
          <w:rPr>
            <w:rFonts w:ascii="Times New Roman" w:hAnsi="Times New Roman" w:cs="Times New Roman"/>
            <w:bCs/>
            <w:i/>
            <w:noProof/>
            <w:sz w:val="28"/>
            <w:szCs w:val="28"/>
          </w:rPr>
          <w:delText>3</w:delText>
        </w:r>
        <w:r w:rsidRPr="00081AF8" w:rsidDel="00E37E31">
          <w:rPr>
            <w:rFonts w:ascii="Times New Roman" w:hAnsi="Times New Roman" w:cs="Times New Roman"/>
            <w:bCs/>
            <w:i/>
            <w:noProof/>
            <w:sz w:val="28"/>
            <w:szCs w:val="28"/>
          </w:rPr>
          <w:fldChar w:fldCharType="end"/>
        </w:r>
        <w:r w:rsidRPr="00081AF8" w:rsidDel="00E37E31">
          <w:rPr>
            <w:rFonts w:ascii="Times New Roman" w:hAnsi="Times New Roman" w:cs="Times New Roman"/>
            <w:bCs/>
            <w:i/>
            <w:sz w:val="28"/>
            <w:szCs w:val="28"/>
          </w:rPr>
          <w:delText>.sơ đồ DFD mức đỉnh</w:delText>
        </w:r>
        <w:bookmarkEnd w:id="2968"/>
      </w:del>
    </w:p>
    <w:p w14:paraId="097602BC" w14:textId="77777777" w:rsidR="00D40B91" w:rsidRPr="00081AF8" w:rsidDel="00E37E31" w:rsidRDefault="00D40B91" w:rsidP="00081AF8">
      <w:pPr>
        <w:spacing w:line="360" w:lineRule="auto"/>
        <w:jc w:val="both"/>
        <w:rPr>
          <w:del w:id="2970" w:author="admin" w:date="2022-12-12T09:28:00Z"/>
          <w:rFonts w:ascii="Times New Roman" w:hAnsi="Times New Roman" w:cs="Times New Roman"/>
          <w:sz w:val="28"/>
          <w:szCs w:val="28"/>
        </w:rPr>
      </w:pPr>
    </w:p>
    <w:p w14:paraId="0F53A5C4" w14:textId="77777777" w:rsidR="00D40B91" w:rsidRPr="00081AF8" w:rsidDel="00E37E31" w:rsidRDefault="00D40B91" w:rsidP="00081AF8">
      <w:pPr>
        <w:spacing w:line="360" w:lineRule="auto"/>
        <w:jc w:val="both"/>
        <w:rPr>
          <w:del w:id="2971" w:author="admin" w:date="2022-12-12T09:28:00Z"/>
          <w:rFonts w:ascii="Times New Roman" w:hAnsi="Times New Roman" w:cs="Times New Roman"/>
          <w:sz w:val="28"/>
          <w:szCs w:val="28"/>
        </w:rPr>
      </w:pPr>
    </w:p>
    <w:p w14:paraId="170AFDEA" w14:textId="77777777" w:rsidR="00D40B91" w:rsidRPr="00081AF8" w:rsidDel="00E37E31" w:rsidRDefault="00D40B91" w:rsidP="00081AF8">
      <w:pPr>
        <w:spacing w:line="360" w:lineRule="auto"/>
        <w:jc w:val="both"/>
        <w:rPr>
          <w:del w:id="2972" w:author="admin" w:date="2022-12-12T09:28:00Z"/>
          <w:rFonts w:ascii="Times New Roman" w:hAnsi="Times New Roman" w:cs="Times New Roman"/>
          <w:sz w:val="28"/>
          <w:szCs w:val="28"/>
        </w:rPr>
      </w:pPr>
    </w:p>
    <w:p w14:paraId="1BBBA5D8" w14:textId="77777777" w:rsidR="00D40B91" w:rsidRPr="00081AF8" w:rsidDel="00E37E31" w:rsidRDefault="00D40B91" w:rsidP="00081AF8">
      <w:pPr>
        <w:spacing w:line="360" w:lineRule="auto"/>
        <w:jc w:val="both"/>
        <w:rPr>
          <w:del w:id="2973" w:author="admin" w:date="2022-12-12T09:28:00Z"/>
          <w:rFonts w:ascii="Times New Roman" w:hAnsi="Times New Roman" w:cs="Times New Roman"/>
          <w:sz w:val="28"/>
          <w:szCs w:val="28"/>
        </w:rPr>
      </w:pPr>
    </w:p>
    <w:p w14:paraId="08D60CEA" w14:textId="77777777" w:rsidR="00D40B91" w:rsidRPr="00081AF8" w:rsidDel="00E37E31" w:rsidRDefault="00D40B91" w:rsidP="00081AF8">
      <w:pPr>
        <w:spacing w:line="360" w:lineRule="auto"/>
        <w:jc w:val="both"/>
        <w:rPr>
          <w:del w:id="2974" w:author="admin" w:date="2022-12-12T09:28:00Z"/>
          <w:rFonts w:ascii="Times New Roman" w:hAnsi="Times New Roman" w:cs="Times New Roman"/>
          <w:sz w:val="28"/>
          <w:szCs w:val="28"/>
        </w:rPr>
      </w:pPr>
    </w:p>
    <w:p w14:paraId="16BA1E63" w14:textId="77777777" w:rsidR="00D40B91" w:rsidRPr="00081AF8" w:rsidDel="00E37E31" w:rsidRDefault="00D40B91" w:rsidP="00081AF8">
      <w:pPr>
        <w:spacing w:line="360" w:lineRule="auto"/>
        <w:jc w:val="both"/>
        <w:rPr>
          <w:del w:id="2975" w:author="admin" w:date="2022-12-12T09:28:00Z"/>
          <w:rFonts w:ascii="Times New Roman" w:hAnsi="Times New Roman" w:cs="Times New Roman"/>
          <w:sz w:val="28"/>
          <w:szCs w:val="28"/>
        </w:rPr>
      </w:pPr>
    </w:p>
    <w:p w14:paraId="7D2C8A56" w14:textId="77777777" w:rsidR="00D40B91" w:rsidRPr="00081AF8" w:rsidDel="00E37E31" w:rsidRDefault="00D40B91" w:rsidP="00081AF8">
      <w:pPr>
        <w:spacing w:line="360" w:lineRule="auto"/>
        <w:jc w:val="both"/>
        <w:rPr>
          <w:del w:id="2976" w:author="admin" w:date="2022-12-12T09:28:00Z"/>
          <w:rFonts w:ascii="Times New Roman" w:hAnsi="Times New Roman" w:cs="Times New Roman"/>
          <w:sz w:val="28"/>
          <w:szCs w:val="28"/>
        </w:rPr>
      </w:pPr>
    </w:p>
    <w:p w14:paraId="30C4054C" w14:textId="77777777" w:rsidR="00D40B91" w:rsidRPr="00081AF8" w:rsidDel="00E37E31" w:rsidRDefault="00D40B91" w:rsidP="00081AF8">
      <w:pPr>
        <w:spacing w:line="360" w:lineRule="auto"/>
        <w:ind w:left="450" w:firstLine="270"/>
        <w:contextualSpacing/>
        <w:jc w:val="both"/>
        <w:rPr>
          <w:del w:id="2977" w:author="admin" w:date="2022-12-12T09:28:00Z"/>
          <w:rFonts w:ascii="Times New Roman" w:hAnsi="Times New Roman" w:cs="Times New Roman"/>
          <w:b/>
          <w:sz w:val="28"/>
          <w:szCs w:val="28"/>
        </w:rPr>
      </w:pPr>
      <w:del w:id="2978" w:author="admin" w:date="2022-12-12T09:28:00Z">
        <w:r w:rsidRPr="00081AF8" w:rsidDel="00E37E31">
          <w:rPr>
            <w:rFonts w:ascii="Times New Roman" w:hAnsi="Times New Roman" w:cs="Times New Roman"/>
            <w:b/>
            <w:sz w:val="28"/>
            <w:szCs w:val="28"/>
          </w:rPr>
          <w:delText>2.6.3.5. DFD mức dưới đỉnh</w:delText>
        </w:r>
        <w:r w:rsidRPr="00081AF8" w:rsidDel="00E37E31">
          <w:rPr>
            <w:rFonts w:ascii="Times New Roman" w:hAnsi="Times New Roman" w:cs="Times New Roman"/>
            <w:b/>
            <w:i/>
            <w:sz w:val="28"/>
            <w:szCs w:val="28"/>
          </w:rPr>
          <w:delText xml:space="preserve"> </w:delText>
        </w:r>
      </w:del>
    </w:p>
    <w:p w14:paraId="6B0BF86B" w14:textId="77777777" w:rsidR="00D40B91" w:rsidRPr="00081AF8" w:rsidDel="00E37E31" w:rsidRDefault="00D40B91" w:rsidP="00081AF8">
      <w:pPr>
        <w:spacing w:line="360" w:lineRule="auto"/>
        <w:ind w:left="450" w:firstLine="270"/>
        <w:contextualSpacing/>
        <w:jc w:val="both"/>
        <w:rPr>
          <w:del w:id="2979" w:author="admin" w:date="2022-12-12T09:28:00Z"/>
          <w:rFonts w:ascii="Times New Roman" w:hAnsi="Times New Roman" w:cs="Times New Roman"/>
          <w:b/>
          <w:i/>
          <w:sz w:val="28"/>
          <w:szCs w:val="28"/>
        </w:rPr>
      </w:pPr>
      <w:del w:id="2980" w:author="admin" w:date="2022-12-12T09:28:00Z">
        <w:r w:rsidRPr="00081AF8" w:rsidDel="00E37E31">
          <w:rPr>
            <w:rFonts w:ascii="Times New Roman" w:hAnsi="Times New Roman" w:cs="Times New Roman"/>
            <w:sz w:val="28"/>
            <w:szCs w:val="28"/>
          </w:rPr>
          <w:delText xml:space="preserve">-  Biểu đồ dữ liệu mức dưới đỉnh chức năng </w:delText>
        </w:r>
        <w:r w:rsidRPr="00081AF8" w:rsidDel="00E37E31">
          <w:rPr>
            <w:rFonts w:ascii="Times New Roman" w:hAnsi="Times New Roman" w:cs="Times New Roman"/>
            <w:b/>
            <w:i/>
            <w:sz w:val="28"/>
            <w:szCs w:val="28"/>
          </w:rPr>
          <w:delText>Quản lý hệ thống</w:delText>
        </w:r>
      </w:del>
    </w:p>
    <w:p w14:paraId="45460979" w14:textId="77777777" w:rsidR="00D40B91" w:rsidRPr="00081AF8" w:rsidDel="00E37E31" w:rsidRDefault="00D40B91" w:rsidP="00081AF8">
      <w:pPr>
        <w:spacing w:line="360" w:lineRule="auto"/>
        <w:jc w:val="both"/>
        <w:rPr>
          <w:del w:id="2981" w:author="admin" w:date="2022-12-12T09:28:00Z"/>
          <w:rFonts w:ascii="Times New Roman" w:hAnsi="Times New Roman" w:cs="Times New Roman"/>
          <w:sz w:val="28"/>
          <w:szCs w:val="28"/>
        </w:rPr>
      </w:pPr>
      <w:commentRangeStart w:id="2982"/>
      <w:del w:id="2983" w:author="admin" w:date="2022-12-12T09:28:00Z">
        <w:r w:rsidRPr="00081AF8" w:rsidDel="00E37E31">
          <w:rPr>
            <w:rFonts w:ascii="Times New Roman" w:hAnsi="Times New Roman" w:cs="Times New Roman"/>
            <w:noProof/>
            <w:sz w:val="28"/>
            <w:szCs w:val="28"/>
          </w:rPr>
          <w:drawing>
            <wp:inline distT="0" distB="0" distL="0" distR="0" wp14:anchorId="2E0575F0" wp14:editId="228A49B6">
              <wp:extent cx="5971540" cy="4862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1540" cy="4862195"/>
                      </a:xfrm>
                      <a:prstGeom prst="rect">
                        <a:avLst/>
                      </a:prstGeom>
                    </pic:spPr>
                  </pic:pic>
                </a:graphicData>
              </a:graphic>
            </wp:inline>
          </w:drawing>
        </w:r>
        <w:commentRangeEnd w:id="2982"/>
        <w:r w:rsidRPr="00081AF8" w:rsidDel="00E37E31">
          <w:rPr>
            <w:rStyle w:val="CommentReference"/>
            <w:rFonts w:ascii="Times New Roman" w:hAnsi="Times New Roman" w:cs="Times New Roman"/>
            <w:sz w:val="28"/>
            <w:szCs w:val="28"/>
          </w:rPr>
          <w:commentReference w:id="2982"/>
        </w:r>
      </w:del>
    </w:p>
    <w:p w14:paraId="2AE63050" w14:textId="77777777" w:rsidR="00D40B91" w:rsidRPr="00081AF8" w:rsidDel="00E37E31" w:rsidRDefault="00D40B91" w:rsidP="00081AF8">
      <w:pPr>
        <w:spacing w:line="360" w:lineRule="auto"/>
        <w:jc w:val="center"/>
        <w:rPr>
          <w:del w:id="2984" w:author="admin" w:date="2022-12-12T09:28:00Z"/>
          <w:rFonts w:ascii="Times New Roman" w:hAnsi="Times New Roman" w:cs="Times New Roman"/>
          <w:bCs/>
          <w:i/>
          <w:sz w:val="28"/>
          <w:szCs w:val="28"/>
        </w:rPr>
      </w:pPr>
      <w:bookmarkStart w:id="2985" w:name="_Toc400531867"/>
      <w:del w:id="2986" w:author="admin" w:date="2022-12-12T09:28:00Z">
        <w:r w:rsidRPr="00081AF8" w:rsidDel="00E37E31">
          <w:rPr>
            <w:rFonts w:ascii="Times New Roman" w:hAnsi="Times New Roman" w:cs="Times New Roman"/>
            <w:bCs/>
            <w:i/>
            <w:sz w:val="28"/>
            <w:szCs w:val="28"/>
          </w:rPr>
          <w:delText>Hình 2.</w:delText>
        </w:r>
        <w:r w:rsidRPr="00081AF8" w:rsidDel="00E37E31">
          <w:rPr>
            <w:rFonts w:ascii="Times New Roman" w:hAnsi="Times New Roman" w:cs="Times New Roman"/>
            <w:bCs/>
            <w:i/>
            <w:sz w:val="28"/>
            <w:szCs w:val="28"/>
          </w:rPr>
          <w:fldChar w:fldCharType="begin"/>
        </w:r>
        <w:r w:rsidRPr="00081AF8" w:rsidDel="00E37E31">
          <w:rPr>
            <w:rFonts w:ascii="Times New Roman" w:hAnsi="Times New Roman" w:cs="Times New Roman"/>
            <w:bCs/>
            <w:i/>
            <w:sz w:val="28"/>
            <w:szCs w:val="28"/>
          </w:rPr>
          <w:delInstrText xml:space="preserve"> SEQ Hình \* ARABIC \s 1 </w:delInstrText>
        </w:r>
        <w:r w:rsidRPr="00081AF8" w:rsidDel="00E37E31">
          <w:rPr>
            <w:rFonts w:ascii="Times New Roman" w:hAnsi="Times New Roman" w:cs="Times New Roman"/>
            <w:bCs/>
            <w:i/>
            <w:sz w:val="28"/>
            <w:szCs w:val="28"/>
          </w:rPr>
          <w:fldChar w:fldCharType="separate"/>
        </w:r>
        <w:r w:rsidRPr="00081AF8" w:rsidDel="00E37E31">
          <w:rPr>
            <w:rFonts w:ascii="Times New Roman" w:hAnsi="Times New Roman" w:cs="Times New Roman"/>
            <w:bCs/>
            <w:i/>
            <w:noProof/>
            <w:sz w:val="28"/>
            <w:szCs w:val="28"/>
          </w:rPr>
          <w:delText>4</w:delText>
        </w:r>
        <w:r w:rsidRPr="00081AF8" w:rsidDel="00E37E31">
          <w:rPr>
            <w:rFonts w:ascii="Times New Roman" w:hAnsi="Times New Roman" w:cs="Times New Roman"/>
            <w:bCs/>
            <w:i/>
            <w:noProof/>
            <w:sz w:val="28"/>
            <w:szCs w:val="28"/>
          </w:rPr>
          <w:fldChar w:fldCharType="end"/>
        </w:r>
        <w:r w:rsidRPr="00081AF8" w:rsidDel="00E37E31">
          <w:rPr>
            <w:rFonts w:ascii="Times New Roman" w:hAnsi="Times New Roman" w:cs="Times New Roman"/>
            <w:bCs/>
            <w:i/>
            <w:sz w:val="28"/>
            <w:szCs w:val="28"/>
          </w:rPr>
          <w:delText xml:space="preserve"> sơ đồ DFD mức dưới đỉnh chức năng quản lý hệ thống</w:delText>
        </w:r>
        <w:bookmarkEnd w:id="2985"/>
      </w:del>
    </w:p>
    <w:p w14:paraId="5BD8403B" w14:textId="77777777" w:rsidR="00D40B91" w:rsidRPr="00081AF8" w:rsidDel="00E37E31" w:rsidRDefault="00D40B91" w:rsidP="00081AF8">
      <w:pPr>
        <w:spacing w:line="360" w:lineRule="auto"/>
        <w:jc w:val="both"/>
        <w:rPr>
          <w:del w:id="2987" w:author="admin" w:date="2022-12-12T09:28:00Z"/>
          <w:rFonts w:ascii="Times New Roman" w:hAnsi="Times New Roman" w:cs="Times New Roman"/>
          <w:sz w:val="28"/>
          <w:szCs w:val="28"/>
        </w:rPr>
      </w:pPr>
    </w:p>
    <w:p w14:paraId="1225091A" w14:textId="77777777" w:rsidR="00D40B91" w:rsidRPr="00081AF8" w:rsidDel="00E37E31" w:rsidRDefault="00D40B91" w:rsidP="00081AF8">
      <w:pPr>
        <w:spacing w:line="360" w:lineRule="auto"/>
        <w:jc w:val="both"/>
        <w:rPr>
          <w:del w:id="2988" w:author="admin" w:date="2022-12-12T09:28:00Z"/>
          <w:rFonts w:ascii="Times New Roman" w:hAnsi="Times New Roman" w:cs="Times New Roman"/>
          <w:b/>
          <w:i/>
          <w:sz w:val="28"/>
          <w:szCs w:val="28"/>
        </w:rPr>
      </w:pPr>
    </w:p>
    <w:p w14:paraId="31DAF2FA" w14:textId="77777777" w:rsidR="00D40B91" w:rsidRPr="00081AF8" w:rsidDel="00E37E31" w:rsidRDefault="00D40B91" w:rsidP="00081AF8">
      <w:pPr>
        <w:spacing w:line="360" w:lineRule="auto"/>
        <w:ind w:left="450" w:firstLine="270"/>
        <w:contextualSpacing/>
        <w:jc w:val="both"/>
        <w:rPr>
          <w:del w:id="2989" w:author="admin" w:date="2022-12-12T09:28:00Z"/>
          <w:rFonts w:ascii="Times New Roman" w:hAnsi="Times New Roman" w:cs="Times New Roman"/>
          <w:b/>
          <w:i/>
          <w:sz w:val="28"/>
          <w:szCs w:val="28"/>
        </w:rPr>
      </w:pPr>
      <w:del w:id="2990" w:author="admin" w:date="2022-12-12T09:28:00Z">
        <w:r w:rsidRPr="00081AF8" w:rsidDel="00E37E31">
          <w:rPr>
            <w:rFonts w:ascii="Times New Roman" w:hAnsi="Times New Roman" w:cs="Times New Roman"/>
            <w:b/>
            <w:i/>
            <w:sz w:val="28"/>
            <w:szCs w:val="28"/>
          </w:rPr>
          <w:delText xml:space="preserve">-  </w:delText>
        </w:r>
        <w:r w:rsidRPr="00081AF8" w:rsidDel="00E37E31">
          <w:rPr>
            <w:rFonts w:ascii="Times New Roman" w:hAnsi="Times New Roman" w:cs="Times New Roman"/>
            <w:sz w:val="28"/>
            <w:szCs w:val="28"/>
          </w:rPr>
          <w:delText xml:space="preserve">Biểu đồ dữ liệu mức dưới đỉnh chức năng </w:delText>
        </w:r>
        <w:r w:rsidRPr="00081AF8" w:rsidDel="00E37E31">
          <w:rPr>
            <w:rFonts w:ascii="Times New Roman" w:hAnsi="Times New Roman" w:cs="Times New Roman"/>
            <w:b/>
            <w:i/>
            <w:sz w:val="28"/>
            <w:szCs w:val="28"/>
          </w:rPr>
          <w:delText>Quản lý đơn hàng</w:delText>
        </w:r>
      </w:del>
    </w:p>
    <w:p w14:paraId="37A83411" w14:textId="77777777" w:rsidR="00D40B91" w:rsidRPr="00081AF8" w:rsidDel="00E37E31" w:rsidRDefault="00D40B91" w:rsidP="00081AF8">
      <w:pPr>
        <w:spacing w:line="360" w:lineRule="auto"/>
        <w:jc w:val="both"/>
        <w:rPr>
          <w:del w:id="2991" w:author="admin" w:date="2022-12-12T09:28:00Z"/>
          <w:rFonts w:ascii="Times New Roman" w:hAnsi="Times New Roman" w:cs="Times New Roman"/>
          <w:sz w:val="28"/>
          <w:szCs w:val="28"/>
        </w:rPr>
      </w:pPr>
      <w:del w:id="2992" w:author="admin" w:date="2022-12-12T09:28:00Z">
        <w:r w:rsidRPr="00081AF8" w:rsidDel="00E37E31">
          <w:rPr>
            <w:rFonts w:ascii="Times New Roman" w:hAnsi="Times New Roman" w:cs="Times New Roman"/>
            <w:noProof/>
            <w:sz w:val="28"/>
            <w:szCs w:val="28"/>
          </w:rPr>
          <w:drawing>
            <wp:inline distT="0" distB="0" distL="0" distR="0" wp14:anchorId="2E3A9692" wp14:editId="18AF3582">
              <wp:extent cx="5971540" cy="41859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1540" cy="4185920"/>
                      </a:xfrm>
                      <a:prstGeom prst="rect">
                        <a:avLst/>
                      </a:prstGeom>
                    </pic:spPr>
                  </pic:pic>
                </a:graphicData>
              </a:graphic>
            </wp:inline>
          </w:drawing>
        </w:r>
      </w:del>
    </w:p>
    <w:p w14:paraId="4AE24272" w14:textId="77777777" w:rsidR="00D40B91" w:rsidRPr="00081AF8" w:rsidDel="00E37E31" w:rsidRDefault="00D40B91" w:rsidP="00081AF8">
      <w:pPr>
        <w:spacing w:line="360" w:lineRule="auto"/>
        <w:jc w:val="center"/>
        <w:rPr>
          <w:del w:id="2993" w:author="admin" w:date="2022-12-12T09:28:00Z"/>
          <w:rFonts w:ascii="Times New Roman" w:hAnsi="Times New Roman" w:cs="Times New Roman"/>
          <w:bCs/>
          <w:i/>
          <w:sz w:val="28"/>
          <w:szCs w:val="28"/>
        </w:rPr>
      </w:pPr>
      <w:bookmarkStart w:id="2994" w:name="_Toc400531868"/>
      <w:del w:id="2995" w:author="admin" w:date="2022-12-12T09:28:00Z">
        <w:r w:rsidRPr="00081AF8" w:rsidDel="00E37E31">
          <w:rPr>
            <w:rFonts w:ascii="Times New Roman" w:hAnsi="Times New Roman" w:cs="Times New Roman"/>
            <w:bCs/>
            <w:i/>
            <w:sz w:val="28"/>
            <w:szCs w:val="28"/>
          </w:rPr>
          <w:delText>Hình 2.</w:delText>
        </w:r>
        <w:r w:rsidRPr="00081AF8" w:rsidDel="00E37E31">
          <w:rPr>
            <w:rFonts w:ascii="Times New Roman" w:hAnsi="Times New Roman" w:cs="Times New Roman"/>
            <w:bCs/>
            <w:i/>
            <w:sz w:val="28"/>
            <w:szCs w:val="28"/>
          </w:rPr>
          <w:fldChar w:fldCharType="begin"/>
        </w:r>
        <w:r w:rsidRPr="00081AF8" w:rsidDel="00E37E31">
          <w:rPr>
            <w:rFonts w:ascii="Times New Roman" w:hAnsi="Times New Roman" w:cs="Times New Roman"/>
            <w:bCs/>
            <w:i/>
            <w:sz w:val="28"/>
            <w:szCs w:val="28"/>
          </w:rPr>
          <w:delInstrText xml:space="preserve"> SEQ Hình \* ARABIC \s 1 </w:delInstrText>
        </w:r>
        <w:r w:rsidRPr="00081AF8" w:rsidDel="00E37E31">
          <w:rPr>
            <w:rFonts w:ascii="Times New Roman" w:hAnsi="Times New Roman" w:cs="Times New Roman"/>
            <w:bCs/>
            <w:i/>
            <w:sz w:val="28"/>
            <w:szCs w:val="28"/>
          </w:rPr>
          <w:fldChar w:fldCharType="separate"/>
        </w:r>
        <w:r w:rsidRPr="00081AF8" w:rsidDel="00E37E31">
          <w:rPr>
            <w:rFonts w:ascii="Times New Roman" w:hAnsi="Times New Roman" w:cs="Times New Roman"/>
            <w:bCs/>
            <w:i/>
            <w:noProof/>
            <w:sz w:val="28"/>
            <w:szCs w:val="28"/>
          </w:rPr>
          <w:delText>5</w:delText>
        </w:r>
        <w:r w:rsidRPr="00081AF8" w:rsidDel="00E37E31">
          <w:rPr>
            <w:rFonts w:ascii="Times New Roman" w:hAnsi="Times New Roman" w:cs="Times New Roman"/>
            <w:bCs/>
            <w:i/>
            <w:noProof/>
            <w:sz w:val="28"/>
            <w:szCs w:val="28"/>
          </w:rPr>
          <w:fldChar w:fldCharType="end"/>
        </w:r>
        <w:r w:rsidRPr="00081AF8" w:rsidDel="00E37E31">
          <w:rPr>
            <w:rFonts w:ascii="Times New Roman" w:hAnsi="Times New Roman" w:cs="Times New Roman"/>
            <w:bCs/>
            <w:i/>
            <w:sz w:val="28"/>
            <w:szCs w:val="28"/>
          </w:rPr>
          <w:delText>.sơ đồ DFD mức dưới đỉnh chức năng quản lý đơn hàng</w:delText>
        </w:r>
        <w:bookmarkEnd w:id="2994"/>
      </w:del>
    </w:p>
    <w:p w14:paraId="651BFA2F" w14:textId="77777777" w:rsidR="00D40B91" w:rsidRPr="00081AF8" w:rsidDel="00E37E31" w:rsidRDefault="00D40B91" w:rsidP="00081AF8">
      <w:pPr>
        <w:spacing w:line="360" w:lineRule="auto"/>
        <w:ind w:left="450" w:firstLine="270"/>
        <w:contextualSpacing/>
        <w:jc w:val="both"/>
        <w:rPr>
          <w:del w:id="2996" w:author="admin" w:date="2022-12-12T09:28:00Z"/>
          <w:rFonts w:ascii="Times New Roman" w:hAnsi="Times New Roman" w:cs="Times New Roman"/>
          <w:b/>
          <w:i/>
          <w:sz w:val="28"/>
          <w:szCs w:val="28"/>
        </w:rPr>
      </w:pPr>
      <w:del w:id="2997" w:author="admin" w:date="2022-12-12T09:28:00Z">
        <w:r w:rsidRPr="00081AF8" w:rsidDel="00E37E31">
          <w:rPr>
            <w:rFonts w:ascii="Times New Roman" w:hAnsi="Times New Roman" w:cs="Times New Roman"/>
            <w:sz w:val="28"/>
            <w:szCs w:val="28"/>
          </w:rPr>
          <w:delText xml:space="preserve">-  Biểu đồ dữ liệu mức dưới đỉnh chức năng </w:delText>
        </w:r>
        <w:r w:rsidRPr="00081AF8" w:rsidDel="00E37E31">
          <w:rPr>
            <w:rFonts w:ascii="Times New Roman" w:hAnsi="Times New Roman" w:cs="Times New Roman"/>
            <w:b/>
            <w:i/>
            <w:sz w:val="28"/>
            <w:szCs w:val="28"/>
          </w:rPr>
          <w:delText>Quản lý tìm kiếm</w:delText>
        </w:r>
      </w:del>
    </w:p>
    <w:p w14:paraId="7D59D70E" w14:textId="77777777" w:rsidR="00D40B91" w:rsidRPr="00081AF8" w:rsidDel="00E37E31" w:rsidRDefault="00D40B91" w:rsidP="00081AF8">
      <w:pPr>
        <w:spacing w:line="360" w:lineRule="auto"/>
        <w:jc w:val="both"/>
        <w:rPr>
          <w:del w:id="2998" w:author="admin" w:date="2022-12-12T09:28:00Z"/>
          <w:rFonts w:ascii="Times New Roman" w:hAnsi="Times New Roman" w:cs="Times New Roman"/>
          <w:sz w:val="28"/>
          <w:szCs w:val="28"/>
        </w:rPr>
      </w:pPr>
      <w:del w:id="2999" w:author="admin" w:date="2022-12-12T09:28:00Z">
        <w:r w:rsidRPr="00081AF8" w:rsidDel="00E37E31">
          <w:rPr>
            <w:rFonts w:ascii="Times New Roman" w:hAnsi="Times New Roman" w:cs="Times New Roman"/>
            <w:noProof/>
            <w:sz w:val="28"/>
            <w:szCs w:val="28"/>
          </w:rPr>
          <w:drawing>
            <wp:inline distT="0" distB="0" distL="0" distR="0" wp14:anchorId="14A4873C" wp14:editId="06E4B575">
              <wp:extent cx="5971540" cy="1794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1794510"/>
                      </a:xfrm>
                      <a:prstGeom prst="rect">
                        <a:avLst/>
                      </a:prstGeom>
                    </pic:spPr>
                  </pic:pic>
                </a:graphicData>
              </a:graphic>
            </wp:inline>
          </w:drawing>
        </w:r>
      </w:del>
    </w:p>
    <w:p w14:paraId="7A9C2932" w14:textId="77777777" w:rsidR="00D40B91" w:rsidRPr="00081AF8" w:rsidDel="00E37E31" w:rsidRDefault="00D40B91" w:rsidP="00081AF8">
      <w:pPr>
        <w:spacing w:line="360" w:lineRule="auto"/>
        <w:jc w:val="center"/>
        <w:rPr>
          <w:del w:id="3000" w:author="admin" w:date="2022-12-12T09:28:00Z"/>
          <w:rFonts w:ascii="Times New Roman" w:hAnsi="Times New Roman" w:cs="Times New Roman"/>
          <w:bCs/>
          <w:i/>
          <w:sz w:val="28"/>
          <w:szCs w:val="28"/>
        </w:rPr>
      </w:pPr>
      <w:bookmarkStart w:id="3001" w:name="_Toc400531869"/>
      <w:del w:id="3002" w:author="admin" w:date="2022-12-12T09:28:00Z">
        <w:r w:rsidRPr="00081AF8" w:rsidDel="00E37E31">
          <w:rPr>
            <w:rFonts w:ascii="Times New Roman" w:hAnsi="Times New Roman" w:cs="Times New Roman"/>
            <w:bCs/>
            <w:i/>
            <w:sz w:val="28"/>
            <w:szCs w:val="28"/>
          </w:rPr>
          <w:delText>Hình 2.</w:delText>
        </w:r>
        <w:r w:rsidRPr="00081AF8" w:rsidDel="00E37E31">
          <w:rPr>
            <w:rFonts w:ascii="Times New Roman" w:hAnsi="Times New Roman" w:cs="Times New Roman"/>
            <w:bCs/>
            <w:i/>
            <w:sz w:val="28"/>
            <w:szCs w:val="28"/>
          </w:rPr>
          <w:fldChar w:fldCharType="begin"/>
        </w:r>
        <w:r w:rsidRPr="00081AF8" w:rsidDel="00E37E31">
          <w:rPr>
            <w:rFonts w:ascii="Times New Roman" w:hAnsi="Times New Roman" w:cs="Times New Roman"/>
            <w:bCs/>
            <w:i/>
            <w:sz w:val="28"/>
            <w:szCs w:val="28"/>
          </w:rPr>
          <w:delInstrText xml:space="preserve"> SEQ Hình \* ARABIC \s 1 </w:delInstrText>
        </w:r>
        <w:r w:rsidRPr="00081AF8" w:rsidDel="00E37E31">
          <w:rPr>
            <w:rFonts w:ascii="Times New Roman" w:hAnsi="Times New Roman" w:cs="Times New Roman"/>
            <w:bCs/>
            <w:i/>
            <w:sz w:val="28"/>
            <w:szCs w:val="28"/>
          </w:rPr>
          <w:fldChar w:fldCharType="separate"/>
        </w:r>
        <w:r w:rsidRPr="00081AF8" w:rsidDel="00E37E31">
          <w:rPr>
            <w:rFonts w:ascii="Times New Roman" w:hAnsi="Times New Roman" w:cs="Times New Roman"/>
            <w:bCs/>
            <w:i/>
            <w:noProof/>
            <w:sz w:val="28"/>
            <w:szCs w:val="28"/>
          </w:rPr>
          <w:delText>6</w:delText>
        </w:r>
        <w:r w:rsidRPr="00081AF8" w:rsidDel="00E37E31">
          <w:rPr>
            <w:rFonts w:ascii="Times New Roman" w:hAnsi="Times New Roman" w:cs="Times New Roman"/>
            <w:bCs/>
            <w:i/>
            <w:noProof/>
            <w:sz w:val="28"/>
            <w:szCs w:val="28"/>
          </w:rPr>
          <w:fldChar w:fldCharType="end"/>
        </w:r>
        <w:r w:rsidRPr="00081AF8" w:rsidDel="00E37E31">
          <w:rPr>
            <w:rFonts w:ascii="Times New Roman" w:hAnsi="Times New Roman" w:cs="Times New Roman"/>
            <w:bCs/>
            <w:i/>
            <w:sz w:val="28"/>
            <w:szCs w:val="28"/>
          </w:rPr>
          <w:delText>.sơ đồ DFD mức dưới đỉnh chức năng quản lý tìm kiếm</w:delText>
        </w:r>
        <w:bookmarkEnd w:id="3001"/>
      </w:del>
    </w:p>
    <w:p w14:paraId="53E55FC5" w14:textId="77777777" w:rsidR="00D40B91" w:rsidRPr="00081AF8" w:rsidDel="00E37E31" w:rsidRDefault="00D40B91" w:rsidP="00081AF8">
      <w:pPr>
        <w:pStyle w:val="Heading3"/>
        <w:spacing w:line="360" w:lineRule="auto"/>
        <w:rPr>
          <w:del w:id="3003" w:author="admin" w:date="2022-12-12T09:28:00Z"/>
          <w:rFonts w:ascii="Times New Roman" w:hAnsi="Times New Roman" w:cs="Times New Roman"/>
          <w:b/>
          <w:color w:val="auto"/>
          <w:sz w:val="28"/>
          <w:szCs w:val="28"/>
        </w:rPr>
      </w:pPr>
      <w:del w:id="3004" w:author="admin" w:date="2022-12-12T09:28:00Z">
        <w:r w:rsidRPr="00081AF8" w:rsidDel="00E37E31">
          <w:rPr>
            <w:rFonts w:ascii="Times New Roman" w:hAnsi="Times New Roman" w:cs="Times New Roman"/>
            <w:b/>
            <w:color w:val="auto"/>
            <w:sz w:val="28"/>
            <w:szCs w:val="28"/>
          </w:rPr>
          <w:delText xml:space="preserve">2.6.4 </w:delText>
        </w:r>
        <w:r w:rsidRPr="00081AF8" w:rsidDel="00E37E31">
          <w:rPr>
            <w:rFonts w:ascii="Times New Roman" w:hAnsi="Times New Roman" w:cs="Times New Roman"/>
            <w:b/>
            <w:bCs/>
            <w:color w:val="auto"/>
            <w:sz w:val="28"/>
            <w:szCs w:val="28"/>
          </w:rPr>
          <w:delText>Đặc tả chức năng chi tiết</w:delText>
        </w:r>
      </w:del>
    </w:p>
    <w:p w14:paraId="2197E51B" w14:textId="77777777" w:rsidR="00D40B91" w:rsidRPr="00081AF8" w:rsidDel="00E37E31" w:rsidRDefault="00D40B91" w:rsidP="00081AF8">
      <w:pPr>
        <w:spacing w:line="360" w:lineRule="auto"/>
        <w:jc w:val="both"/>
        <w:rPr>
          <w:del w:id="3005" w:author="admin" w:date="2022-12-12T09:28:00Z"/>
          <w:rFonts w:ascii="Times New Roman" w:hAnsi="Times New Roman" w:cs="Times New Roman"/>
          <w:b/>
          <w:sz w:val="28"/>
          <w:szCs w:val="28"/>
        </w:rPr>
      </w:pPr>
      <w:del w:id="3006"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b/>
            <w:sz w:val="28"/>
            <w:szCs w:val="28"/>
          </w:rPr>
          <w:delText xml:space="preserve"> 2.6.4.1. Tài khoản khách hàng</w:delText>
        </w:r>
      </w:del>
    </w:p>
    <w:p w14:paraId="5B3CFCCC" w14:textId="77777777" w:rsidR="00D40B91" w:rsidRPr="00081AF8" w:rsidDel="00E37E31" w:rsidRDefault="00D40B91" w:rsidP="00081AF8">
      <w:pPr>
        <w:numPr>
          <w:ilvl w:val="0"/>
          <w:numId w:val="25"/>
        </w:numPr>
        <w:spacing w:after="200" w:line="360" w:lineRule="auto"/>
        <w:contextualSpacing/>
        <w:jc w:val="both"/>
        <w:rPr>
          <w:del w:id="3007" w:author="admin" w:date="2022-12-12T09:28:00Z"/>
          <w:rFonts w:ascii="Times New Roman" w:hAnsi="Times New Roman" w:cs="Times New Roman"/>
          <w:sz w:val="28"/>
          <w:szCs w:val="28"/>
        </w:rPr>
      </w:pPr>
      <w:del w:id="3008" w:author="admin" w:date="2022-12-12T09:28:00Z">
        <w:r w:rsidRPr="00081AF8" w:rsidDel="00E37E31">
          <w:rPr>
            <w:rFonts w:ascii="Times New Roman" w:hAnsi="Times New Roman" w:cs="Times New Roman"/>
            <w:sz w:val="28"/>
            <w:szCs w:val="28"/>
          </w:rPr>
          <w:delText>Mô tả : Chức năng tạo tài khoản người dùng cho phép người dùng đăng ký để trở thành thành viên</w:delText>
        </w:r>
      </w:del>
    </w:p>
    <w:p w14:paraId="4DBAFC98" w14:textId="77777777" w:rsidR="00D40B91" w:rsidRPr="00081AF8" w:rsidDel="00E37E31" w:rsidRDefault="00D40B91" w:rsidP="00081AF8">
      <w:pPr>
        <w:numPr>
          <w:ilvl w:val="0"/>
          <w:numId w:val="25"/>
        </w:numPr>
        <w:spacing w:after="200" w:line="360" w:lineRule="auto"/>
        <w:contextualSpacing/>
        <w:jc w:val="both"/>
        <w:rPr>
          <w:del w:id="3009" w:author="admin" w:date="2022-12-12T09:28:00Z"/>
          <w:rFonts w:ascii="Times New Roman" w:hAnsi="Times New Roman" w:cs="Times New Roman"/>
          <w:sz w:val="28"/>
          <w:szCs w:val="28"/>
        </w:rPr>
      </w:pPr>
      <w:del w:id="3010" w:author="admin" w:date="2022-12-12T09:28:00Z">
        <w:r w:rsidRPr="00081AF8" w:rsidDel="00E37E31">
          <w:rPr>
            <w:rFonts w:ascii="Times New Roman" w:hAnsi="Times New Roman" w:cs="Times New Roman"/>
            <w:sz w:val="28"/>
            <w:szCs w:val="28"/>
          </w:rPr>
          <w:delText>Đầu vào : Người dùng nhập đầy đủ thông tin họ tên, tên đăng nhập, mật khẩu,  địa chỉ, số điện thoại, email</w:delText>
        </w:r>
      </w:del>
    </w:p>
    <w:p w14:paraId="19792EEF" w14:textId="77777777" w:rsidR="00D40B91" w:rsidRPr="00081AF8" w:rsidDel="00E37E31" w:rsidRDefault="00D40B91" w:rsidP="00081AF8">
      <w:pPr>
        <w:numPr>
          <w:ilvl w:val="0"/>
          <w:numId w:val="25"/>
        </w:numPr>
        <w:spacing w:after="200" w:line="360" w:lineRule="auto"/>
        <w:contextualSpacing/>
        <w:jc w:val="both"/>
        <w:rPr>
          <w:del w:id="3011" w:author="admin" w:date="2022-12-12T09:28:00Z"/>
          <w:rFonts w:ascii="Times New Roman" w:hAnsi="Times New Roman" w:cs="Times New Roman"/>
          <w:sz w:val="28"/>
          <w:szCs w:val="28"/>
        </w:rPr>
      </w:pPr>
      <w:del w:id="3012" w:author="admin" w:date="2022-12-12T09:28:00Z">
        <w:r w:rsidRPr="00081AF8" w:rsidDel="00E37E31">
          <w:rPr>
            <w:rFonts w:ascii="Times New Roman" w:hAnsi="Times New Roman" w:cs="Times New Roman"/>
            <w:sz w:val="28"/>
            <w:szCs w:val="28"/>
          </w:rPr>
          <w:delText>Đầu ra : Xác lập tài khoản cho người dùng</w:delText>
        </w:r>
      </w:del>
    </w:p>
    <w:p w14:paraId="590A46E3" w14:textId="77777777" w:rsidR="00D40B91" w:rsidRPr="00081AF8" w:rsidDel="00E37E31" w:rsidRDefault="00D40B91" w:rsidP="00081AF8">
      <w:pPr>
        <w:numPr>
          <w:ilvl w:val="0"/>
          <w:numId w:val="25"/>
        </w:numPr>
        <w:spacing w:after="200" w:line="360" w:lineRule="auto"/>
        <w:contextualSpacing/>
        <w:jc w:val="both"/>
        <w:rPr>
          <w:del w:id="3013" w:author="admin" w:date="2022-12-12T09:28:00Z"/>
          <w:rFonts w:ascii="Times New Roman" w:hAnsi="Times New Roman" w:cs="Times New Roman"/>
          <w:sz w:val="28"/>
          <w:szCs w:val="28"/>
        </w:rPr>
      </w:pPr>
      <w:del w:id="3014" w:author="admin" w:date="2022-12-12T09:28:00Z">
        <w:r w:rsidRPr="00081AF8" w:rsidDel="00E37E31">
          <w:rPr>
            <w:rFonts w:ascii="Times New Roman" w:hAnsi="Times New Roman" w:cs="Times New Roman"/>
            <w:sz w:val="28"/>
            <w:szCs w:val="28"/>
          </w:rPr>
          <w:delText>Xử lý : Dữ liệu nhập vào sẽ được kiểm tra. Hệ thống sẽ đưa ra thông báo đăng ký lại nếu người dùng nhập thiếu thông tin hoặc sai kiểu hay email này đã có người sử dụng.</w:delText>
        </w:r>
      </w:del>
    </w:p>
    <w:p w14:paraId="7A4E57EA" w14:textId="77777777" w:rsidR="00D40B91" w:rsidRPr="00081AF8" w:rsidDel="00E37E31" w:rsidRDefault="00D40B91" w:rsidP="00081AF8">
      <w:pPr>
        <w:numPr>
          <w:ilvl w:val="0"/>
          <w:numId w:val="25"/>
        </w:numPr>
        <w:spacing w:after="200" w:line="360" w:lineRule="auto"/>
        <w:contextualSpacing/>
        <w:jc w:val="both"/>
        <w:rPr>
          <w:del w:id="3015" w:author="admin" w:date="2022-12-12T09:28:00Z"/>
          <w:rFonts w:ascii="Times New Roman" w:hAnsi="Times New Roman" w:cs="Times New Roman"/>
          <w:sz w:val="28"/>
          <w:szCs w:val="28"/>
        </w:rPr>
      </w:pPr>
      <w:del w:id="3016" w:author="admin" w:date="2022-12-12T09:28:00Z">
        <w:r w:rsidRPr="00081AF8" w:rsidDel="00E37E31">
          <w:rPr>
            <w:rFonts w:ascii="Times New Roman" w:hAnsi="Times New Roman" w:cs="Times New Roman"/>
            <w:sz w:val="28"/>
            <w:szCs w:val="28"/>
          </w:rPr>
          <w:delText xml:space="preserve">Sơ đồ : </w:delText>
        </w:r>
      </w:del>
    </w:p>
    <w:p w14:paraId="2A8FA9F7" w14:textId="77777777" w:rsidR="00D40B91" w:rsidRPr="00081AF8" w:rsidDel="00E37E31" w:rsidRDefault="00D40B91" w:rsidP="00081AF8">
      <w:pPr>
        <w:spacing w:line="360" w:lineRule="auto"/>
        <w:ind w:left="1530"/>
        <w:contextualSpacing/>
        <w:jc w:val="both"/>
        <w:rPr>
          <w:del w:id="3017" w:author="admin" w:date="2022-12-12T09:28:00Z"/>
          <w:rFonts w:ascii="Times New Roman" w:hAnsi="Times New Roman" w:cs="Times New Roman"/>
          <w:sz w:val="28"/>
          <w:szCs w:val="28"/>
        </w:rPr>
      </w:pPr>
      <w:del w:id="3018" w:author="admin" w:date="2022-12-12T09:28:00Z">
        <w:r w:rsidRPr="00081AF8" w:rsidDel="00E37E31">
          <w:rPr>
            <w:rFonts w:ascii="Times New Roman" w:hAnsi="Times New Roman" w:cs="Times New Roman"/>
            <w:noProof/>
            <w:sz w:val="28"/>
            <w:szCs w:val="28"/>
          </w:rPr>
          <w:drawing>
            <wp:inline distT="0" distB="0" distL="0" distR="0" wp14:anchorId="0F1206E0" wp14:editId="419E69C9">
              <wp:extent cx="3876675" cy="4905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675" cy="4905375"/>
                      </a:xfrm>
                      <a:prstGeom prst="rect">
                        <a:avLst/>
                      </a:prstGeom>
                    </pic:spPr>
                  </pic:pic>
                </a:graphicData>
              </a:graphic>
            </wp:inline>
          </w:drawing>
        </w:r>
      </w:del>
    </w:p>
    <w:p w14:paraId="6478293E" w14:textId="77777777" w:rsidR="00D40B91" w:rsidRPr="00081AF8" w:rsidDel="00E37E31" w:rsidRDefault="00D40B91" w:rsidP="00081AF8">
      <w:pPr>
        <w:spacing w:line="360" w:lineRule="auto"/>
        <w:ind w:left="1530"/>
        <w:contextualSpacing/>
        <w:jc w:val="both"/>
        <w:rPr>
          <w:del w:id="3019" w:author="admin" w:date="2022-12-12T09:28:00Z"/>
          <w:rFonts w:ascii="Times New Roman" w:hAnsi="Times New Roman" w:cs="Times New Roman"/>
          <w:sz w:val="28"/>
          <w:szCs w:val="28"/>
        </w:rPr>
      </w:pPr>
    </w:p>
    <w:p w14:paraId="70D3186C" w14:textId="77777777" w:rsidR="00D40B91" w:rsidRPr="00081AF8" w:rsidDel="00E37E31" w:rsidRDefault="00D40B91" w:rsidP="00081AF8">
      <w:pPr>
        <w:spacing w:line="360" w:lineRule="auto"/>
        <w:ind w:left="1530"/>
        <w:contextualSpacing/>
        <w:jc w:val="both"/>
        <w:rPr>
          <w:del w:id="3020" w:author="admin" w:date="2022-12-12T09:28:00Z"/>
          <w:rFonts w:ascii="Times New Roman" w:hAnsi="Times New Roman" w:cs="Times New Roman"/>
          <w:sz w:val="28"/>
          <w:szCs w:val="28"/>
        </w:rPr>
      </w:pPr>
    </w:p>
    <w:p w14:paraId="6D5CCC76" w14:textId="77777777" w:rsidR="00D40B91" w:rsidRPr="00081AF8" w:rsidDel="00E37E31" w:rsidRDefault="00D40B91" w:rsidP="00081AF8">
      <w:pPr>
        <w:spacing w:line="360" w:lineRule="auto"/>
        <w:ind w:left="1530"/>
        <w:contextualSpacing/>
        <w:jc w:val="both"/>
        <w:rPr>
          <w:del w:id="3021" w:author="admin" w:date="2022-12-12T09:28:00Z"/>
          <w:rFonts w:ascii="Times New Roman" w:hAnsi="Times New Roman" w:cs="Times New Roman"/>
          <w:sz w:val="28"/>
          <w:szCs w:val="28"/>
        </w:rPr>
      </w:pPr>
    </w:p>
    <w:p w14:paraId="1C1CB3FE" w14:textId="77777777" w:rsidR="00D40B91" w:rsidRPr="00081AF8" w:rsidDel="00E37E31" w:rsidRDefault="00D40B91" w:rsidP="00081AF8">
      <w:pPr>
        <w:spacing w:line="360" w:lineRule="auto"/>
        <w:jc w:val="both"/>
        <w:rPr>
          <w:del w:id="3022" w:author="admin" w:date="2022-12-12T09:28:00Z"/>
          <w:rFonts w:ascii="Times New Roman" w:hAnsi="Times New Roman" w:cs="Times New Roman"/>
          <w:b/>
          <w:sz w:val="28"/>
          <w:szCs w:val="28"/>
        </w:rPr>
      </w:pPr>
      <w:del w:id="3023" w:author="admin" w:date="2022-12-12T09:28:00Z">
        <w:r w:rsidRPr="00081AF8" w:rsidDel="00E37E31">
          <w:rPr>
            <w:rFonts w:ascii="Times New Roman" w:hAnsi="Times New Roman" w:cs="Times New Roman"/>
            <w:b/>
            <w:sz w:val="28"/>
            <w:szCs w:val="28"/>
          </w:rPr>
          <w:delText xml:space="preserve">     </w:delText>
        </w:r>
        <w:r w:rsidRPr="00081AF8" w:rsidDel="00E37E31">
          <w:rPr>
            <w:rFonts w:ascii="Times New Roman" w:hAnsi="Times New Roman" w:cs="Times New Roman"/>
            <w:b/>
            <w:sz w:val="28"/>
            <w:szCs w:val="28"/>
          </w:rPr>
          <w:tab/>
          <w:delText xml:space="preserve"> 2.6.4.2. Cập nhập thông tin sản phẩm</w:delText>
        </w:r>
      </w:del>
    </w:p>
    <w:p w14:paraId="1431EB1F" w14:textId="77777777" w:rsidR="00D40B91" w:rsidRPr="00081AF8" w:rsidDel="00E37E31" w:rsidRDefault="00D40B91" w:rsidP="00081AF8">
      <w:pPr>
        <w:numPr>
          <w:ilvl w:val="0"/>
          <w:numId w:val="26"/>
        </w:numPr>
        <w:spacing w:after="200" w:line="360" w:lineRule="auto"/>
        <w:contextualSpacing/>
        <w:jc w:val="both"/>
        <w:rPr>
          <w:del w:id="3024" w:author="admin" w:date="2022-12-12T09:28:00Z"/>
          <w:rFonts w:ascii="Times New Roman" w:hAnsi="Times New Roman" w:cs="Times New Roman"/>
          <w:sz w:val="28"/>
          <w:szCs w:val="28"/>
        </w:rPr>
      </w:pPr>
      <w:del w:id="3025" w:author="admin" w:date="2022-12-12T09:28:00Z">
        <w:r w:rsidRPr="00081AF8" w:rsidDel="00E37E31">
          <w:rPr>
            <w:rFonts w:ascii="Times New Roman" w:hAnsi="Times New Roman" w:cs="Times New Roman"/>
            <w:sz w:val="28"/>
            <w:szCs w:val="28"/>
          </w:rPr>
          <w:delText>Mô tả : Cập nhập thông tin sản phẩm là sửa đổi các thông tin của sản phẩm.</w:delText>
        </w:r>
      </w:del>
    </w:p>
    <w:p w14:paraId="5A15C18D" w14:textId="77777777" w:rsidR="00D40B91" w:rsidRPr="00081AF8" w:rsidDel="00E37E31" w:rsidRDefault="00D40B91" w:rsidP="00081AF8">
      <w:pPr>
        <w:numPr>
          <w:ilvl w:val="0"/>
          <w:numId w:val="26"/>
        </w:numPr>
        <w:spacing w:after="200" w:line="360" w:lineRule="auto"/>
        <w:contextualSpacing/>
        <w:jc w:val="both"/>
        <w:rPr>
          <w:del w:id="3026" w:author="admin" w:date="2022-12-12T09:28:00Z"/>
          <w:rFonts w:ascii="Times New Roman" w:hAnsi="Times New Roman" w:cs="Times New Roman"/>
          <w:sz w:val="28"/>
          <w:szCs w:val="28"/>
        </w:rPr>
      </w:pPr>
      <w:del w:id="3027" w:author="admin" w:date="2022-12-12T09:28:00Z">
        <w:r w:rsidRPr="00081AF8" w:rsidDel="00E37E31">
          <w:rPr>
            <w:rFonts w:ascii="Times New Roman" w:hAnsi="Times New Roman" w:cs="Times New Roman"/>
            <w:sz w:val="28"/>
            <w:szCs w:val="28"/>
          </w:rPr>
          <w:delText>Đầu vào : Thông tin tên sản phẩm</w:delText>
        </w:r>
      </w:del>
    </w:p>
    <w:p w14:paraId="0FAF2E65" w14:textId="77777777" w:rsidR="00D40B91" w:rsidRPr="00081AF8" w:rsidDel="00E37E31" w:rsidRDefault="00D40B91" w:rsidP="00081AF8">
      <w:pPr>
        <w:numPr>
          <w:ilvl w:val="0"/>
          <w:numId w:val="26"/>
        </w:numPr>
        <w:spacing w:after="200" w:line="360" w:lineRule="auto"/>
        <w:contextualSpacing/>
        <w:jc w:val="both"/>
        <w:rPr>
          <w:del w:id="3028" w:author="admin" w:date="2022-12-12T09:28:00Z"/>
          <w:rFonts w:ascii="Times New Roman" w:hAnsi="Times New Roman" w:cs="Times New Roman"/>
          <w:sz w:val="28"/>
          <w:szCs w:val="28"/>
        </w:rPr>
      </w:pPr>
      <w:del w:id="3029" w:author="admin" w:date="2022-12-12T09:28:00Z">
        <w:r w:rsidRPr="00081AF8" w:rsidDel="00E37E31">
          <w:rPr>
            <w:rFonts w:ascii="Times New Roman" w:hAnsi="Times New Roman" w:cs="Times New Roman"/>
            <w:sz w:val="28"/>
            <w:szCs w:val="28"/>
          </w:rPr>
          <w:delText>Đầu ra : Thông tin mới nhất về sản phẩm</w:delText>
        </w:r>
      </w:del>
    </w:p>
    <w:p w14:paraId="4E9388F2" w14:textId="77777777" w:rsidR="00D40B91" w:rsidRPr="00081AF8" w:rsidDel="00E37E31" w:rsidRDefault="00D40B91" w:rsidP="00081AF8">
      <w:pPr>
        <w:numPr>
          <w:ilvl w:val="0"/>
          <w:numId w:val="26"/>
        </w:numPr>
        <w:spacing w:after="200" w:line="360" w:lineRule="auto"/>
        <w:contextualSpacing/>
        <w:jc w:val="both"/>
        <w:rPr>
          <w:del w:id="3030" w:author="admin" w:date="2022-12-12T09:28:00Z"/>
          <w:rFonts w:ascii="Times New Roman" w:hAnsi="Times New Roman" w:cs="Times New Roman"/>
          <w:sz w:val="28"/>
          <w:szCs w:val="28"/>
        </w:rPr>
      </w:pPr>
      <w:del w:id="3031" w:author="admin" w:date="2022-12-12T09:28:00Z">
        <w:r w:rsidRPr="00081AF8" w:rsidDel="00E37E31">
          <w:rPr>
            <w:rFonts w:ascii="Times New Roman" w:hAnsi="Times New Roman" w:cs="Times New Roman"/>
            <w:sz w:val="28"/>
            <w:szCs w:val="28"/>
          </w:rPr>
          <w:delText xml:space="preserve">Sơ đồ : </w:delText>
        </w:r>
      </w:del>
    </w:p>
    <w:p w14:paraId="0CF984DB" w14:textId="77777777" w:rsidR="00D40B91" w:rsidRPr="00081AF8" w:rsidDel="00E37E31" w:rsidRDefault="00D40B91" w:rsidP="00081AF8">
      <w:pPr>
        <w:spacing w:line="360" w:lineRule="auto"/>
        <w:ind w:left="1080"/>
        <w:contextualSpacing/>
        <w:jc w:val="both"/>
        <w:rPr>
          <w:del w:id="3032" w:author="admin" w:date="2022-12-12T09:28:00Z"/>
          <w:rFonts w:ascii="Times New Roman" w:hAnsi="Times New Roman" w:cs="Times New Roman"/>
          <w:sz w:val="28"/>
          <w:szCs w:val="28"/>
        </w:rPr>
      </w:pPr>
      <w:del w:id="3033" w:author="admin" w:date="2022-12-12T09:28:00Z">
        <w:r w:rsidRPr="00081AF8" w:rsidDel="00E37E31">
          <w:rPr>
            <w:rFonts w:ascii="Times New Roman" w:hAnsi="Times New Roman" w:cs="Times New Roman"/>
            <w:noProof/>
            <w:sz w:val="28"/>
            <w:szCs w:val="28"/>
          </w:rPr>
          <w:drawing>
            <wp:inline distT="0" distB="0" distL="0" distR="0" wp14:anchorId="754D1683" wp14:editId="29659F45">
              <wp:extent cx="3114675" cy="474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4675" cy="4743450"/>
                      </a:xfrm>
                      <a:prstGeom prst="rect">
                        <a:avLst/>
                      </a:prstGeom>
                    </pic:spPr>
                  </pic:pic>
                </a:graphicData>
              </a:graphic>
            </wp:inline>
          </w:drawing>
        </w:r>
      </w:del>
    </w:p>
    <w:p w14:paraId="5B6A9056" w14:textId="77777777" w:rsidR="00D40B91" w:rsidRPr="00081AF8" w:rsidDel="00E37E31" w:rsidRDefault="00D40B91" w:rsidP="00081AF8">
      <w:pPr>
        <w:spacing w:line="360" w:lineRule="auto"/>
        <w:jc w:val="both"/>
        <w:rPr>
          <w:del w:id="3034" w:author="admin" w:date="2022-12-12T09:28:00Z"/>
          <w:rFonts w:ascii="Times New Roman" w:hAnsi="Times New Roman" w:cs="Times New Roman"/>
          <w:b/>
          <w:sz w:val="28"/>
          <w:szCs w:val="28"/>
        </w:rPr>
      </w:pPr>
      <w:del w:id="3035" w:author="admin" w:date="2022-12-12T09:28:00Z">
        <w:r w:rsidRPr="00081AF8" w:rsidDel="00E37E31">
          <w:rPr>
            <w:rFonts w:ascii="Times New Roman" w:hAnsi="Times New Roman" w:cs="Times New Roman"/>
            <w:b/>
            <w:sz w:val="28"/>
            <w:szCs w:val="28"/>
          </w:rPr>
          <w:delText xml:space="preserve">     </w:delText>
        </w:r>
        <w:r w:rsidRPr="00081AF8" w:rsidDel="00E37E31">
          <w:rPr>
            <w:rFonts w:ascii="Times New Roman" w:hAnsi="Times New Roman" w:cs="Times New Roman"/>
            <w:b/>
            <w:sz w:val="28"/>
            <w:szCs w:val="28"/>
          </w:rPr>
          <w:tab/>
          <w:delText>2.6.4.3. Thông tin về sản phẩm, khuyến mại</w:delText>
        </w:r>
      </w:del>
    </w:p>
    <w:p w14:paraId="223017B9" w14:textId="77777777" w:rsidR="00D40B91" w:rsidRPr="00081AF8" w:rsidDel="00E37E31" w:rsidRDefault="00D40B91" w:rsidP="00081AF8">
      <w:pPr>
        <w:numPr>
          <w:ilvl w:val="0"/>
          <w:numId w:val="27"/>
        </w:numPr>
        <w:spacing w:after="200" w:line="360" w:lineRule="auto"/>
        <w:contextualSpacing/>
        <w:jc w:val="both"/>
        <w:rPr>
          <w:del w:id="3036" w:author="admin" w:date="2022-12-12T09:28:00Z"/>
          <w:rFonts w:ascii="Times New Roman" w:hAnsi="Times New Roman" w:cs="Times New Roman"/>
          <w:sz w:val="28"/>
          <w:szCs w:val="28"/>
        </w:rPr>
      </w:pPr>
      <w:del w:id="3037" w:author="admin" w:date="2022-12-12T09:28:00Z">
        <w:r w:rsidRPr="00081AF8" w:rsidDel="00E37E31">
          <w:rPr>
            <w:rFonts w:ascii="Times New Roman" w:hAnsi="Times New Roman" w:cs="Times New Roman"/>
            <w:sz w:val="28"/>
            <w:szCs w:val="28"/>
          </w:rPr>
          <w:delText>Mô tả : Đưa thông tin sản phẩm, khuyến mại mới</w:delText>
        </w:r>
      </w:del>
    </w:p>
    <w:p w14:paraId="2A0ADDF0" w14:textId="77777777" w:rsidR="00D40B91" w:rsidRPr="00081AF8" w:rsidDel="00E37E31" w:rsidRDefault="00D40B91" w:rsidP="00081AF8">
      <w:pPr>
        <w:numPr>
          <w:ilvl w:val="0"/>
          <w:numId w:val="27"/>
        </w:numPr>
        <w:spacing w:after="200" w:line="360" w:lineRule="auto"/>
        <w:contextualSpacing/>
        <w:jc w:val="both"/>
        <w:rPr>
          <w:del w:id="3038" w:author="admin" w:date="2022-12-12T09:28:00Z"/>
          <w:rFonts w:ascii="Times New Roman" w:hAnsi="Times New Roman" w:cs="Times New Roman"/>
          <w:sz w:val="28"/>
          <w:szCs w:val="28"/>
        </w:rPr>
      </w:pPr>
      <w:del w:id="3039" w:author="admin" w:date="2022-12-12T09:28:00Z">
        <w:r w:rsidRPr="00081AF8" w:rsidDel="00E37E31">
          <w:rPr>
            <w:rFonts w:ascii="Times New Roman" w:hAnsi="Times New Roman" w:cs="Times New Roman"/>
            <w:sz w:val="28"/>
            <w:szCs w:val="28"/>
          </w:rPr>
          <w:delText>Đầu vào : Mã thông tin sản phẩm , khuyến mại</w:delText>
        </w:r>
      </w:del>
    </w:p>
    <w:p w14:paraId="7DF10FD5" w14:textId="77777777" w:rsidR="00D40B91" w:rsidRPr="00081AF8" w:rsidDel="00E37E31" w:rsidRDefault="00D40B91" w:rsidP="00081AF8">
      <w:pPr>
        <w:numPr>
          <w:ilvl w:val="0"/>
          <w:numId w:val="27"/>
        </w:numPr>
        <w:spacing w:after="200" w:line="360" w:lineRule="auto"/>
        <w:contextualSpacing/>
        <w:jc w:val="both"/>
        <w:rPr>
          <w:del w:id="3040" w:author="admin" w:date="2022-12-12T09:28:00Z"/>
          <w:rFonts w:ascii="Times New Roman" w:hAnsi="Times New Roman" w:cs="Times New Roman"/>
          <w:sz w:val="28"/>
          <w:szCs w:val="28"/>
        </w:rPr>
      </w:pPr>
      <w:del w:id="3041" w:author="admin" w:date="2022-12-12T09:28:00Z">
        <w:r w:rsidRPr="00081AF8" w:rsidDel="00E37E31">
          <w:rPr>
            <w:rFonts w:ascii="Times New Roman" w:hAnsi="Times New Roman" w:cs="Times New Roman"/>
            <w:sz w:val="28"/>
            <w:szCs w:val="28"/>
          </w:rPr>
          <w:delText>Đầu ra : Hiển thị thông tin sản phẩm, khuyến mại lên hệ thống website</w:delText>
        </w:r>
      </w:del>
    </w:p>
    <w:p w14:paraId="23F961CE" w14:textId="77777777" w:rsidR="00D40B91" w:rsidRPr="00081AF8" w:rsidDel="00E37E31" w:rsidRDefault="00D40B91" w:rsidP="00081AF8">
      <w:pPr>
        <w:numPr>
          <w:ilvl w:val="0"/>
          <w:numId w:val="27"/>
        </w:numPr>
        <w:spacing w:after="200" w:line="360" w:lineRule="auto"/>
        <w:contextualSpacing/>
        <w:jc w:val="both"/>
        <w:rPr>
          <w:del w:id="3042" w:author="admin" w:date="2022-12-12T09:28:00Z"/>
          <w:rFonts w:ascii="Times New Roman" w:hAnsi="Times New Roman" w:cs="Times New Roman"/>
          <w:sz w:val="28"/>
          <w:szCs w:val="28"/>
        </w:rPr>
      </w:pPr>
      <w:del w:id="3043" w:author="admin" w:date="2022-12-12T09:28:00Z">
        <w:r w:rsidRPr="00081AF8" w:rsidDel="00E37E31">
          <w:rPr>
            <w:rFonts w:ascii="Times New Roman" w:hAnsi="Times New Roman" w:cs="Times New Roman"/>
            <w:sz w:val="28"/>
            <w:szCs w:val="28"/>
          </w:rPr>
          <w:delText>Sơ đồ :</w:delText>
        </w:r>
      </w:del>
    </w:p>
    <w:p w14:paraId="3129E664" w14:textId="77777777" w:rsidR="00D40B91" w:rsidRPr="00081AF8" w:rsidDel="00E37E31" w:rsidRDefault="00D40B91" w:rsidP="00081AF8">
      <w:pPr>
        <w:spacing w:line="360" w:lineRule="auto"/>
        <w:ind w:left="1080"/>
        <w:contextualSpacing/>
        <w:jc w:val="both"/>
        <w:rPr>
          <w:del w:id="3044" w:author="admin" w:date="2022-12-12T09:28:00Z"/>
          <w:rFonts w:ascii="Times New Roman" w:hAnsi="Times New Roman" w:cs="Times New Roman"/>
          <w:sz w:val="28"/>
          <w:szCs w:val="28"/>
        </w:rPr>
      </w:pPr>
      <w:del w:id="3045" w:author="admin" w:date="2022-12-12T09:28:00Z">
        <w:r w:rsidRPr="00081AF8" w:rsidDel="00E37E31">
          <w:rPr>
            <w:rFonts w:ascii="Times New Roman" w:hAnsi="Times New Roman" w:cs="Times New Roman"/>
            <w:noProof/>
            <w:sz w:val="28"/>
            <w:szCs w:val="28"/>
          </w:rPr>
          <w:drawing>
            <wp:inline distT="0" distB="0" distL="0" distR="0" wp14:anchorId="3A9BE153" wp14:editId="091FFD08">
              <wp:extent cx="3114675" cy="4657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4675" cy="4657725"/>
                      </a:xfrm>
                      <a:prstGeom prst="rect">
                        <a:avLst/>
                      </a:prstGeom>
                    </pic:spPr>
                  </pic:pic>
                </a:graphicData>
              </a:graphic>
            </wp:inline>
          </w:drawing>
        </w:r>
      </w:del>
    </w:p>
    <w:p w14:paraId="2F7859E7" w14:textId="77777777" w:rsidR="00D40B91" w:rsidRPr="00081AF8" w:rsidDel="00E37E31" w:rsidRDefault="00D40B91" w:rsidP="00081AF8">
      <w:pPr>
        <w:spacing w:line="360" w:lineRule="auto"/>
        <w:jc w:val="both"/>
        <w:rPr>
          <w:del w:id="3046" w:author="admin" w:date="2022-12-12T09:28:00Z"/>
          <w:rFonts w:ascii="Times New Roman" w:hAnsi="Times New Roman" w:cs="Times New Roman"/>
          <w:b/>
          <w:sz w:val="28"/>
          <w:szCs w:val="28"/>
        </w:rPr>
      </w:pPr>
      <w:del w:id="3047"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sz w:val="28"/>
            <w:szCs w:val="28"/>
          </w:rPr>
          <w:tab/>
          <w:delText xml:space="preserve">  </w:delText>
        </w:r>
        <w:r w:rsidRPr="00081AF8" w:rsidDel="00E37E31">
          <w:rPr>
            <w:rFonts w:ascii="Times New Roman" w:hAnsi="Times New Roman" w:cs="Times New Roman"/>
            <w:b/>
            <w:sz w:val="28"/>
            <w:szCs w:val="28"/>
          </w:rPr>
          <w:delText>2.6.4.4. Cập nhập khuyến mại</w:delText>
        </w:r>
      </w:del>
    </w:p>
    <w:p w14:paraId="371DC903" w14:textId="77777777" w:rsidR="00D40B91" w:rsidRPr="00081AF8" w:rsidDel="00E37E31" w:rsidRDefault="00D40B91" w:rsidP="00081AF8">
      <w:pPr>
        <w:numPr>
          <w:ilvl w:val="0"/>
          <w:numId w:val="28"/>
        </w:numPr>
        <w:spacing w:after="200" w:line="360" w:lineRule="auto"/>
        <w:contextualSpacing/>
        <w:jc w:val="both"/>
        <w:rPr>
          <w:del w:id="3048" w:author="admin" w:date="2022-12-12T09:28:00Z"/>
          <w:rFonts w:ascii="Times New Roman" w:hAnsi="Times New Roman" w:cs="Times New Roman"/>
          <w:sz w:val="28"/>
          <w:szCs w:val="28"/>
        </w:rPr>
      </w:pPr>
      <w:del w:id="3049" w:author="admin" w:date="2022-12-12T09:28:00Z">
        <w:r w:rsidRPr="00081AF8" w:rsidDel="00E37E31">
          <w:rPr>
            <w:rFonts w:ascii="Times New Roman" w:hAnsi="Times New Roman" w:cs="Times New Roman"/>
            <w:sz w:val="28"/>
            <w:szCs w:val="28"/>
          </w:rPr>
          <w:delText>Mô tả : Cập nhập thông tin khuyến mại là sửa đổi các thông tin của khuyến mại</w:delText>
        </w:r>
      </w:del>
    </w:p>
    <w:p w14:paraId="0CB5469E" w14:textId="77777777" w:rsidR="00D40B91" w:rsidRPr="00081AF8" w:rsidDel="00E37E31" w:rsidRDefault="00D40B91" w:rsidP="00081AF8">
      <w:pPr>
        <w:numPr>
          <w:ilvl w:val="0"/>
          <w:numId w:val="28"/>
        </w:numPr>
        <w:spacing w:after="200" w:line="360" w:lineRule="auto"/>
        <w:contextualSpacing/>
        <w:jc w:val="both"/>
        <w:rPr>
          <w:del w:id="3050" w:author="admin" w:date="2022-12-12T09:28:00Z"/>
          <w:rFonts w:ascii="Times New Roman" w:hAnsi="Times New Roman" w:cs="Times New Roman"/>
          <w:sz w:val="28"/>
          <w:szCs w:val="28"/>
        </w:rPr>
      </w:pPr>
      <w:del w:id="3051" w:author="admin" w:date="2022-12-12T09:28:00Z">
        <w:r w:rsidRPr="00081AF8" w:rsidDel="00E37E31">
          <w:rPr>
            <w:rFonts w:ascii="Times New Roman" w:hAnsi="Times New Roman" w:cs="Times New Roman"/>
            <w:sz w:val="28"/>
            <w:szCs w:val="28"/>
          </w:rPr>
          <w:delText>Đầu vào : Thông tin về khuyến mại</w:delText>
        </w:r>
      </w:del>
    </w:p>
    <w:p w14:paraId="2162DCAA" w14:textId="77777777" w:rsidR="00D40B91" w:rsidRPr="00081AF8" w:rsidDel="00E37E31" w:rsidRDefault="00D40B91" w:rsidP="00081AF8">
      <w:pPr>
        <w:numPr>
          <w:ilvl w:val="0"/>
          <w:numId w:val="28"/>
        </w:numPr>
        <w:spacing w:after="200" w:line="360" w:lineRule="auto"/>
        <w:contextualSpacing/>
        <w:jc w:val="both"/>
        <w:rPr>
          <w:del w:id="3052" w:author="admin" w:date="2022-12-12T09:28:00Z"/>
          <w:rFonts w:ascii="Times New Roman" w:hAnsi="Times New Roman" w:cs="Times New Roman"/>
          <w:sz w:val="28"/>
          <w:szCs w:val="28"/>
        </w:rPr>
      </w:pPr>
      <w:del w:id="3053" w:author="admin" w:date="2022-12-12T09:28:00Z">
        <w:r w:rsidRPr="00081AF8" w:rsidDel="00E37E31">
          <w:rPr>
            <w:rFonts w:ascii="Times New Roman" w:hAnsi="Times New Roman" w:cs="Times New Roman"/>
            <w:sz w:val="28"/>
            <w:szCs w:val="28"/>
          </w:rPr>
          <w:delText>Đầu ra : Thông tin cập nhật về khuyến mại</w:delText>
        </w:r>
      </w:del>
    </w:p>
    <w:p w14:paraId="68B82140" w14:textId="77777777" w:rsidR="00D40B91" w:rsidRPr="00081AF8" w:rsidDel="00E37E31" w:rsidRDefault="00D40B91" w:rsidP="00081AF8">
      <w:pPr>
        <w:numPr>
          <w:ilvl w:val="0"/>
          <w:numId w:val="28"/>
        </w:numPr>
        <w:spacing w:after="200" w:line="360" w:lineRule="auto"/>
        <w:contextualSpacing/>
        <w:jc w:val="both"/>
        <w:rPr>
          <w:del w:id="3054" w:author="admin" w:date="2022-12-12T09:28:00Z"/>
          <w:rFonts w:ascii="Times New Roman" w:hAnsi="Times New Roman" w:cs="Times New Roman"/>
          <w:sz w:val="28"/>
          <w:szCs w:val="28"/>
        </w:rPr>
      </w:pPr>
      <w:del w:id="3055" w:author="admin" w:date="2022-12-12T09:28:00Z">
        <w:r w:rsidRPr="00081AF8" w:rsidDel="00E37E31">
          <w:rPr>
            <w:rFonts w:ascii="Times New Roman" w:hAnsi="Times New Roman" w:cs="Times New Roman"/>
            <w:sz w:val="28"/>
            <w:szCs w:val="28"/>
          </w:rPr>
          <w:delText>Sơ đồ :</w:delText>
        </w:r>
      </w:del>
    </w:p>
    <w:p w14:paraId="7AE076A1" w14:textId="77777777" w:rsidR="00D40B91" w:rsidRPr="00081AF8" w:rsidDel="00E37E31" w:rsidRDefault="00D40B91" w:rsidP="00081AF8">
      <w:pPr>
        <w:spacing w:line="360" w:lineRule="auto"/>
        <w:ind w:left="1080"/>
        <w:contextualSpacing/>
        <w:jc w:val="both"/>
        <w:rPr>
          <w:del w:id="3056" w:author="admin" w:date="2022-12-12T09:28:00Z"/>
          <w:rFonts w:ascii="Times New Roman" w:hAnsi="Times New Roman" w:cs="Times New Roman"/>
          <w:sz w:val="28"/>
          <w:szCs w:val="28"/>
        </w:rPr>
      </w:pPr>
      <w:del w:id="3057" w:author="admin" w:date="2022-12-12T09:28:00Z">
        <w:r w:rsidRPr="00081AF8" w:rsidDel="00E37E31">
          <w:rPr>
            <w:rFonts w:ascii="Times New Roman" w:hAnsi="Times New Roman" w:cs="Times New Roman"/>
            <w:noProof/>
            <w:sz w:val="28"/>
            <w:szCs w:val="28"/>
          </w:rPr>
          <w:drawing>
            <wp:inline distT="0" distB="0" distL="0" distR="0" wp14:anchorId="2B3AC126" wp14:editId="08108CD9">
              <wp:extent cx="3657600" cy="4438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4438650"/>
                      </a:xfrm>
                      <a:prstGeom prst="rect">
                        <a:avLst/>
                      </a:prstGeom>
                    </pic:spPr>
                  </pic:pic>
                </a:graphicData>
              </a:graphic>
            </wp:inline>
          </w:drawing>
        </w:r>
      </w:del>
    </w:p>
    <w:p w14:paraId="1033EB4A" w14:textId="77777777" w:rsidR="00D40B91" w:rsidRPr="00081AF8" w:rsidDel="00E37E31" w:rsidRDefault="00D40B91" w:rsidP="00081AF8">
      <w:pPr>
        <w:spacing w:line="360" w:lineRule="auto"/>
        <w:ind w:left="1080"/>
        <w:contextualSpacing/>
        <w:jc w:val="both"/>
        <w:rPr>
          <w:del w:id="3058" w:author="admin" w:date="2022-12-12T09:28:00Z"/>
          <w:rFonts w:ascii="Times New Roman" w:hAnsi="Times New Roman" w:cs="Times New Roman"/>
          <w:sz w:val="28"/>
          <w:szCs w:val="28"/>
        </w:rPr>
      </w:pPr>
    </w:p>
    <w:p w14:paraId="32D61F78" w14:textId="77777777" w:rsidR="00D40B91" w:rsidRPr="00081AF8" w:rsidDel="00E37E31" w:rsidRDefault="00D40B91" w:rsidP="00081AF8">
      <w:pPr>
        <w:spacing w:line="360" w:lineRule="auto"/>
        <w:ind w:left="1080"/>
        <w:contextualSpacing/>
        <w:jc w:val="both"/>
        <w:rPr>
          <w:del w:id="3059" w:author="admin" w:date="2022-12-12T09:28:00Z"/>
          <w:rFonts w:ascii="Times New Roman" w:hAnsi="Times New Roman" w:cs="Times New Roman"/>
          <w:sz w:val="28"/>
          <w:szCs w:val="28"/>
        </w:rPr>
      </w:pPr>
    </w:p>
    <w:p w14:paraId="5B82112A" w14:textId="77777777" w:rsidR="00D40B91" w:rsidRPr="00081AF8" w:rsidDel="00E37E31" w:rsidRDefault="00D40B91" w:rsidP="00081AF8">
      <w:pPr>
        <w:spacing w:line="360" w:lineRule="auto"/>
        <w:ind w:left="1080"/>
        <w:contextualSpacing/>
        <w:jc w:val="both"/>
        <w:rPr>
          <w:del w:id="3060" w:author="admin" w:date="2022-12-12T09:28:00Z"/>
          <w:rFonts w:ascii="Times New Roman" w:hAnsi="Times New Roman" w:cs="Times New Roman"/>
          <w:sz w:val="28"/>
          <w:szCs w:val="28"/>
        </w:rPr>
      </w:pPr>
    </w:p>
    <w:p w14:paraId="27D9588B" w14:textId="77777777" w:rsidR="00D40B91" w:rsidRPr="00081AF8" w:rsidDel="00E37E31" w:rsidRDefault="00D40B91" w:rsidP="00081AF8">
      <w:pPr>
        <w:spacing w:line="360" w:lineRule="auto"/>
        <w:ind w:left="1080"/>
        <w:contextualSpacing/>
        <w:jc w:val="both"/>
        <w:rPr>
          <w:del w:id="3061" w:author="admin" w:date="2022-12-12T09:28:00Z"/>
          <w:rFonts w:ascii="Times New Roman" w:hAnsi="Times New Roman" w:cs="Times New Roman"/>
          <w:sz w:val="28"/>
          <w:szCs w:val="28"/>
        </w:rPr>
      </w:pPr>
    </w:p>
    <w:p w14:paraId="58268FA1" w14:textId="77777777" w:rsidR="00D40B91" w:rsidRPr="00081AF8" w:rsidDel="00E37E31" w:rsidRDefault="00D40B91" w:rsidP="00081AF8">
      <w:pPr>
        <w:spacing w:line="360" w:lineRule="auto"/>
        <w:ind w:left="1080"/>
        <w:contextualSpacing/>
        <w:jc w:val="both"/>
        <w:rPr>
          <w:del w:id="3062" w:author="admin" w:date="2022-12-12T09:28:00Z"/>
          <w:rFonts w:ascii="Times New Roman" w:hAnsi="Times New Roman" w:cs="Times New Roman"/>
          <w:sz w:val="28"/>
          <w:szCs w:val="28"/>
        </w:rPr>
      </w:pPr>
    </w:p>
    <w:p w14:paraId="5A610A19" w14:textId="77777777" w:rsidR="00D40B91" w:rsidRPr="00081AF8" w:rsidDel="00E37E31" w:rsidRDefault="00D40B91" w:rsidP="00081AF8">
      <w:pPr>
        <w:spacing w:line="360" w:lineRule="auto"/>
        <w:ind w:left="1080"/>
        <w:contextualSpacing/>
        <w:jc w:val="both"/>
        <w:rPr>
          <w:del w:id="3063" w:author="admin" w:date="2022-12-12T09:28:00Z"/>
          <w:rFonts w:ascii="Times New Roman" w:hAnsi="Times New Roman" w:cs="Times New Roman"/>
          <w:sz w:val="28"/>
          <w:szCs w:val="28"/>
        </w:rPr>
      </w:pPr>
    </w:p>
    <w:p w14:paraId="57CD4F86" w14:textId="77777777" w:rsidR="00D40B91" w:rsidRPr="00081AF8" w:rsidDel="00E37E31" w:rsidRDefault="00D40B91" w:rsidP="00081AF8">
      <w:pPr>
        <w:spacing w:line="360" w:lineRule="auto"/>
        <w:ind w:left="1080"/>
        <w:contextualSpacing/>
        <w:jc w:val="both"/>
        <w:rPr>
          <w:del w:id="3064" w:author="admin" w:date="2022-12-12T09:28:00Z"/>
          <w:rFonts w:ascii="Times New Roman" w:hAnsi="Times New Roman" w:cs="Times New Roman"/>
          <w:sz w:val="28"/>
          <w:szCs w:val="28"/>
        </w:rPr>
      </w:pPr>
    </w:p>
    <w:p w14:paraId="7A70BDD7" w14:textId="77777777" w:rsidR="00D40B91" w:rsidRPr="00081AF8" w:rsidDel="00E37E31" w:rsidRDefault="00D40B91" w:rsidP="00081AF8">
      <w:pPr>
        <w:spacing w:line="360" w:lineRule="auto"/>
        <w:ind w:left="1080"/>
        <w:contextualSpacing/>
        <w:jc w:val="both"/>
        <w:rPr>
          <w:del w:id="3065" w:author="admin" w:date="2022-12-12T09:28:00Z"/>
          <w:rFonts w:ascii="Times New Roman" w:hAnsi="Times New Roman" w:cs="Times New Roman"/>
          <w:sz w:val="28"/>
          <w:szCs w:val="28"/>
        </w:rPr>
      </w:pPr>
    </w:p>
    <w:p w14:paraId="522FCC1A" w14:textId="77777777" w:rsidR="00D40B91" w:rsidRPr="00081AF8" w:rsidDel="00E37E31" w:rsidRDefault="00D40B91" w:rsidP="00081AF8">
      <w:pPr>
        <w:spacing w:line="360" w:lineRule="auto"/>
        <w:ind w:left="1080"/>
        <w:contextualSpacing/>
        <w:jc w:val="both"/>
        <w:rPr>
          <w:del w:id="3066" w:author="admin" w:date="2022-12-12T09:28:00Z"/>
          <w:rFonts w:ascii="Times New Roman" w:hAnsi="Times New Roman" w:cs="Times New Roman"/>
          <w:sz w:val="28"/>
          <w:szCs w:val="28"/>
        </w:rPr>
      </w:pPr>
    </w:p>
    <w:p w14:paraId="0EB5E9F9" w14:textId="77777777" w:rsidR="00D40B91" w:rsidRPr="00081AF8" w:rsidDel="00E37E31" w:rsidRDefault="00D40B91" w:rsidP="00081AF8">
      <w:pPr>
        <w:spacing w:line="360" w:lineRule="auto"/>
        <w:ind w:left="1080"/>
        <w:contextualSpacing/>
        <w:jc w:val="both"/>
        <w:rPr>
          <w:del w:id="3067" w:author="admin" w:date="2022-12-12T09:28:00Z"/>
          <w:rFonts w:ascii="Times New Roman" w:hAnsi="Times New Roman" w:cs="Times New Roman"/>
          <w:sz w:val="28"/>
          <w:szCs w:val="28"/>
        </w:rPr>
      </w:pPr>
    </w:p>
    <w:p w14:paraId="73DDB7D7" w14:textId="77777777" w:rsidR="00D40B91" w:rsidRPr="00081AF8" w:rsidDel="00E37E31" w:rsidRDefault="00D40B91" w:rsidP="00081AF8">
      <w:pPr>
        <w:spacing w:line="360" w:lineRule="auto"/>
        <w:jc w:val="both"/>
        <w:rPr>
          <w:del w:id="3068" w:author="admin" w:date="2022-12-12T09:28:00Z"/>
          <w:rFonts w:ascii="Times New Roman" w:hAnsi="Times New Roman" w:cs="Times New Roman"/>
          <w:b/>
          <w:sz w:val="28"/>
          <w:szCs w:val="28"/>
        </w:rPr>
      </w:pPr>
      <w:del w:id="3069" w:author="admin" w:date="2022-12-12T09:28:00Z">
        <w:r w:rsidRPr="00081AF8" w:rsidDel="00E37E31">
          <w:rPr>
            <w:rFonts w:ascii="Times New Roman" w:hAnsi="Times New Roman" w:cs="Times New Roman"/>
            <w:b/>
            <w:sz w:val="28"/>
            <w:szCs w:val="28"/>
          </w:rPr>
          <w:delText xml:space="preserve">      </w:delText>
        </w:r>
        <w:r w:rsidRPr="00081AF8" w:rsidDel="00E37E31">
          <w:rPr>
            <w:rFonts w:ascii="Times New Roman" w:hAnsi="Times New Roman" w:cs="Times New Roman"/>
            <w:b/>
            <w:sz w:val="28"/>
            <w:szCs w:val="28"/>
          </w:rPr>
          <w:tab/>
          <w:delText>2.6.4.5. Đăng nhập</w:delText>
        </w:r>
      </w:del>
    </w:p>
    <w:p w14:paraId="1BE2B0C3" w14:textId="77777777" w:rsidR="00D40B91" w:rsidRPr="00081AF8" w:rsidDel="00E37E31" w:rsidRDefault="00D40B91" w:rsidP="00081AF8">
      <w:pPr>
        <w:spacing w:line="360" w:lineRule="auto"/>
        <w:jc w:val="both"/>
        <w:rPr>
          <w:del w:id="3070" w:author="admin" w:date="2022-12-12T09:28:00Z"/>
          <w:rFonts w:ascii="Times New Roman" w:hAnsi="Times New Roman" w:cs="Times New Roman"/>
          <w:sz w:val="28"/>
          <w:szCs w:val="28"/>
        </w:rPr>
      </w:pPr>
      <w:del w:id="3071" w:author="admin" w:date="2022-12-12T09:28:00Z">
        <w:r w:rsidRPr="00081AF8" w:rsidDel="00E37E31">
          <w:rPr>
            <w:rFonts w:ascii="Times New Roman" w:hAnsi="Times New Roman" w:cs="Times New Roman"/>
            <w:noProof/>
            <w:sz w:val="28"/>
            <w:szCs w:val="28"/>
          </w:rPr>
          <w:drawing>
            <wp:inline distT="0" distB="0" distL="0" distR="0" wp14:anchorId="7DF82397" wp14:editId="337A51FD">
              <wp:extent cx="3771900" cy="451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1900" cy="4514850"/>
                      </a:xfrm>
                      <a:prstGeom prst="rect">
                        <a:avLst/>
                      </a:prstGeom>
                    </pic:spPr>
                  </pic:pic>
                </a:graphicData>
              </a:graphic>
            </wp:inline>
          </w:drawing>
        </w:r>
      </w:del>
    </w:p>
    <w:p w14:paraId="62A3F3D7" w14:textId="77777777" w:rsidR="00D40B91" w:rsidRPr="00081AF8" w:rsidDel="00E37E31" w:rsidRDefault="00D40B91" w:rsidP="00081AF8">
      <w:pPr>
        <w:spacing w:line="360" w:lineRule="auto"/>
        <w:jc w:val="both"/>
        <w:rPr>
          <w:del w:id="3072" w:author="admin" w:date="2022-12-12T09:28:00Z"/>
          <w:rFonts w:ascii="Times New Roman" w:hAnsi="Times New Roman" w:cs="Times New Roman"/>
          <w:b/>
          <w:sz w:val="28"/>
          <w:szCs w:val="28"/>
        </w:rPr>
      </w:pPr>
      <w:del w:id="3073" w:author="admin" w:date="2022-12-12T09:28:00Z">
        <w:r w:rsidRPr="00081AF8" w:rsidDel="00E37E31">
          <w:rPr>
            <w:rFonts w:ascii="Times New Roman" w:hAnsi="Times New Roman" w:cs="Times New Roman"/>
            <w:b/>
            <w:sz w:val="28"/>
            <w:szCs w:val="28"/>
          </w:rPr>
          <w:delText xml:space="preserve">      </w:delText>
        </w:r>
        <w:r w:rsidRPr="00081AF8" w:rsidDel="00E37E31">
          <w:rPr>
            <w:rFonts w:ascii="Times New Roman" w:hAnsi="Times New Roman" w:cs="Times New Roman"/>
            <w:b/>
            <w:sz w:val="28"/>
            <w:szCs w:val="28"/>
          </w:rPr>
          <w:tab/>
          <w:delText>2.6.4.6. Tìm kiếm</w:delText>
        </w:r>
      </w:del>
    </w:p>
    <w:p w14:paraId="46CE787D" w14:textId="77777777" w:rsidR="00D40B91" w:rsidRPr="00081AF8" w:rsidDel="00E37E31" w:rsidRDefault="00D40B91" w:rsidP="00081AF8">
      <w:pPr>
        <w:spacing w:line="360" w:lineRule="auto"/>
        <w:jc w:val="both"/>
        <w:rPr>
          <w:del w:id="3074" w:author="admin" w:date="2022-12-12T09:28:00Z"/>
          <w:rFonts w:ascii="Times New Roman" w:hAnsi="Times New Roman" w:cs="Times New Roman"/>
          <w:sz w:val="28"/>
          <w:szCs w:val="28"/>
        </w:rPr>
      </w:pPr>
      <w:del w:id="3075" w:author="admin" w:date="2022-12-12T09:28:00Z">
        <w:r w:rsidRPr="00081AF8" w:rsidDel="00E37E31">
          <w:rPr>
            <w:rFonts w:ascii="Times New Roman" w:hAnsi="Times New Roman" w:cs="Times New Roman"/>
            <w:noProof/>
            <w:sz w:val="28"/>
            <w:szCs w:val="28"/>
          </w:rPr>
          <w:drawing>
            <wp:inline distT="0" distB="0" distL="0" distR="0" wp14:anchorId="76A833BE" wp14:editId="2DD60240">
              <wp:extent cx="3924300" cy="4448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300" cy="4448175"/>
                      </a:xfrm>
                      <a:prstGeom prst="rect">
                        <a:avLst/>
                      </a:prstGeom>
                    </pic:spPr>
                  </pic:pic>
                </a:graphicData>
              </a:graphic>
            </wp:inline>
          </w:drawing>
        </w:r>
      </w:del>
    </w:p>
    <w:p w14:paraId="79F13723" w14:textId="77777777" w:rsidR="00D40B91" w:rsidRPr="00081AF8" w:rsidDel="00E37E31" w:rsidRDefault="00D40B91" w:rsidP="00081AF8">
      <w:pPr>
        <w:pStyle w:val="Heading3"/>
        <w:spacing w:line="360" w:lineRule="auto"/>
        <w:rPr>
          <w:del w:id="3076" w:author="admin" w:date="2022-12-12T09:28:00Z"/>
          <w:rFonts w:ascii="Times New Roman" w:hAnsi="Times New Roman" w:cs="Times New Roman"/>
          <w:b/>
          <w:color w:val="auto"/>
          <w:sz w:val="28"/>
          <w:szCs w:val="28"/>
        </w:rPr>
      </w:pPr>
      <w:del w:id="3077" w:author="admin" w:date="2022-12-12T09:28:00Z">
        <w:r w:rsidRPr="00081AF8" w:rsidDel="00E37E31">
          <w:rPr>
            <w:rFonts w:ascii="Times New Roman" w:hAnsi="Times New Roman" w:cs="Times New Roman"/>
            <w:b/>
            <w:color w:val="auto"/>
            <w:sz w:val="28"/>
            <w:szCs w:val="28"/>
          </w:rPr>
          <w:delText>2.7 Kết luận chương</w:delText>
        </w:r>
      </w:del>
    </w:p>
    <w:p w14:paraId="35DD30DA" w14:textId="77777777" w:rsidR="00D40B91" w:rsidRPr="00081AF8" w:rsidDel="00E37E31" w:rsidRDefault="00D40B91" w:rsidP="00081AF8">
      <w:pPr>
        <w:pStyle w:val="ListParagraph"/>
        <w:spacing w:line="360" w:lineRule="auto"/>
        <w:ind w:left="0" w:firstLine="851"/>
        <w:jc w:val="both"/>
        <w:rPr>
          <w:del w:id="3078" w:author="admin" w:date="2022-12-12T09:28:00Z"/>
          <w:rFonts w:ascii="Times New Roman" w:hAnsi="Times New Roman" w:cs="Times New Roman"/>
          <w:sz w:val="28"/>
          <w:szCs w:val="28"/>
          <w:lang w:val="vi-VN"/>
        </w:rPr>
      </w:pPr>
      <w:del w:id="3079" w:author="admin" w:date="2022-12-12T09:28:00Z">
        <w:r w:rsidRPr="00081AF8" w:rsidDel="00E37E31">
          <w:rPr>
            <w:rFonts w:ascii="Times New Roman" w:hAnsi="Times New Roman" w:cs="Times New Roman"/>
            <w:sz w:val="28"/>
            <w:szCs w:val="28"/>
          </w:rPr>
          <w:delText xml:space="preserve">Ở chương 2, em đã đưa ra những khảo sát về cách mà bài </w:delText>
        </w:r>
        <w:r w:rsidRPr="00081AF8" w:rsidDel="00E37E31">
          <w:rPr>
            <w:rFonts w:ascii="Times New Roman" w:hAnsi="Times New Roman" w:cs="Times New Roman"/>
            <w:sz w:val="28"/>
            <w:szCs w:val="28"/>
            <w:lang w:val="vi-VN"/>
          </w:rPr>
          <w:delText xml:space="preserve">xây dựng hệ thống webstie bán </w:delText>
        </w:r>
        <w:r w:rsidRPr="00081AF8" w:rsidDel="00E37E31">
          <w:rPr>
            <w:rFonts w:ascii="Times New Roman" w:hAnsi="Times New Roman" w:cs="Times New Roman"/>
            <w:sz w:val="28"/>
            <w:szCs w:val="28"/>
          </w:rPr>
          <w:delText>điện thoại. Từ đó đưa ra những phân tích cho hệ thống của mình. Bắt đầu từ mô hình tổng quan của hệ thống, thể hiện một cách tổng quát nhất các thành phần cấu thành nên hệ thống, các chức năng hệ thống phục vụ người dùng. Từ đó, đưa ra các biểu đồ phân rã chức năng, biểu đồ luồng dữ liệu phản ánh sự tương tác của người dùng với hệ thống</w:delText>
        </w:r>
        <w:r w:rsidRPr="00081AF8" w:rsidDel="00E37E31">
          <w:rPr>
            <w:rFonts w:ascii="Times New Roman" w:hAnsi="Times New Roman" w:cs="Times New Roman"/>
            <w:sz w:val="28"/>
            <w:szCs w:val="28"/>
            <w:lang w:val="vi-VN"/>
          </w:rPr>
          <w:delText>.</w:delText>
        </w:r>
      </w:del>
    </w:p>
    <w:p w14:paraId="01A7EDD8" w14:textId="77777777" w:rsidR="00D40B91" w:rsidRPr="00081AF8" w:rsidDel="00E37E31" w:rsidRDefault="00D40B91" w:rsidP="00081AF8">
      <w:pPr>
        <w:pStyle w:val="ListParagraph"/>
        <w:spacing w:line="360" w:lineRule="auto"/>
        <w:ind w:left="0" w:firstLine="851"/>
        <w:jc w:val="both"/>
        <w:rPr>
          <w:del w:id="3080" w:author="admin" w:date="2022-12-12T09:28:00Z"/>
          <w:rFonts w:ascii="Times New Roman" w:hAnsi="Times New Roman" w:cs="Times New Roman"/>
          <w:sz w:val="28"/>
          <w:szCs w:val="28"/>
          <w:lang w:val="vi-VN"/>
        </w:rPr>
      </w:pPr>
    </w:p>
    <w:p w14:paraId="225C385C" w14:textId="77777777" w:rsidR="00D40B91" w:rsidRPr="00081AF8" w:rsidDel="00E37E31" w:rsidRDefault="00D40B91" w:rsidP="00081AF8">
      <w:pPr>
        <w:pStyle w:val="ListParagraph"/>
        <w:spacing w:line="360" w:lineRule="auto"/>
        <w:ind w:left="0" w:firstLine="851"/>
        <w:jc w:val="both"/>
        <w:rPr>
          <w:del w:id="3081" w:author="admin" w:date="2022-12-12T09:28:00Z"/>
          <w:rFonts w:ascii="Times New Roman" w:hAnsi="Times New Roman" w:cs="Times New Roman"/>
          <w:sz w:val="28"/>
          <w:szCs w:val="28"/>
          <w:lang w:val="vi-VN"/>
        </w:rPr>
      </w:pPr>
    </w:p>
    <w:p w14:paraId="46EAE070" w14:textId="77777777" w:rsidR="00D40B91" w:rsidRPr="00081AF8" w:rsidDel="00E37E31" w:rsidRDefault="00D40B91" w:rsidP="00081AF8">
      <w:pPr>
        <w:pStyle w:val="ListParagraph"/>
        <w:spacing w:line="360" w:lineRule="auto"/>
        <w:ind w:left="0" w:firstLine="851"/>
        <w:jc w:val="both"/>
        <w:rPr>
          <w:del w:id="3082" w:author="admin" w:date="2022-12-12T09:28:00Z"/>
          <w:rFonts w:ascii="Times New Roman" w:hAnsi="Times New Roman" w:cs="Times New Roman"/>
          <w:sz w:val="28"/>
          <w:szCs w:val="28"/>
          <w:lang w:val="vi-VN"/>
        </w:rPr>
      </w:pPr>
    </w:p>
    <w:p w14:paraId="3BB104D0" w14:textId="77777777" w:rsidR="00D40B91" w:rsidRPr="00081AF8" w:rsidDel="00E37E31" w:rsidRDefault="00D40B91" w:rsidP="00081AF8">
      <w:pPr>
        <w:pStyle w:val="ListParagraph"/>
        <w:spacing w:line="360" w:lineRule="auto"/>
        <w:ind w:left="0" w:firstLine="851"/>
        <w:jc w:val="both"/>
        <w:rPr>
          <w:del w:id="3083" w:author="admin" w:date="2022-12-12T09:28:00Z"/>
          <w:rFonts w:ascii="Times New Roman" w:hAnsi="Times New Roman" w:cs="Times New Roman"/>
          <w:sz w:val="28"/>
          <w:szCs w:val="28"/>
          <w:lang w:val="vi-VN"/>
        </w:rPr>
      </w:pPr>
    </w:p>
    <w:p w14:paraId="111272BC" w14:textId="77777777" w:rsidR="00D40B91" w:rsidRPr="00081AF8" w:rsidDel="00E37E31" w:rsidRDefault="00D40B91" w:rsidP="00081AF8">
      <w:pPr>
        <w:pStyle w:val="ListParagraph"/>
        <w:spacing w:line="360" w:lineRule="auto"/>
        <w:ind w:left="0" w:firstLine="851"/>
        <w:jc w:val="both"/>
        <w:rPr>
          <w:del w:id="3084" w:author="admin" w:date="2022-12-12T09:28:00Z"/>
          <w:rFonts w:ascii="Times New Roman" w:hAnsi="Times New Roman" w:cs="Times New Roman"/>
          <w:sz w:val="28"/>
          <w:szCs w:val="28"/>
          <w:lang w:val="vi-VN"/>
        </w:rPr>
      </w:pPr>
    </w:p>
    <w:p w14:paraId="0BC8619A" w14:textId="77777777" w:rsidR="00D40B91" w:rsidRPr="00081AF8" w:rsidDel="00E37E31" w:rsidRDefault="00D40B91" w:rsidP="00081AF8">
      <w:pPr>
        <w:pStyle w:val="Heading1"/>
        <w:tabs>
          <w:tab w:val="left" w:pos="0"/>
        </w:tabs>
        <w:spacing w:before="0" w:after="0" w:line="360" w:lineRule="auto"/>
        <w:jc w:val="center"/>
        <w:rPr>
          <w:del w:id="3085" w:author="admin" w:date="2022-12-12T09:28:00Z"/>
          <w:rFonts w:ascii="Times New Roman" w:eastAsia="Times New Roman" w:hAnsi="Times New Roman" w:cs="Times New Roman"/>
          <w:b/>
          <w:sz w:val="28"/>
          <w:szCs w:val="28"/>
        </w:rPr>
      </w:pPr>
      <w:bookmarkStart w:id="3086" w:name="_Toc95909178"/>
      <w:del w:id="3087" w:author="admin" w:date="2022-12-12T09:28:00Z">
        <w:r w:rsidRPr="00081AF8" w:rsidDel="00E37E31">
          <w:rPr>
            <w:rFonts w:ascii="Times New Roman" w:eastAsia="Times New Roman" w:hAnsi="Times New Roman" w:cs="Times New Roman"/>
            <w:b/>
            <w:sz w:val="28"/>
            <w:szCs w:val="28"/>
          </w:rPr>
          <w:delText>CHƯƠNG 3</w:delText>
        </w:r>
        <w:bookmarkEnd w:id="3086"/>
      </w:del>
    </w:p>
    <w:p w14:paraId="2155197A" w14:textId="77777777" w:rsidR="00D40B91" w:rsidRPr="00081AF8" w:rsidDel="00E37E31" w:rsidRDefault="00D40B91" w:rsidP="00081AF8">
      <w:pPr>
        <w:pStyle w:val="Heading1"/>
        <w:tabs>
          <w:tab w:val="left" w:pos="0"/>
        </w:tabs>
        <w:spacing w:before="0" w:after="0" w:line="360" w:lineRule="auto"/>
        <w:ind w:left="851"/>
        <w:jc w:val="center"/>
        <w:rPr>
          <w:del w:id="3088" w:author="admin" w:date="2022-12-12T09:28:00Z"/>
          <w:rFonts w:ascii="Times New Roman" w:eastAsia="Times New Roman" w:hAnsi="Times New Roman" w:cs="Times New Roman"/>
          <w:b/>
          <w:sz w:val="28"/>
          <w:szCs w:val="28"/>
        </w:rPr>
      </w:pPr>
      <w:bookmarkStart w:id="3089" w:name="_Toc95909179"/>
      <w:del w:id="3090" w:author="admin" w:date="2022-12-12T09:28:00Z">
        <w:r w:rsidRPr="00081AF8" w:rsidDel="00E37E31">
          <w:rPr>
            <w:rFonts w:ascii="Times New Roman" w:eastAsia="Times New Roman" w:hAnsi="Times New Roman" w:cs="Times New Roman"/>
            <w:b/>
            <w:sz w:val="28"/>
            <w:szCs w:val="28"/>
            <w:lang w:val="vi-VN"/>
          </w:rPr>
          <w:delText xml:space="preserve">THIẾT KẾ VÀ XÂY DỰNG </w:delText>
        </w:r>
        <w:r w:rsidRPr="00081AF8" w:rsidDel="00E37E31">
          <w:rPr>
            <w:rFonts w:ascii="Times New Roman" w:eastAsia="Times New Roman" w:hAnsi="Times New Roman" w:cs="Times New Roman"/>
            <w:b/>
            <w:sz w:val="28"/>
            <w:szCs w:val="28"/>
          </w:rPr>
          <w:delText>HỆ THỐNG</w:delText>
        </w:r>
        <w:bookmarkEnd w:id="3089"/>
      </w:del>
    </w:p>
    <w:p w14:paraId="58BF3091" w14:textId="77777777" w:rsidR="00D40B91" w:rsidRPr="00081AF8" w:rsidDel="00E37E31" w:rsidRDefault="00D40B91" w:rsidP="00081AF8">
      <w:pPr>
        <w:pStyle w:val="ListParagraph"/>
        <w:spacing w:line="360" w:lineRule="auto"/>
        <w:ind w:left="0" w:firstLine="851"/>
        <w:jc w:val="both"/>
        <w:rPr>
          <w:del w:id="3091" w:author="admin" w:date="2022-12-12T09:28:00Z"/>
          <w:rFonts w:ascii="Times New Roman" w:hAnsi="Times New Roman" w:cs="Times New Roman"/>
          <w:sz w:val="28"/>
          <w:szCs w:val="28"/>
          <w:lang w:val="vi-VN"/>
        </w:rPr>
      </w:pPr>
    </w:p>
    <w:p w14:paraId="39B6FCF3" w14:textId="77777777" w:rsidR="00D40B91" w:rsidRPr="00081AF8" w:rsidDel="00E37E31" w:rsidRDefault="00D40B91" w:rsidP="00081AF8">
      <w:pPr>
        <w:spacing w:line="360" w:lineRule="auto"/>
        <w:jc w:val="both"/>
        <w:rPr>
          <w:del w:id="3092" w:author="admin" w:date="2022-12-12T09:28:00Z"/>
          <w:rFonts w:ascii="Times New Roman" w:hAnsi="Times New Roman" w:cs="Times New Roman"/>
          <w:sz w:val="28"/>
          <w:szCs w:val="28"/>
        </w:rPr>
      </w:pPr>
    </w:p>
    <w:p w14:paraId="3C12BAB0" w14:textId="77777777" w:rsidR="00D40B91" w:rsidRPr="00081AF8" w:rsidDel="00E37E31" w:rsidRDefault="00D40B91" w:rsidP="00081AF8">
      <w:pPr>
        <w:pStyle w:val="ListParagraph"/>
        <w:spacing w:line="360" w:lineRule="auto"/>
        <w:ind w:left="450"/>
        <w:jc w:val="both"/>
        <w:outlineLvl w:val="1"/>
        <w:rPr>
          <w:del w:id="3093" w:author="admin" w:date="2022-12-12T09:28:00Z"/>
          <w:rFonts w:ascii="Times New Roman" w:hAnsi="Times New Roman" w:cs="Times New Roman"/>
          <w:b/>
          <w:sz w:val="28"/>
          <w:szCs w:val="28"/>
        </w:rPr>
      </w:pPr>
      <w:bookmarkStart w:id="3094" w:name="_Toc399971267"/>
      <w:bookmarkStart w:id="3095" w:name="_Toc400700189"/>
      <w:bookmarkStart w:id="3096" w:name="_Toc400700708"/>
      <w:bookmarkStart w:id="3097" w:name="_Toc121492136"/>
      <w:commentRangeStart w:id="3098"/>
      <w:del w:id="3099" w:author="admin" w:date="2022-12-12T09:28:00Z">
        <w:r w:rsidRPr="00081AF8" w:rsidDel="00E37E31">
          <w:rPr>
            <w:rFonts w:ascii="Times New Roman" w:hAnsi="Times New Roman" w:cs="Times New Roman"/>
            <w:b/>
            <w:sz w:val="28"/>
            <w:szCs w:val="28"/>
          </w:rPr>
          <w:delText>3.1 Phân tích hệ thống về mặt dữ liệu</w:delText>
        </w:r>
        <w:bookmarkEnd w:id="3094"/>
        <w:bookmarkEnd w:id="3095"/>
        <w:bookmarkEnd w:id="3096"/>
        <w:bookmarkEnd w:id="3097"/>
        <w:commentRangeEnd w:id="3098"/>
        <w:r w:rsidRPr="00081AF8" w:rsidDel="00E37E31">
          <w:rPr>
            <w:rStyle w:val="CommentReference"/>
            <w:rFonts w:ascii="Times New Roman" w:eastAsia="Arial" w:hAnsi="Times New Roman" w:cs="Times New Roman"/>
            <w:sz w:val="28"/>
            <w:szCs w:val="28"/>
          </w:rPr>
          <w:commentReference w:id="3098"/>
        </w:r>
      </w:del>
    </w:p>
    <w:p w14:paraId="3590C58F" w14:textId="77777777" w:rsidR="00D40B91" w:rsidRPr="00081AF8" w:rsidDel="00E37E31" w:rsidRDefault="00D40B91" w:rsidP="00081AF8">
      <w:pPr>
        <w:pStyle w:val="ListParagraph"/>
        <w:spacing w:line="360" w:lineRule="auto"/>
        <w:ind w:left="450" w:firstLine="270"/>
        <w:jc w:val="both"/>
        <w:outlineLvl w:val="2"/>
        <w:rPr>
          <w:del w:id="3100" w:author="admin" w:date="2022-12-12T09:28:00Z"/>
          <w:rFonts w:ascii="Times New Roman" w:hAnsi="Times New Roman" w:cs="Times New Roman"/>
          <w:b/>
          <w:sz w:val="28"/>
          <w:szCs w:val="28"/>
        </w:rPr>
      </w:pPr>
      <w:bookmarkStart w:id="3101" w:name="_Toc399971268"/>
      <w:bookmarkStart w:id="3102" w:name="_Toc400700190"/>
      <w:bookmarkStart w:id="3103" w:name="_Toc400700709"/>
      <w:bookmarkStart w:id="3104" w:name="_Toc121492137"/>
      <w:del w:id="3105" w:author="admin" w:date="2022-12-12T09:28:00Z">
        <w:r w:rsidRPr="00081AF8" w:rsidDel="00E37E31">
          <w:rPr>
            <w:rFonts w:ascii="Times New Roman" w:hAnsi="Times New Roman" w:cs="Times New Roman"/>
            <w:b/>
            <w:sz w:val="28"/>
            <w:szCs w:val="28"/>
          </w:rPr>
          <w:delText>3.1.1 Xác định thực thể</w:delText>
        </w:r>
        <w:bookmarkEnd w:id="3101"/>
        <w:bookmarkEnd w:id="3102"/>
        <w:bookmarkEnd w:id="3103"/>
        <w:bookmarkEnd w:id="3104"/>
        <w:r w:rsidRPr="00081AF8" w:rsidDel="00E37E31">
          <w:rPr>
            <w:rFonts w:ascii="Times New Roman" w:hAnsi="Times New Roman" w:cs="Times New Roman"/>
            <w:b/>
            <w:sz w:val="28"/>
            <w:szCs w:val="28"/>
          </w:rPr>
          <w:delText xml:space="preserve"> </w:delText>
        </w:r>
      </w:del>
    </w:p>
    <w:p w14:paraId="0DF7CDB4" w14:textId="77777777" w:rsidR="00D40B91" w:rsidRPr="00081AF8" w:rsidDel="00E37E31" w:rsidRDefault="00D40B91" w:rsidP="00081AF8">
      <w:pPr>
        <w:pStyle w:val="ListParagraph"/>
        <w:spacing w:line="360" w:lineRule="auto"/>
        <w:ind w:left="450"/>
        <w:jc w:val="both"/>
        <w:rPr>
          <w:del w:id="3106" w:author="admin" w:date="2022-12-12T09:28:00Z"/>
          <w:rFonts w:ascii="Times New Roman" w:hAnsi="Times New Roman" w:cs="Times New Roman"/>
          <w:sz w:val="28"/>
          <w:szCs w:val="28"/>
        </w:rPr>
      </w:pPr>
      <w:del w:id="3107" w:author="admin" w:date="2022-12-12T09:28:00Z">
        <w:r w:rsidRPr="00081AF8" w:rsidDel="00E37E31">
          <w:rPr>
            <w:rFonts w:ascii="Times New Roman" w:hAnsi="Times New Roman" w:cs="Times New Roman"/>
            <w:sz w:val="28"/>
            <w:szCs w:val="28"/>
          </w:rPr>
          <w:delText>Dựa vào các phân tích và khảo sát ở trên ta có thể xác định các thực thể của hệ thống như sau :</w:delText>
        </w:r>
      </w:del>
    </w:p>
    <w:p w14:paraId="769B2231" w14:textId="77777777" w:rsidR="00D40B91" w:rsidRPr="00081AF8" w:rsidDel="00E37E31" w:rsidRDefault="00D40B91" w:rsidP="00081AF8">
      <w:pPr>
        <w:pStyle w:val="ListParagraph"/>
        <w:spacing w:line="360" w:lineRule="auto"/>
        <w:ind w:left="450" w:firstLine="270"/>
        <w:jc w:val="both"/>
        <w:rPr>
          <w:del w:id="3108" w:author="admin" w:date="2022-12-12T09:28:00Z"/>
          <w:rFonts w:ascii="Times New Roman" w:hAnsi="Times New Roman" w:cs="Times New Roman"/>
          <w:sz w:val="28"/>
          <w:szCs w:val="28"/>
        </w:rPr>
      </w:pPr>
      <w:del w:id="3109"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i/>
            <w:sz w:val="28"/>
            <w:szCs w:val="28"/>
          </w:rPr>
          <w:delText>Hãng sản xuất</w:delText>
        </w:r>
        <w:r w:rsidRPr="00081AF8" w:rsidDel="00E37E31">
          <w:rPr>
            <w:rFonts w:ascii="Times New Roman" w:hAnsi="Times New Roman" w:cs="Times New Roman"/>
            <w:sz w:val="28"/>
            <w:szCs w:val="28"/>
          </w:rPr>
          <w:delText>(Mã hãng sản xuất, tên hãng sản xuất, mô tả) chứa đầy đủ thông tin về hãng sản xuất.</w:delText>
        </w:r>
      </w:del>
    </w:p>
    <w:p w14:paraId="387BADA8" w14:textId="77777777" w:rsidR="00D40B91" w:rsidRPr="00081AF8" w:rsidDel="00E37E31" w:rsidRDefault="00D40B91" w:rsidP="00081AF8">
      <w:pPr>
        <w:pStyle w:val="ListParagraph"/>
        <w:spacing w:line="360" w:lineRule="auto"/>
        <w:ind w:left="450" w:firstLine="270"/>
        <w:jc w:val="both"/>
        <w:rPr>
          <w:del w:id="3110" w:author="admin" w:date="2022-12-12T09:28:00Z"/>
          <w:rFonts w:ascii="Times New Roman" w:hAnsi="Times New Roman" w:cs="Times New Roman"/>
          <w:sz w:val="28"/>
          <w:szCs w:val="28"/>
        </w:rPr>
      </w:pPr>
      <w:del w:id="3111"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i/>
            <w:sz w:val="28"/>
            <w:szCs w:val="28"/>
          </w:rPr>
          <w:delText>Sản phẩm</w:delText>
        </w:r>
        <w:r w:rsidRPr="00081AF8" w:rsidDel="00E37E31">
          <w:rPr>
            <w:rFonts w:ascii="Times New Roman" w:hAnsi="Times New Roman" w:cs="Times New Roman"/>
            <w:sz w:val="28"/>
            <w:szCs w:val="28"/>
          </w:rPr>
          <w:delText xml:space="preserve"> (Mã sản phẩm,mã sản phẩm, tên sản phẩm, …) chứa đầy đủ thông tin sản phẩm.</w:delText>
        </w:r>
      </w:del>
    </w:p>
    <w:p w14:paraId="7BC1E99C" w14:textId="77777777" w:rsidR="00D40B91" w:rsidRPr="00081AF8" w:rsidDel="00E37E31" w:rsidRDefault="00D40B91" w:rsidP="00081AF8">
      <w:pPr>
        <w:pStyle w:val="ListParagraph"/>
        <w:spacing w:line="360" w:lineRule="auto"/>
        <w:ind w:left="450" w:firstLine="270"/>
        <w:jc w:val="both"/>
        <w:rPr>
          <w:del w:id="3112" w:author="admin" w:date="2022-12-12T09:28:00Z"/>
          <w:rFonts w:ascii="Times New Roman" w:hAnsi="Times New Roman" w:cs="Times New Roman"/>
          <w:sz w:val="28"/>
          <w:szCs w:val="28"/>
        </w:rPr>
      </w:pPr>
      <w:del w:id="3113"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i/>
            <w:sz w:val="28"/>
            <w:szCs w:val="28"/>
          </w:rPr>
          <w:delText>Khuyến mại</w:delText>
        </w:r>
        <w:r w:rsidRPr="00081AF8" w:rsidDel="00E37E31">
          <w:rPr>
            <w:rFonts w:ascii="Times New Roman" w:hAnsi="Times New Roman" w:cs="Times New Roman"/>
            <w:sz w:val="28"/>
            <w:szCs w:val="28"/>
          </w:rPr>
          <w:delText xml:space="preserve"> (Mã khuyến mại,tên sản phẩm, loại khuyến mại, …) chứa đầy đủ thông tin khuyến mại</w:delText>
        </w:r>
      </w:del>
    </w:p>
    <w:p w14:paraId="592BEEDF" w14:textId="77777777" w:rsidR="00D40B91" w:rsidRPr="00081AF8" w:rsidDel="00E37E31" w:rsidRDefault="00D40B91" w:rsidP="00081AF8">
      <w:pPr>
        <w:pStyle w:val="ListParagraph"/>
        <w:spacing w:line="360" w:lineRule="auto"/>
        <w:ind w:left="450" w:firstLine="270"/>
        <w:jc w:val="both"/>
        <w:rPr>
          <w:del w:id="3114" w:author="admin" w:date="2022-12-12T09:28:00Z"/>
          <w:rFonts w:ascii="Times New Roman" w:hAnsi="Times New Roman" w:cs="Times New Roman"/>
          <w:sz w:val="28"/>
          <w:szCs w:val="28"/>
        </w:rPr>
      </w:pPr>
      <w:del w:id="3115" w:author="admin" w:date="2022-12-12T09:28:00Z">
        <w:r w:rsidRPr="00081AF8" w:rsidDel="00E37E31">
          <w:rPr>
            <w:rFonts w:ascii="Times New Roman" w:hAnsi="Times New Roman" w:cs="Times New Roman"/>
            <w:sz w:val="28"/>
            <w:szCs w:val="28"/>
          </w:rPr>
          <w:delText>- Chi tiết k</w:delText>
        </w:r>
        <w:r w:rsidRPr="00081AF8" w:rsidDel="00E37E31">
          <w:rPr>
            <w:rFonts w:ascii="Times New Roman" w:hAnsi="Times New Roman" w:cs="Times New Roman"/>
            <w:i/>
            <w:sz w:val="28"/>
            <w:szCs w:val="28"/>
          </w:rPr>
          <w:delText>huyến mại</w:delText>
        </w:r>
        <w:r w:rsidRPr="00081AF8" w:rsidDel="00E37E31">
          <w:rPr>
            <w:rFonts w:ascii="Times New Roman" w:hAnsi="Times New Roman" w:cs="Times New Roman"/>
            <w:sz w:val="28"/>
            <w:szCs w:val="28"/>
          </w:rPr>
          <w:delText xml:space="preserve"> (Mã sản phẩm,mã khuyến mại) chứa đầy đủ thông tin chi tiết khuyến mại.</w:delText>
        </w:r>
      </w:del>
    </w:p>
    <w:p w14:paraId="0577BBC1" w14:textId="77777777" w:rsidR="00D40B91" w:rsidRPr="00081AF8" w:rsidDel="00E37E31" w:rsidRDefault="00D40B91" w:rsidP="00081AF8">
      <w:pPr>
        <w:pStyle w:val="ListParagraph"/>
        <w:spacing w:line="360" w:lineRule="auto"/>
        <w:ind w:left="450" w:firstLine="270"/>
        <w:jc w:val="both"/>
        <w:rPr>
          <w:del w:id="3116" w:author="admin" w:date="2022-12-12T09:28:00Z"/>
          <w:rFonts w:ascii="Times New Roman" w:hAnsi="Times New Roman" w:cs="Times New Roman"/>
          <w:sz w:val="28"/>
          <w:szCs w:val="28"/>
        </w:rPr>
      </w:pPr>
      <w:del w:id="3117"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i/>
            <w:sz w:val="28"/>
            <w:szCs w:val="28"/>
          </w:rPr>
          <w:delText>Người dùng</w:delText>
        </w:r>
        <w:r w:rsidRPr="00081AF8" w:rsidDel="00E37E31">
          <w:rPr>
            <w:rFonts w:ascii="Times New Roman" w:hAnsi="Times New Roman" w:cs="Times New Roman"/>
            <w:sz w:val="28"/>
            <w:szCs w:val="28"/>
          </w:rPr>
          <w:delText xml:space="preserve"> (Mã người dùng,tên người dùng, email, …) chứa đầy đủ thông tin người dùng.</w:delText>
        </w:r>
      </w:del>
    </w:p>
    <w:p w14:paraId="5D6A8D50" w14:textId="77777777" w:rsidR="00D40B91" w:rsidRPr="00081AF8" w:rsidDel="00E37E31" w:rsidRDefault="00D40B91" w:rsidP="00081AF8">
      <w:pPr>
        <w:pStyle w:val="ListParagraph"/>
        <w:spacing w:line="360" w:lineRule="auto"/>
        <w:ind w:left="450" w:firstLine="270"/>
        <w:jc w:val="both"/>
        <w:rPr>
          <w:del w:id="3118" w:author="admin" w:date="2022-12-12T09:28:00Z"/>
          <w:rFonts w:ascii="Times New Roman" w:hAnsi="Times New Roman" w:cs="Times New Roman"/>
          <w:sz w:val="28"/>
          <w:szCs w:val="28"/>
        </w:rPr>
      </w:pPr>
      <w:del w:id="3119"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i/>
            <w:sz w:val="28"/>
            <w:szCs w:val="28"/>
          </w:rPr>
          <w:delText>Đánh giá</w:delText>
        </w:r>
        <w:r w:rsidRPr="00081AF8" w:rsidDel="00E37E31">
          <w:rPr>
            <w:rFonts w:ascii="Times New Roman" w:hAnsi="Times New Roman" w:cs="Times New Roman"/>
            <w:sz w:val="28"/>
            <w:szCs w:val="28"/>
          </w:rPr>
          <w:delText xml:space="preserve"> (Mã đánh giá,tên sản phẩm, tên người dùng, …) chứa đầy đủ thông tin đánh giá.</w:delText>
        </w:r>
      </w:del>
    </w:p>
    <w:p w14:paraId="5BBC2AB9" w14:textId="77777777" w:rsidR="00D40B91" w:rsidRPr="00081AF8" w:rsidDel="00E37E31" w:rsidRDefault="00D40B91" w:rsidP="00081AF8">
      <w:pPr>
        <w:pStyle w:val="ListParagraph"/>
        <w:spacing w:line="360" w:lineRule="auto"/>
        <w:ind w:left="450" w:firstLine="270"/>
        <w:jc w:val="both"/>
        <w:rPr>
          <w:del w:id="3120" w:author="admin" w:date="2022-12-12T09:28:00Z"/>
          <w:rFonts w:ascii="Times New Roman" w:hAnsi="Times New Roman" w:cs="Times New Roman"/>
          <w:sz w:val="28"/>
          <w:szCs w:val="28"/>
        </w:rPr>
      </w:pPr>
      <w:del w:id="3121"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i/>
            <w:sz w:val="28"/>
            <w:szCs w:val="28"/>
          </w:rPr>
          <w:delText>Giỏ hàng</w:delText>
        </w:r>
        <w:r w:rsidRPr="00081AF8" w:rsidDel="00E37E31">
          <w:rPr>
            <w:rFonts w:ascii="Times New Roman" w:hAnsi="Times New Roman" w:cs="Times New Roman"/>
            <w:sz w:val="28"/>
            <w:szCs w:val="28"/>
          </w:rPr>
          <w:delText xml:space="preserve"> (Mã giỏ hàng,mã sản phẩm,mã phiên,tên sản phẩm, …) chứa đầy đủ thông tin giỏ hàng.</w:delText>
        </w:r>
      </w:del>
    </w:p>
    <w:p w14:paraId="5CBFF44A" w14:textId="77777777" w:rsidR="00D40B91" w:rsidRPr="00081AF8" w:rsidDel="00E37E31" w:rsidRDefault="00D40B91" w:rsidP="00081AF8">
      <w:pPr>
        <w:pStyle w:val="ListParagraph"/>
        <w:spacing w:line="360" w:lineRule="auto"/>
        <w:ind w:left="450" w:firstLine="270"/>
        <w:jc w:val="both"/>
        <w:rPr>
          <w:del w:id="3122" w:author="admin" w:date="2022-12-12T09:28:00Z"/>
          <w:rFonts w:ascii="Times New Roman" w:hAnsi="Times New Roman" w:cs="Times New Roman"/>
          <w:sz w:val="28"/>
          <w:szCs w:val="28"/>
        </w:rPr>
      </w:pPr>
      <w:del w:id="3123"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i/>
            <w:sz w:val="28"/>
            <w:szCs w:val="28"/>
          </w:rPr>
          <w:delText>Đơn hàng</w:delText>
        </w:r>
        <w:r w:rsidRPr="00081AF8" w:rsidDel="00E37E31">
          <w:rPr>
            <w:rFonts w:ascii="Times New Roman" w:hAnsi="Times New Roman" w:cs="Times New Roman"/>
            <w:sz w:val="28"/>
            <w:szCs w:val="28"/>
          </w:rPr>
          <w:delText xml:space="preserve"> (Mã đơn hàng,mã người dùng, …) chứa đầy đủ thông tin đơn hàng.</w:delText>
        </w:r>
      </w:del>
    </w:p>
    <w:p w14:paraId="4B0BA91A" w14:textId="77777777" w:rsidR="00D40B91" w:rsidRPr="00081AF8" w:rsidDel="00E37E31" w:rsidRDefault="00D40B91" w:rsidP="00081AF8">
      <w:pPr>
        <w:pStyle w:val="ListParagraph"/>
        <w:spacing w:line="360" w:lineRule="auto"/>
        <w:ind w:left="450" w:firstLine="270"/>
        <w:jc w:val="both"/>
        <w:rPr>
          <w:del w:id="3124" w:author="admin" w:date="2022-12-12T09:28:00Z"/>
          <w:rFonts w:ascii="Times New Roman" w:hAnsi="Times New Roman" w:cs="Times New Roman"/>
          <w:sz w:val="28"/>
          <w:szCs w:val="28"/>
        </w:rPr>
      </w:pPr>
      <w:del w:id="3125"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i/>
            <w:sz w:val="28"/>
            <w:szCs w:val="28"/>
          </w:rPr>
          <w:delText>Chi tiết đơn hàng</w:delText>
        </w:r>
        <w:r w:rsidRPr="00081AF8" w:rsidDel="00E37E31">
          <w:rPr>
            <w:rFonts w:ascii="Times New Roman" w:hAnsi="Times New Roman" w:cs="Times New Roman"/>
            <w:sz w:val="28"/>
            <w:szCs w:val="28"/>
          </w:rPr>
          <w:delText xml:space="preserve"> (Mã đơn hàng,mã sản phẩm, …) chứa đầy đủ thông tin chi tiết đơn hàng.</w:delText>
        </w:r>
      </w:del>
    </w:p>
    <w:p w14:paraId="19632BB4" w14:textId="77777777" w:rsidR="00D40B91" w:rsidRPr="00081AF8" w:rsidDel="00E37E31" w:rsidRDefault="00D40B91" w:rsidP="00081AF8">
      <w:pPr>
        <w:pStyle w:val="ListParagraph"/>
        <w:spacing w:line="360" w:lineRule="auto"/>
        <w:ind w:left="450" w:firstLine="270"/>
        <w:jc w:val="both"/>
        <w:rPr>
          <w:del w:id="3126" w:author="admin" w:date="2022-12-12T09:28:00Z"/>
          <w:rFonts w:ascii="Times New Roman" w:hAnsi="Times New Roman" w:cs="Times New Roman"/>
          <w:sz w:val="28"/>
          <w:szCs w:val="28"/>
        </w:rPr>
      </w:pPr>
    </w:p>
    <w:p w14:paraId="0C906964" w14:textId="77777777" w:rsidR="00D40B91" w:rsidRPr="00081AF8" w:rsidDel="00E37E31" w:rsidRDefault="00D40B91" w:rsidP="00081AF8">
      <w:pPr>
        <w:pStyle w:val="ListParagraph"/>
        <w:spacing w:line="360" w:lineRule="auto"/>
        <w:ind w:left="450" w:firstLine="270"/>
        <w:jc w:val="both"/>
        <w:rPr>
          <w:del w:id="3127" w:author="admin" w:date="2022-12-12T09:28:00Z"/>
          <w:rFonts w:ascii="Times New Roman" w:hAnsi="Times New Roman" w:cs="Times New Roman"/>
          <w:sz w:val="28"/>
          <w:szCs w:val="28"/>
        </w:rPr>
      </w:pPr>
    </w:p>
    <w:p w14:paraId="1B27E25E" w14:textId="77777777" w:rsidR="00D40B91" w:rsidRPr="00081AF8" w:rsidDel="00E37E31" w:rsidRDefault="00D40B91" w:rsidP="00081AF8">
      <w:pPr>
        <w:pStyle w:val="ListParagraph"/>
        <w:spacing w:line="360" w:lineRule="auto"/>
        <w:ind w:left="450" w:firstLine="270"/>
        <w:jc w:val="both"/>
        <w:rPr>
          <w:del w:id="3128" w:author="admin" w:date="2022-12-12T09:28:00Z"/>
          <w:rFonts w:ascii="Times New Roman" w:hAnsi="Times New Roman" w:cs="Times New Roman"/>
          <w:sz w:val="28"/>
          <w:szCs w:val="28"/>
        </w:rPr>
      </w:pPr>
    </w:p>
    <w:p w14:paraId="6423FD19" w14:textId="77777777" w:rsidR="00D40B91" w:rsidRPr="00081AF8" w:rsidDel="00E37E31" w:rsidRDefault="00D40B91" w:rsidP="00081AF8">
      <w:pPr>
        <w:pStyle w:val="ListParagraph"/>
        <w:spacing w:line="360" w:lineRule="auto"/>
        <w:ind w:left="450" w:firstLine="270"/>
        <w:jc w:val="both"/>
        <w:rPr>
          <w:del w:id="3129" w:author="admin" w:date="2022-12-12T09:28:00Z"/>
          <w:rFonts w:ascii="Times New Roman" w:hAnsi="Times New Roman" w:cs="Times New Roman"/>
          <w:sz w:val="28"/>
          <w:szCs w:val="28"/>
        </w:rPr>
      </w:pPr>
    </w:p>
    <w:p w14:paraId="53B196D3" w14:textId="77777777" w:rsidR="00D40B91" w:rsidRPr="00081AF8" w:rsidDel="00E37E31" w:rsidRDefault="00D40B91" w:rsidP="00081AF8">
      <w:pPr>
        <w:pStyle w:val="ListParagraph"/>
        <w:spacing w:line="360" w:lineRule="auto"/>
        <w:ind w:left="450" w:firstLine="270"/>
        <w:jc w:val="both"/>
        <w:rPr>
          <w:del w:id="3130" w:author="admin" w:date="2022-12-12T09:28:00Z"/>
          <w:rFonts w:ascii="Times New Roman" w:hAnsi="Times New Roman" w:cs="Times New Roman"/>
          <w:sz w:val="28"/>
          <w:szCs w:val="28"/>
        </w:rPr>
      </w:pPr>
    </w:p>
    <w:p w14:paraId="5EF40853" w14:textId="77777777" w:rsidR="00D40B91" w:rsidRPr="00081AF8" w:rsidDel="00E37E31" w:rsidRDefault="00D40B91" w:rsidP="00081AF8">
      <w:pPr>
        <w:pStyle w:val="ListParagraph"/>
        <w:spacing w:line="360" w:lineRule="auto"/>
        <w:ind w:left="450" w:firstLine="270"/>
        <w:jc w:val="both"/>
        <w:rPr>
          <w:del w:id="3131" w:author="admin" w:date="2022-12-12T09:28:00Z"/>
          <w:rFonts w:ascii="Times New Roman" w:hAnsi="Times New Roman" w:cs="Times New Roman"/>
          <w:sz w:val="28"/>
          <w:szCs w:val="28"/>
        </w:rPr>
      </w:pPr>
    </w:p>
    <w:p w14:paraId="52F032AA" w14:textId="77777777" w:rsidR="00D40B91" w:rsidRPr="00081AF8" w:rsidDel="00E37E31" w:rsidRDefault="00D40B91" w:rsidP="00081AF8">
      <w:pPr>
        <w:pStyle w:val="ListParagraph"/>
        <w:spacing w:line="360" w:lineRule="auto"/>
        <w:ind w:left="450" w:firstLine="270"/>
        <w:jc w:val="both"/>
        <w:rPr>
          <w:del w:id="3132" w:author="admin" w:date="2022-12-12T09:28:00Z"/>
          <w:rFonts w:ascii="Times New Roman" w:hAnsi="Times New Roman" w:cs="Times New Roman"/>
          <w:sz w:val="28"/>
          <w:szCs w:val="28"/>
        </w:rPr>
      </w:pPr>
    </w:p>
    <w:p w14:paraId="63D48DC8" w14:textId="77777777" w:rsidR="00D40B91" w:rsidRPr="00081AF8" w:rsidDel="00E37E31" w:rsidRDefault="00D40B91" w:rsidP="00081AF8">
      <w:pPr>
        <w:pStyle w:val="ListParagraph"/>
        <w:spacing w:line="360" w:lineRule="auto"/>
        <w:ind w:left="450" w:firstLine="270"/>
        <w:jc w:val="both"/>
        <w:outlineLvl w:val="2"/>
        <w:rPr>
          <w:del w:id="3133" w:author="admin" w:date="2022-12-12T09:28:00Z"/>
          <w:rFonts w:ascii="Times New Roman" w:hAnsi="Times New Roman" w:cs="Times New Roman"/>
          <w:b/>
          <w:sz w:val="28"/>
          <w:szCs w:val="28"/>
        </w:rPr>
      </w:pPr>
      <w:bookmarkStart w:id="3134" w:name="_Toc399971269"/>
      <w:bookmarkStart w:id="3135" w:name="_Toc400700191"/>
      <w:bookmarkStart w:id="3136" w:name="_Toc400700710"/>
      <w:bookmarkStart w:id="3137" w:name="_Toc121492138"/>
      <w:del w:id="3138" w:author="admin" w:date="2022-12-12T09:28:00Z">
        <w:r w:rsidRPr="00081AF8" w:rsidDel="00E37E31">
          <w:rPr>
            <w:rFonts w:ascii="Times New Roman" w:hAnsi="Times New Roman" w:cs="Times New Roman"/>
            <w:b/>
            <w:sz w:val="28"/>
            <w:szCs w:val="28"/>
          </w:rPr>
          <w:delText>3.1.2 Xác định liên kết</w:delText>
        </w:r>
        <w:bookmarkEnd w:id="3134"/>
        <w:bookmarkEnd w:id="3135"/>
        <w:bookmarkEnd w:id="3136"/>
        <w:bookmarkEnd w:id="3137"/>
      </w:del>
    </w:p>
    <w:p w14:paraId="6C500C51" w14:textId="77777777" w:rsidR="00D40B91" w:rsidRPr="00081AF8" w:rsidDel="00E37E31" w:rsidRDefault="00D40B91" w:rsidP="00081AF8">
      <w:pPr>
        <w:pStyle w:val="ListParagraph"/>
        <w:numPr>
          <w:ilvl w:val="0"/>
          <w:numId w:val="32"/>
        </w:numPr>
        <w:spacing w:after="0" w:line="360" w:lineRule="auto"/>
        <w:ind w:right="4"/>
        <w:jc w:val="both"/>
        <w:rPr>
          <w:del w:id="3139" w:author="admin" w:date="2022-12-12T09:28:00Z"/>
          <w:rFonts w:ascii="Times New Roman" w:eastAsia="Times New Roman" w:hAnsi="Times New Roman" w:cs="Times New Roman"/>
          <w:sz w:val="28"/>
          <w:szCs w:val="28"/>
          <w:lang w:val="vi-VN"/>
        </w:rPr>
      </w:pPr>
      <w:del w:id="3140" w:author="admin" w:date="2022-12-12T09:28:00Z">
        <w:r w:rsidRPr="00081AF8" w:rsidDel="00E37E31">
          <w:rPr>
            <w:rFonts w:ascii="Times New Roman" w:eastAsia="Times New Roman" w:hAnsi="Times New Roman" w:cs="Times New Roman"/>
            <w:sz w:val="28"/>
            <w:szCs w:val="28"/>
            <w:lang w:val="vi-VN"/>
          </w:rPr>
          <w:delText>Biểu diễn kiểu liên kết:</w:delText>
        </w:r>
      </w:del>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tblGrid>
      <w:tr w:rsidR="00D40B91" w:rsidRPr="00081AF8" w:rsidDel="00E37E31" w14:paraId="44F1E376" w14:textId="77777777" w:rsidTr="00E305A5">
        <w:trPr>
          <w:jc w:val="center"/>
          <w:del w:id="3141" w:author="admin" w:date="2022-12-12T09:28:00Z"/>
        </w:trPr>
        <w:tc>
          <w:tcPr>
            <w:tcW w:w="2790" w:type="dxa"/>
            <w:vAlign w:val="center"/>
          </w:tcPr>
          <w:p w14:paraId="55F57763" w14:textId="77777777" w:rsidR="00D40B91" w:rsidRPr="00081AF8" w:rsidDel="00E37E31" w:rsidRDefault="00D40B91" w:rsidP="00081AF8">
            <w:pPr>
              <w:spacing w:line="360" w:lineRule="auto"/>
              <w:ind w:right="4"/>
              <w:jc w:val="both"/>
              <w:rPr>
                <w:del w:id="3142" w:author="admin" w:date="2022-12-12T09:28:00Z"/>
                <w:rFonts w:ascii="Times New Roman" w:eastAsia="Times New Roman" w:hAnsi="Times New Roman" w:cs="Times New Roman"/>
                <w:sz w:val="28"/>
                <w:szCs w:val="28"/>
                <w:lang w:val="vi-VN"/>
              </w:rPr>
            </w:pPr>
            <w:del w:id="3143" w:author="admin" w:date="2022-12-12T09:28:00Z">
              <w:r w:rsidRPr="00081AF8" w:rsidDel="00E37E31">
                <w:rPr>
                  <w:rFonts w:ascii="Times New Roman" w:eastAsia="Times New Roman" w:hAnsi="Times New Roman" w:cs="Times New Roman"/>
                  <w:sz w:val="28"/>
                  <w:szCs w:val="28"/>
                  <w:lang w:val="vi-VN"/>
                </w:rPr>
                <w:delText>Tên kiểu thực thể</w:delText>
              </w:r>
            </w:del>
          </w:p>
        </w:tc>
      </w:tr>
      <w:tr w:rsidR="00D40B91" w:rsidRPr="00081AF8" w:rsidDel="00E37E31" w14:paraId="7D4EC739" w14:textId="77777777" w:rsidTr="00E305A5">
        <w:trPr>
          <w:jc w:val="center"/>
          <w:del w:id="3144" w:author="admin" w:date="2022-12-12T09:28:00Z"/>
        </w:trPr>
        <w:tc>
          <w:tcPr>
            <w:tcW w:w="2790" w:type="dxa"/>
            <w:vAlign w:val="center"/>
          </w:tcPr>
          <w:p w14:paraId="0EAFFF2F" w14:textId="77777777" w:rsidR="00D40B91" w:rsidRPr="00081AF8" w:rsidDel="00E37E31" w:rsidRDefault="00D40B91" w:rsidP="00081AF8">
            <w:pPr>
              <w:spacing w:line="360" w:lineRule="auto"/>
              <w:ind w:right="4"/>
              <w:jc w:val="both"/>
              <w:rPr>
                <w:del w:id="3145" w:author="admin" w:date="2022-12-12T09:28:00Z"/>
                <w:rFonts w:ascii="Times New Roman" w:eastAsia="Times New Roman" w:hAnsi="Times New Roman" w:cs="Times New Roman"/>
                <w:sz w:val="28"/>
                <w:szCs w:val="28"/>
                <w:lang w:val="vi-VN"/>
              </w:rPr>
            </w:pPr>
            <w:del w:id="3146" w:author="admin" w:date="2022-12-12T09:28:00Z">
              <w:r w:rsidRPr="00081AF8" w:rsidDel="00E37E31">
                <w:rPr>
                  <w:rFonts w:ascii="Times New Roman" w:eastAsia="Times New Roman" w:hAnsi="Times New Roman" w:cs="Times New Roman"/>
                  <w:sz w:val="28"/>
                  <w:szCs w:val="28"/>
                  <w:lang w:val="vi-VN"/>
                </w:rPr>
                <w:delText>Tên kiểu thuộc tính 1</w:delText>
              </w:r>
            </w:del>
          </w:p>
          <w:p w14:paraId="10DD7556" w14:textId="77777777" w:rsidR="00D40B91" w:rsidRPr="00081AF8" w:rsidDel="00E37E31" w:rsidRDefault="00D40B91" w:rsidP="00081AF8">
            <w:pPr>
              <w:spacing w:line="360" w:lineRule="auto"/>
              <w:ind w:right="4"/>
              <w:jc w:val="both"/>
              <w:rPr>
                <w:del w:id="3147" w:author="admin" w:date="2022-12-12T09:28:00Z"/>
                <w:rFonts w:ascii="Times New Roman" w:eastAsia="Times New Roman" w:hAnsi="Times New Roman" w:cs="Times New Roman"/>
                <w:sz w:val="28"/>
                <w:szCs w:val="28"/>
                <w:lang w:val="vi-VN"/>
              </w:rPr>
            </w:pPr>
            <w:del w:id="3148" w:author="admin" w:date="2022-12-12T09:28:00Z">
              <w:r w:rsidRPr="00081AF8" w:rsidDel="00E37E31">
                <w:rPr>
                  <w:rFonts w:ascii="Times New Roman" w:eastAsia="Times New Roman" w:hAnsi="Times New Roman" w:cs="Times New Roman"/>
                  <w:sz w:val="28"/>
                  <w:szCs w:val="28"/>
                  <w:lang w:val="vi-VN"/>
                </w:rPr>
                <w:delText>Tên kiểu thuộc tính 2</w:delText>
              </w:r>
            </w:del>
          </w:p>
          <w:p w14:paraId="1AEB0DC1" w14:textId="77777777" w:rsidR="00D40B91" w:rsidRPr="00081AF8" w:rsidDel="00E37E31" w:rsidRDefault="00D40B91" w:rsidP="00081AF8">
            <w:pPr>
              <w:spacing w:line="360" w:lineRule="auto"/>
              <w:ind w:right="4"/>
              <w:jc w:val="both"/>
              <w:rPr>
                <w:del w:id="3149" w:author="admin" w:date="2022-12-12T09:28:00Z"/>
                <w:rFonts w:ascii="Times New Roman" w:eastAsia="Times New Roman" w:hAnsi="Times New Roman" w:cs="Times New Roman"/>
                <w:sz w:val="28"/>
                <w:szCs w:val="28"/>
                <w:lang w:val="vi-VN"/>
              </w:rPr>
            </w:pPr>
            <w:del w:id="3150" w:author="admin" w:date="2022-12-12T09:28:00Z">
              <w:r w:rsidRPr="00081AF8" w:rsidDel="00E37E31">
                <w:rPr>
                  <w:rFonts w:ascii="Times New Roman" w:eastAsia="Times New Roman" w:hAnsi="Times New Roman" w:cs="Times New Roman"/>
                  <w:sz w:val="28"/>
                  <w:szCs w:val="28"/>
                  <w:lang w:val="vi-VN"/>
                </w:rPr>
                <w:delText>Tên kiểu thuộc tính 3</w:delText>
              </w:r>
            </w:del>
          </w:p>
          <w:p w14:paraId="467B70B7" w14:textId="77777777" w:rsidR="00D40B91" w:rsidRPr="00081AF8" w:rsidDel="00E37E31" w:rsidRDefault="00D40B91" w:rsidP="00081AF8">
            <w:pPr>
              <w:spacing w:line="360" w:lineRule="auto"/>
              <w:ind w:right="4"/>
              <w:jc w:val="both"/>
              <w:rPr>
                <w:del w:id="3151" w:author="admin" w:date="2022-12-12T09:28:00Z"/>
                <w:rFonts w:ascii="Times New Roman" w:eastAsia="Times New Roman" w:hAnsi="Times New Roman" w:cs="Times New Roman"/>
                <w:sz w:val="28"/>
                <w:szCs w:val="28"/>
                <w:lang w:val="vi-VN"/>
              </w:rPr>
            </w:pPr>
            <w:del w:id="3152" w:author="admin" w:date="2022-12-12T09:28:00Z">
              <w:r w:rsidRPr="00081AF8" w:rsidDel="00E37E31">
                <w:rPr>
                  <w:rFonts w:ascii="Times New Roman" w:eastAsia="Times New Roman" w:hAnsi="Times New Roman" w:cs="Times New Roman"/>
                  <w:sz w:val="28"/>
                  <w:szCs w:val="28"/>
                  <w:lang w:val="vi-VN"/>
                </w:rPr>
                <w:delText>………………….</w:delText>
              </w:r>
            </w:del>
          </w:p>
          <w:p w14:paraId="08A000E3" w14:textId="77777777" w:rsidR="00D40B91" w:rsidRPr="00081AF8" w:rsidDel="00E37E31" w:rsidRDefault="00D40B91" w:rsidP="00081AF8">
            <w:pPr>
              <w:spacing w:line="360" w:lineRule="auto"/>
              <w:ind w:right="4"/>
              <w:jc w:val="both"/>
              <w:rPr>
                <w:del w:id="3153" w:author="admin" w:date="2022-12-12T09:28:00Z"/>
                <w:rFonts w:ascii="Times New Roman" w:eastAsia="Times New Roman" w:hAnsi="Times New Roman" w:cs="Times New Roman"/>
                <w:sz w:val="28"/>
                <w:szCs w:val="28"/>
                <w:lang w:val="vi-VN"/>
              </w:rPr>
            </w:pPr>
            <w:del w:id="3154" w:author="admin" w:date="2022-12-12T09:28:00Z">
              <w:r w:rsidRPr="00081AF8" w:rsidDel="00E37E31">
                <w:rPr>
                  <w:rFonts w:ascii="Times New Roman" w:eastAsia="Times New Roman" w:hAnsi="Times New Roman" w:cs="Times New Roman"/>
                  <w:sz w:val="28"/>
                  <w:szCs w:val="28"/>
                  <w:lang w:val="vi-VN"/>
                </w:rPr>
                <w:delText>Tên kiểu thuộc tính n</w:delText>
              </w:r>
            </w:del>
          </w:p>
        </w:tc>
      </w:tr>
    </w:tbl>
    <w:p w14:paraId="523DCFD7" w14:textId="77777777" w:rsidR="00D40B91" w:rsidRPr="00081AF8" w:rsidDel="00E37E31" w:rsidRDefault="00D40B91" w:rsidP="00081AF8">
      <w:pPr>
        <w:spacing w:line="360" w:lineRule="auto"/>
        <w:ind w:right="4"/>
        <w:jc w:val="both"/>
        <w:rPr>
          <w:del w:id="3155" w:author="admin" w:date="2022-12-12T09:28:00Z"/>
          <w:rFonts w:ascii="Times New Roman" w:eastAsia="Times New Roman" w:hAnsi="Times New Roman" w:cs="Times New Roman"/>
          <w:b/>
          <w:sz w:val="28"/>
          <w:szCs w:val="28"/>
          <w:lang w:val="vi-VN"/>
        </w:rPr>
      </w:pPr>
    </w:p>
    <w:p w14:paraId="285B47F2" w14:textId="77777777" w:rsidR="00D40B91" w:rsidRPr="00081AF8" w:rsidDel="00E37E31" w:rsidRDefault="00D40B91" w:rsidP="00081AF8">
      <w:pPr>
        <w:spacing w:line="360" w:lineRule="auto"/>
        <w:ind w:right="4"/>
        <w:jc w:val="both"/>
        <w:rPr>
          <w:del w:id="3156" w:author="admin" w:date="2022-12-12T09:28:00Z"/>
          <w:rFonts w:ascii="Times New Roman" w:eastAsia="Times New Roman" w:hAnsi="Times New Roman" w:cs="Times New Roman"/>
          <w:sz w:val="28"/>
          <w:szCs w:val="28"/>
        </w:rPr>
      </w:pPr>
      <w:del w:id="3157" w:author="admin" w:date="2022-12-12T09:28:00Z">
        <w:r w:rsidRPr="00081AF8" w:rsidDel="00E37E31">
          <w:rPr>
            <w:rFonts w:ascii="Times New Roman" w:eastAsia="Times New Roman" w:hAnsi="Times New Roman" w:cs="Times New Roman"/>
            <w:noProof/>
            <w:sz w:val="28"/>
            <w:szCs w:val="28"/>
          </w:rPr>
          <w:drawing>
            <wp:inline distT="0" distB="0" distL="0" distR="0" wp14:anchorId="06211F67" wp14:editId="3FBE7734">
              <wp:extent cx="2343150" cy="60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3150" cy="609600"/>
                      </a:xfrm>
                      <a:prstGeom prst="rect">
                        <a:avLst/>
                      </a:prstGeom>
                      <a:noFill/>
                      <a:ln>
                        <a:noFill/>
                      </a:ln>
                    </pic:spPr>
                  </pic:pic>
                </a:graphicData>
              </a:graphic>
            </wp:inline>
          </w:drawing>
        </w:r>
      </w:del>
    </w:p>
    <w:p w14:paraId="50E3C46A" w14:textId="77777777" w:rsidR="00D40B91" w:rsidRPr="00081AF8" w:rsidDel="00E37E31" w:rsidRDefault="00D40B91" w:rsidP="00081AF8">
      <w:pPr>
        <w:pStyle w:val="ListParagraph"/>
        <w:numPr>
          <w:ilvl w:val="0"/>
          <w:numId w:val="31"/>
        </w:numPr>
        <w:spacing w:after="0" w:line="360" w:lineRule="auto"/>
        <w:ind w:right="4"/>
        <w:jc w:val="both"/>
        <w:rPr>
          <w:del w:id="3158" w:author="admin" w:date="2022-12-12T09:28:00Z"/>
          <w:rFonts w:ascii="Times New Roman" w:eastAsia="Times New Roman" w:hAnsi="Times New Roman" w:cs="Times New Roman"/>
          <w:sz w:val="28"/>
          <w:szCs w:val="28"/>
        </w:rPr>
      </w:pPr>
      <w:del w:id="3159" w:author="admin" w:date="2022-12-12T09:28:00Z">
        <w:r w:rsidRPr="00081AF8" w:rsidDel="00E37E31">
          <w:rPr>
            <w:rFonts w:ascii="Times New Roman" w:eastAsia="Times New Roman" w:hAnsi="Times New Roman" w:cs="Times New Roman"/>
            <w:sz w:val="28"/>
            <w:szCs w:val="28"/>
          </w:rPr>
          <w:delText>Xác định kiểu liên kết:</w:delText>
        </w:r>
      </w:del>
    </w:p>
    <w:p w14:paraId="4CF2E482" w14:textId="77777777" w:rsidR="00D40B91" w:rsidRPr="00081AF8" w:rsidDel="00E37E31" w:rsidRDefault="00D40B91" w:rsidP="00081AF8">
      <w:pPr>
        <w:pStyle w:val="ListParagraph"/>
        <w:numPr>
          <w:ilvl w:val="0"/>
          <w:numId w:val="31"/>
        </w:numPr>
        <w:spacing w:after="0" w:line="360" w:lineRule="auto"/>
        <w:ind w:right="4"/>
        <w:jc w:val="both"/>
        <w:rPr>
          <w:del w:id="3160" w:author="admin" w:date="2022-12-12T09:28:00Z"/>
          <w:rFonts w:ascii="Times New Roman" w:eastAsia="Times New Roman" w:hAnsi="Times New Roman" w:cs="Times New Roman"/>
          <w:sz w:val="28"/>
          <w:szCs w:val="28"/>
          <w:lang w:val="vi-VN"/>
        </w:rPr>
      </w:pPr>
      <w:del w:id="3161" w:author="admin" w:date="2022-12-12T09:28:00Z">
        <w:r w:rsidRPr="00081AF8" w:rsidDel="00E37E31">
          <w:rPr>
            <w:rFonts w:ascii="Times New Roman" w:eastAsia="Times New Roman" w:hAnsi="Times New Roman" w:cs="Times New Roman"/>
            <w:sz w:val="28"/>
            <w:szCs w:val="28"/>
            <w:lang w:val="vi-VN"/>
          </w:rPr>
          <w:delText>Lực lượng tham gia liên kết:</w:delText>
        </w:r>
      </w:del>
    </w:p>
    <w:p w14:paraId="1D352C71" w14:textId="77777777" w:rsidR="00D40B91" w:rsidRPr="00081AF8" w:rsidDel="00E37E31" w:rsidRDefault="00D40B91" w:rsidP="00081AF8">
      <w:pPr>
        <w:spacing w:line="360" w:lineRule="auto"/>
        <w:ind w:right="4"/>
        <w:jc w:val="both"/>
        <w:rPr>
          <w:del w:id="3162" w:author="admin" w:date="2022-12-12T09:28:00Z"/>
          <w:rFonts w:ascii="Times New Roman" w:eastAsia="Times New Roman" w:hAnsi="Times New Roman" w:cs="Times New Roman"/>
          <w:b/>
          <w:sz w:val="28"/>
          <w:szCs w:val="28"/>
          <w:lang w:val="vi-VN"/>
        </w:rPr>
      </w:pPr>
    </w:p>
    <w:p w14:paraId="1BF69D08" w14:textId="77777777" w:rsidR="00D40B91" w:rsidRPr="00081AF8" w:rsidDel="00E37E31" w:rsidRDefault="00D40B91" w:rsidP="00081AF8">
      <w:pPr>
        <w:spacing w:line="360" w:lineRule="auto"/>
        <w:ind w:right="4"/>
        <w:jc w:val="both"/>
        <w:rPr>
          <w:del w:id="3163" w:author="admin" w:date="2022-12-12T09:28:00Z"/>
          <w:rFonts w:ascii="Times New Roman" w:eastAsia="Times New Roman" w:hAnsi="Times New Roman" w:cs="Times New Roman"/>
          <w:b/>
          <w:sz w:val="28"/>
          <w:szCs w:val="28"/>
        </w:rPr>
      </w:pPr>
      <w:del w:id="3164" w:author="admin" w:date="2022-12-12T09:28:00Z">
        <w:r w:rsidRPr="00081AF8" w:rsidDel="00E37E31">
          <w:rPr>
            <w:rFonts w:ascii="Times New Roman" w:eastAsia="Times New Roman" w:hAnsi="Times New Roman" w:cs="Times New Roman"/>
            <w:b/>
            <w:noProof/>
            <w:sz w:val="28"/>
            <w:szCs w:val="28"/>
          </w:rPr>
          <w:drawing>
            <wp:inline distT="0" distB="0" distL="0" distR="0" wp14:anchorId="08EFD5FE" wp14:editId="73F12B6A">
              <wp:extent cx="4762500"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2466975"/>
                      </a:xfrm>
                      <a:prstGeom prst="rect">
                        <a:avLst/>
                      </a:prstGeom>
                      <a:noFill/>
                      <a:ln>
                        <a:noFill/>
                      </a:ln>
                    </pic:spPr>
                  </pic:pic>
                </a:graphicData>
              </a:graphic>
            </wp:inline>
          </w:drawing>
        </w:r>
      </w:del>
    </w:p>
    <w:p w14:paraId="5EF2F54D" w14:textId="77777777" w:rsidR="00D40B91" w:rsidRPr="00081AF8" w:rsidDel="00E37E31" w:rsidRDefault="00D40B91" w:rsidP="00081AF8">
      <w:pPr>
        <w:pStyle w:val="ListParagraph"/>
        <w:numPr>
          <w:ilvl w:val="0"/>
          <w:numId w:val="30"/>
        </w:numPr>
        <w:spacing w:after="0" w:line="360" w:lineRule="auto"/>
        <w:ind w:right="4"/>
        <w:jc w:val="both"/>
        <w:rPr>
          <w:del w:id="3165" w:author="admin" w:date="2022-12-12T09:28:00Z"/>
          <w:rFonts w:ascii="Times New Roman" w:eastAsia="Times New Roman" w:hAnsi="Times New Roman" w:cs="Times New Roman"/>
          <w:sz w:val="28"/>
          <w:szCs w:val="28"/>
          <w:lang w:val="vi-VN"/>
        </w:rPr>
      </w:pPr>
      <w:del w:id="3166" w:author="admin" w:date="2022-12-12T09:28:00Z">
        <w:r w:rsidRPr="00081AF8" w:rsidDel="00E37E31">
          <w:rPr>
            <w:rFonts w:ascii="Times New Roman" w:eastAsia="Times New Roman" w:hAnsi="Times New Roman" w:cs="Times New Roman"/>
            <w:sz w:val="28"/>
            <w:szCs w:val="28"/>
            <w:lang w:val="vi-VN"/>
          </w:rPr>
          <w:delText>Xác định các liên kết:</w:delText>
        </w:r>
      </w:del>
    </w:p>
    <w:p w14:paraId="29B96A0F" w14:textId="77777777" w:rsidR="00D40B91" w:rsidRPr="00081AF8" w:rsidDel="00E37E31" w:rsidRDefault="00D40B91" w:rsidP="00081AF8">
      <w:pPr>
        <w:spacing w:after="120" w:line="360" w:lineRule="auto"/>
        <w:ind w:right="4"/>
        <w:jc w:val="both"/>
        <w:rPr>
          <w:del w:id="3167" w:author="admin" w:date="2022-12-12T09:28:00Z"/>
          <w:rFonts w:ascii="Times New Roman" w:eastAsia="Times New Roman" w:hAnsi="Times New Roman" w:cs="Times New Roman"/>
          <w:i/>
          <w:sz w:val="28"/>
          <w:szCs w:val="28"/>
        </w:rPr>
      </w:pPr>
      <w:del w:id="3168" w:author="admin" w:date="2022-12-12T09:28:00Z">
        <w:r w:rsidRPr="00081AF8" w:rsidDel="00E37E31">
          <w:rPr>
            <w:rFonts w:ascii="Times New Roman" w:eastAsia="Times New Roman" w:hAnsi="Times New Roman" w:cs="Times New Roman"/>
            <w:i/>
            <w:noProof/>
            <w:sz w:val="28"/>
            <w:szCs w:val="28"/>
          </w:rPr>
          <w:drawing>
            <wp:inline distT="0" distB="0" distL="0" distR="0" wp14:anchorId="061B7FEA" wp14:editId="6806F7F7">
              <wp:extent cx="537210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del>
    </w:p>
    <w:p w14:paraId="4926882E" w14:textId="77777777" w:rsidR="00D40B91" w:rsidRPr="00081AF8" w:rsidDel="00E37E31" w:rsidRDefault="00D40B91" w:rsidP="00081AF8">
      <w:pPr>
        <w:pStyle w:val="Heading2"/>
        <w:spacing w:line="360" w:lineRule="auto"/>
        <w:rPr>
          <w:del w:id="3169" w:author="admin" w:date="2022-12-12T09:28:00Z"/>
          <w:rFonts w:ascii="Times New Roman" w:eastAsia="Times New Roman" w:hAnsi="Times New Roman" w:cs="Times New Roman"/>
          <w:b/>
          <w:sz w:val="28"/>
          <w:szCs w:val="28"/>
        </w:rPr>
      </w:pPr>
      <w:bookmarkStart w:id="3170" w:name="_Toc400700192"/>
      <w:bookmarkStart w:id="3171" w:name="_Toc400700711"/>
      <w:del w:id="3172" w:author="admin" w:date="2022-12-12T09:28:00Z">
        <w:r w:rsidRPr="00081AF8" w:rsidDel="00E37E31">
          <w:rPr>
            <w:rFonts w:ascii="Times New Roman" w:eastAsia="Times New Roman" w:hAnsi="Times New Roman" w:cs="Times New Roman"/>
            <w:b/>
            <w:sz w:val="28"/>
            <w:szCs w:val="28"/>
          </w:rPr>
          <w:delText xml:space="preserve">   </w:delText>
        </w:r>
        <w:bookmarkStart w:id="3173" w:name="_Toc121492139"/>
        <w:r w:rsidRPr="00081AF8" w:rsidDel="00E37E31">
          <w:rPr>
            <w:rFonts w:ascii="Times New Roman" w:eastAsia="Times New Roman" w:hAnsi="Times New Roman" w:cs="Times New Roman"/>
            <w:b/>
            <w:sz w:val="28"/>
            <w:szCs w:val="28"/>
          </w:rPr>
          <w:delText xml:space="preserve">  3.1.3. Chuẩn hóa dữ liệu</w:delText>
        </w:r>
        <w:bookmarkEnd w:id="3170"/>
        <w:bookmarkEnd w:id="3171"/>
        <w:bookmarkEnd w:id="3173"/>
        <w:r w:rsidRPr="00081AF8" w:rsidDel="00E37E31">
          <w:rPr>
            <w:rFonts w:ascii="Times New Roman" w:eastAsia="Times New Roman" w:hAnsi="Times New Roman" w:cs="Times New Roman"/>
            <w:b/>
            <w:sz w:val="28"/>
            <w:szCs w:val="28"/>
          </w:rPr>
          <w:delText xml:space="preserve"> </w:delText>
        </w:r>
      </w:del>
    </w:p>
    <w:p w14:paraId="66433888" w14:textId="77777777" w:rsidR="00D40B91" w:rsidRPr="00081AF8" w:rsidDel="00E37E31" w:rsidRDefault="00D40B91" w:rsidP="00081AF8">
      <w:pPr>
        <w:spacing w:after="120" w:line="360" w:lineRule="auto"/>
        <w:ind w:right="4" w:firstLine="720"/>
        <w:jc w:val="both"/>
        <w:rPr>
          <w:del w:id="3174" w:author="admin" w:date="2022-12-12T09:28:00Z"/>
          <w:rFonts w:ascii="Times New Roman" w:eastAsia="Times New Roman" w:hAnsi="Times New Roman" w:cs="Times New Roman"/>
          <w:b/>
          <w:sz w:val="28"/>
          <w:szCs w:val="28"/>
        </w:rPr>
      </w:pPr>
      <w:del w:id="3175" w:author="admin" w:date="2022-12-12T09:28:00Z">
        <w:r w:rsidRPr="00081AF8" w:rsidDel="00E37E31">
          <w:rPr>
            <w:rFonts w:ascii="Times New Roman" w:eastAsia="Times New Roman" w:hAnsi="Times New Roman" w:cs="Times New Roman"/>
            <w:b/>
            <w:sz w:val="28"/>
            <w:szCs w:val="28"/>
          </w:rPr>
          <w:delText>3.1.3.1. Mô hình ER kinh điển</w:delText>
        </w:r>
      </w:del>
    </w:p>
    <w:p w14:paraId="3BDCA1DB" w14:textId="77777777" w:rsidR="00D40B91" w:rsidRPr="00081AF8" w:rsidDel="00E37E31" w:rsidRDefault="00D40B91" w:rsidP="00081AF8">
      <w:pPr>
        <w:spacing w:line="360" w:lineRule="auto"/>
        <w:jc w:val="both"/>
        <w:rPr>
          <w:del w:id="3176" w:author="admin" w:date="2022-12-12T09:28:00Z"/>
          <w:rFonts w:ascii="Times New Roman" w:eastAsia="Calibri" w:hAnsi="Times New Roman" w:cs="Times New Roman"/>
          <w:sz w:val="28"/>
          <w:szCs w:val="28"/>
          <w:lang w:eastAsia="vi-VN"/>
        </w:rPr>
      </w:pPr>
      <w:del w:id="3177" w:author="admin" w:date="2022-12-12T09:28:00Z">
        <w:r w:rsidRPr="00081AF8" w:rsidDel="00E37E31">
          <w:rPr>
            <w:rFonts w:ascii="Times New Roman" w:eastAsia="Times New Roman" w:hAnsi="Times New Roman" w:cs="Times New Roman"/>
            <w:sz w:val="28"/>
            <w:szCs w:val="28"/>
          </w:rPr>
          <w:tab/>
        </w:r>
        <w:r w:rsidRPr="00081AF8" w:rsidDel="00E37E31">
          <w:rPr>
            <w:rFonts w:ascii="Times New Roman" w:eastAsia="Calibri" w:hAnsi="Times New Roman" w:cs="Times New Roman"/>
            <w:sz w:val="28"/>
            <w:szCs w:val="28"/>
            <w:lang w:val="vi-VN" w:eastAsia="vi-VN"/>
          </w:rPr>
          <w:delText xml:space="preserve">Áp dụng quy tắc 1: Xử lý các thuộc tính đa trị của 1 kiểu thực thể: Thay một kiểu thuộc tính đa trị T của một kiểu thực thể A bởi một kiểu thực thể mới E – T và kết nối A với E - T bởi một kiểu liên kết. Đưa vào kiểu thực thể mới E – T một kiểu thuộc tính đơn trị </w:delText>
        </w:r>
        <w:r w:rsidRPr="00081AF8" w:rsidDel="00E37E31">
          <w:rPr>
            <w:rFonts w:ascii="Times New Roman" w:eastAsia="Calibri" w:hAnsi="Times New Roman" w:cs="Times New Roman"/>
            <w:sz w:val="28"/>
            <w:szCs w:val="28"/>
            <w:lang w:eastAsia="vi-VN"/>
          </w:rPr>
          <w:delText>T</w:delText>
        </w:r>
        <w:r w:rsidRPr="00081AF8" w:rsidDel="00E37E31">
          <w:rPr>
            <w:rFonts w:ascii="Times New Roman" w:eastAsia="Calibri" w:hAnsi="Times New Roman" w:cs="Times New Roman"/>
            <w:sz w:val="28"/>
            <w:szCs w:val="28"/>
            <w:lang w:val="vi-VN" w:eastAsia="vi-VN"/>
          </w:rPr>
          <w:delText>, tương ứng với giá trị thành phần của T. Nghiên cứu bản số mới cho kiểu liên kết mới (giữa A và E – T).</w:delText>
        </w:r>
      </w:del>
    </w:p>
    <w:p w14:paraId="1A3A3058" w14:textId="77777777" w:rsidR="00D40B91" w:rsidRPr="00081AF8" w:rsidDel="00E37E31" w:rsidRDefault="00D40B91" w:rsidP="00081AF8">
      <w:pPr>
        <w:pStyle w:val="ListParagraph"/>
        <w:spacing w:after="120" w:line="360" w:lineRule="auto"/>
        <w:ind w:left="1506" w:right="4"/>
        <w:jc w:val="both"/>
        <w:rPr>
          <w:del w:id="3178" w:author="admin" w:date="2022-12-12T09:28:00Z"/>
          <w:rFonts w:ascii="Times New Roman" w:hAnsi="Times New Roman" w:cs="Times New Roman"/>
          <w:sz w:val="28"/>
          <w:szCs w:val="28"/>
        </w:rPr>
      </w:pPr>
    </w:p>
    <w:p w14:paraId="455D5505" w14:textId="77777777" w:rsidR="00D40B91" w:rsidRPr="00081AF8" w:rsidDel="00E37E31" w:rsidRDefault="00D40B91" w:rsidP="00081AF8">
      <w:pPr>
        <w:pStyle w:val="ListParagraph"/>
        <w:spacing w:after="120" w:line="360" w:lineRule="auto"/>
        <w:ind w:left="1506" w:right="4"/>
        <w:jc w:val="both"/>
        <w:rPr>
          <w:del w:id="3179" w:author="admin" w:date="2022-12-12T09:28:00Z"/>
          <w:rFonts w:ascii="Times New Roman" w:hAnsi="Times New Roman" w:cs="Times New Roman"/>
          <w:sz w:val="28"/>
          <w:szCs w:val="28"/>
        </w:rPr>
      </w:pPr>
    </w:p>
    <w:p w14:paraId="28936B5F" w14:textId="77777777" w:rsidR="00D40B91" w:rsidRPr="00081AF8" w:rsidDel="00E37E31" w:rsidRDefault="00D40B91" w:rsidP="00081AF8">
      <w:pPr>
        <w:pStyle w:val="ListParagraph"/>
        <w:numPr>
          <w:ilvl w:val="0"/>
          <w:numId w:val="33"/>
        </w:numPr>
        <w:spacing w:after="120" w:line="360" w:lineRule="auto"/>
        <w:ind w:right="4"/>
        <w:jc w:val="both"/>
        <w:rPr>
          <w:del w:id="3180" w:author="admin" w:date="2022-12-12T09:28:00Z"/>
          <w:rFonts w:ascii="Times New Roman" w:eastAsia="Times New Roman" w:hAnsi="Times New Roman" w:cs="Times New Roman"/>
          <w:sz w:val="28"/>
          <w:szCs w:val="28"/>
        </w:rPr>
      </w:pPr>
      <w:del w:id="3181" w:author="admin" w:date="2022-12-12T09:28:00Z">
        <w:r w:rsidRPr="00081AF8" w:rsidDel="00E37E31">
          <w:rPr>
            <w:rFonts w:ascii="Times New Roman" w:eastAsia="Times New Roman" w:hAnsi="Times New Roman" w:cs="Times New Roman"/>
            <w:sz w:val="28"/>
            <w:szCs w:val="28"/>
          </w:rPr>
          <w:delText xml:space="preserve">Mô hình ER kinh điển </w:delText>
        </w:r>
      </w:del>
    </w:p>
    <w:p w14:paraId="3A8AEB16" w14:textId="77777777" w:rsidR="00D40B91" w:rsidRPr="00081AF8" w:rsidDel="00E37E31" w:rsidRDefault="00D40B91" w:rsidP="00081AF8">
      <w:pPr>
        <w:pStyle w:val="ListParagraph"/>
        <w:spacing w:after="120" w:line="360" w:lineRule="auto"/>
        <w:ind w:right="4"/>
        <w:jc w:val="both"/>
        <w:rPr>
          <w:del w:id="3182" w:author="admin" w:date="2022-12-12T09:28:00Z"/>
          <w:rFonts w:ascii="Times New Roman" w:eastAsia="Times New Roman" w:hAnsi="Times New Roman" w:cs="Times New Roman"/>
          <w:sz w:val="28"/>
          <w:szCs w:val="28"/>
        </w:rPr>
      </w:pPr>
      <w:del w:id="3183" w:author="admin" w:date="2022-12-12T09:28:00Z">
        <w:r w:rsidRPr="00081AF8" w:rsidDel="00E37E31">
          <w:rPr>
            <w:rFonts w:ascii="Times New Roman" w:hAnsi="Times New Roman" w:cs="Times New Roman"/>
            <w:noProof/>
            <w:sz w:val="28"/>
            <w:szCs w:val="28"/>
          </w:rPr>
          <w:drawing>
            <wp:inline distT="0" distB="0" distL="0" distR="0" wp14:anchorId="6E63B544" wp14:editId="022DD92F">
              <wp:extent cx="5971540" cy="4583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1540" cy="4583430"/>
                      </a:xfrm>
                      <a:prstGeom prst="rect">
                        <a:avLst/>
                      </a:prstGeom>
                    </pic:spPr>
                  </pic:pic>
                </a:graphicData>
              </a:graphic>
            </wp:inline>
          </w:drawing>
        </w:r>
      </w:del>
    </w:p>
    <w:p w14:paraId="7E698115" w14:textId="77777777" w:rsidR="00D40B91" w:rsidRPr="00081AF8" w:rsidDel="00E37E31" w:rsidRDefault="00D40B91" w:rsidP="00081AF8">
      <w:pPr>
        <w:spacing w:line="360" w:lineRule="auto"/>
        <w:jc w:val="both"/>
        <w:rPr>
          <w:del w:id="3184" w:author="admin" w:date="2022-12-12T09:28:00Z"/>
          <w:rFonts w:ascii="Times New Roman" w:eastAsia="Times New Roman" w:hAnsi="Times New Roman" w:cs="Times New Roman"/>
          <w:i/>
          <w:sz w:val="28"/>
          <w:szCs w:val="28"/>
        </w:rPr>
      </w:pPr>
    </w:p>
    <w:p w14:paraId="3089F785" w14:textId="77777777" w:rsidR="00D40B91" w:rsidRPr="00081AF8" w:rsidDel="00E37E31" w:rsidRDefault="00D40B91" w:rsidP="00081AF8">
      <w:pPr>
        <w:spacing w:line="360" w:lineRule="auto"/>
        <w:jc w:val="both"/>
        <w:rPr>
          <w:del w:id="3185" w:author="admin" w:date="2022-12-12T09:28:00Z"/>
          <w:rFonts w:ascii="Times New Roman" w:eastAsia="Times New Roman" w:hAnsi="Times New Roman" w:cs="Times New Roman"/>
          <w:i/>
          <w:sz w:val="28"/>
          <w:szCs w:val="28"/>
        </w:rPr>
      </w:pPr>
    </w:p>
    <w:p w14:paraId="37E96A94" w14:textId="77777777" w:rsidR="00D40B91" w:rsidRPr="00081AF8" w:rsidDel="00E37E31" w:rsidRDefault="00D40B91" w:rsidP="00081AF8">
      <w:pPr>
        <w:spacing w:line="360" w:lineRule="auto"/>
        <w:jc w:val="both"/>
        <w:rPr>
          <w:del w:id="3186" w:author="admin" w:date="2022-12-12T09:28:00Z"/>
          <w:rFonts w:ascii="Times New Roman" w:eastAsia="Times New Roman" w:hAnsi="Times New Roman" w:cs="Times New Roman"/>
          <w:i/>
          <w:sz w:val="28"/>
          <w:szCs w:val="28"/>
        </w:rPr>
      </w:pPr>
    </w:p>
    <w:p w14:paraId="10AA91A0" w14:textId="77777777" w:rsidR="00D40B91" w:rsidRPr="00081AF8" w:rsidDel="00E37E31" w:rsidRDefault="00D40B91" w:rsidP="00081AF8">
      <w:pPr>
        <w:spacing w:line="360" w:lineRule="auto"/>
        <w:jc w:val="both"/>
        <w:rPr>
          <w:del w:id="3187" w:author="admin" w:date="2022-12-12T09:28:00Z"/>
          <w:rFonts w:ascii="Times New Roman" w:hAnsi="Times New Roman" w:cs="Times New Roman"/>
          <w:b/>
          <w:sz w:val="28"/>
          <w:szCs w:val="28"/>
        </w:rPr>
      </w:pPr>
      <w:del w:id="3188" w:author="admin" w:date="2022-12-12T09:28:00Z">
        <w:r w:rsidRPr="00081AF8" w:rsidDel="00E37E31">
          <w:rPr>
            <w:rFonts w:ascii="Times New Roman" w:hAnsi="Times New Roman" w:cs="Times New Roman"/>
            <w:sz w:val="28"/>
            <w:szCs w:val="28"/>
          </w:rPr>
          <w:delText xml:space="preserve">     </w:delText>
        </w:r>
        <w:r w:rsidRPr="00081AF8" w:rsidDel="00E37E31">
          <w:rPr>
            <w:rFonts w:ascii="Times New Roman" w:hAnsi="Times New Roman" w:cs="Times New Roman"/>
            <w:b/>
            <w:sz w:val="28"/>
            <w:szCs w:val="28"/>
          </w:rPr>
          <w:tab/>
          <w:delText>3.1.3.2. Mô hình ER hạn chế</w:delText>
        </w:r>
      </w:del>
    </w:p>
    <w:p w14:paraId="7AA16324" w14:textId="77777777" w:rsidR="00D40B91" w:rsidRPr="00081AF8" w:rsidDel="00E37E31" w:rsidRDefault="00D40B91" w:rsidP="00081AF8">
      <w:pPr>
        <w:pStyle w:val="ListParagraph"/>
        <w:spacing w:line="360" w:lineRule="auto"/>
        <w:ind w:left="0" w:firstLine="720"/>
        <w:jc w:val="both"/>
        <w:rPr>
          <w:del w:id="3189" w:author="admin" w:date="2022-12-12T09:28:00Z"/>
          <w:rFonts w:ascii="Times New Roman" w:eastAsia="Calibri" w:hAnsi="Times New Roman" w:cs="Times New Roman"/>
          <w:sz w:val="28"/>
          <w:szCs w:val="28"/>
          <w:lang w:val="vi-VN" w:eastAsia="vi-VN"/>
        </w:rPr>
      </w:pPr>
      <w:del w:id="3190" w:author="admin" w:date="2022-12-12T09:28:00Z">
        <w:r w:rsidRPr="00081AF8" w:rsidDel="00E37E31">
          <w:rPr>
            <w:rFonts w:ascii="Times New Roman" w:eastAsia="Calibri" w:hAnsi="Times New Roman" w:cs="Times New Roman"/>
            <w:sz w:val="28"/>
            <w:szCs w:val="28"/>
            <w:lang w:val="vi-VN" w:eastAsia="vi-VN"/>
          </w:rPr>
          <w:delText>Áp dụng các quy luật chuyển đổi từ mô hình thực thể kinh điển sang mô hình thực thể hạn chế:</w:delText>
        </w:r>
      </w:del>
    </w:p>
    <w:p w14:paraId="1C6548E0" w14:textId="77777777" w:rsidR="00D40B91" w:rsidRPr="00081AF8" w:rsidDel="00E37E31" w:rsidRDefault="00D40B91" w:rsidP="00081AF8">
      <w:pPr>
        <w:spacing w:line="360" w:lineRule="auto"/>
        <w:contextualSpacing/>
        <w:jc w:val="both"/>
        <w:rPr>
          <w:del w:id="3191" w:author="admin" w:date="2022-12-12T09:28:00Z"/>
          <w:rFonts w:ascii="Times New Roman" w:eastAsia="Calibri" w:hAnsi="Times New Roman" w:cs="Times New Roman"/>
          <w:sz w:val="28"/>
          <w:szCs w:val="28"/>
          <w:lang w:val="vi-VN" w:eastAsia="vi-VN"/>
        </w:rPr>
      </w:pPr>
      <w:del w:id="3192" w:author="admin" w:date="2022-12-12T09:28:00Z">
        <w:r w:rsidRPr="00081AF8" w:rsidDel="00E37E31">
          <w:rPr>
            <w:rFonts w:ascii="Times New Roman" w:eastAsia="Calibri" w:hAnsi="Times New Roman" w:cs="Times New Roman"/>
            <w:sz w:val="28"/>
            <w:szCs w:val="28"/>
            <w:lang w:val="vi-VN" w:eastAsia="vi-VN"/>
          </w:rPr>
          <w:tab/>
          <w:delText>Xử lý các kiểu liên kết 1 – 1: có 2 cách thực hiện</w:delText>
        </w:r>
      </w:del>
    </w:p>
    <w:p w14:paraId="74A98952" w14:textId="77777777" w:rsidR="00D40B91" w:rsidRPr="00081AF8" w:rsidDel="00E37E31" w:rsidRDefault="00D40B91" w:rsidP="00081AF8">
      <w:pPr>
        <w:spacing w:line="360" w:lineRule="auto"/>
        <w:ind w:firstLine="720"/>
        <w:contextualSpacing/>
        <w:jc w:val="both"/>
        <w:rPr>
          <w:del w:id="3193" w:author="admin" w:date="2022-12-12T09:28:00Z"/>
          <w:rFonts w:ascii="Times New Roman" w:eastAsia="Calibri" w:hAnsi="Times New Roman" w:cs="Times New Roman"/>
          <w:sz w:val="28"/>
          <w:szCs w:val="28"/>
          <w:lang w:val="vi-VN" w:eastAsia="vi-VN"/>
        </w:rPr>
      </w:pPr>
      <w:del w:id="3194" w:author="admin" w:date="2022-12-12T09:28:00Z">
        <w:r w:rsidRPr="00081AF8" w:rsidDel="00E37E31">
          <w:rPr>
            <w:rFonts w:ascii="Times New Roman" w:eastAsia="Calibri" w:hAnsi="Times New Roman" w:cs="Times New Roman"/>
            <w:sz w:val="28"/>
            <w:szCs w:val="28"/>
            <w:lang w:val="vi-VN" w:eastAsia="vi-VN"/>
          </w:rPr>
          <w:delText>Cách 1: Xem 1 – 1 là trường hợp riêng của 1 - nhiều và vẽ lại nó bằng một đường nối thẳng. Cách làm này vi phạm hạn chế của mô hình hoặc dễ gây hiểu lầm nên ít dùng</w:delText>
        </w:r>
      </w:del>
    </w:p>
    <w:p w14:paraId="270607BA" w14:textId="77777777" w:rsidR="00D40B91" w:rsidRPr="00081AF8" w:rsidDel="00E37E31" w:rsidRDefault="00D40B91" w:rsidP="00081AF8">
      <w:pPr>
        <w:spacing w:line="360" w:lineRule="auto"/>
        <w:ind w:firstLine="720"/>
        <w:contextualSpacing/>
        <w:jc w:val="both"/>
        <w:rPr>
          <w:del w:id="3195" w:author="admin" w:date="2022-12-12T09:28:00Z"/>
          <w:rFonts w:ascii="Times New Roman" w:eastAsia="Calibri" w:hAnsi="Times New Roman" w:cs="Times New Roman"/>
          <w:sz w:val="28"/>
          <w:szCs w:val="28"/>
          <w:lang w:val="vi-VN" w:eastAsia="vi-VN"/>
        </w:rPr>
      </w:pPr>
      <w:del w:id="3196" w:author="admin" w:date="2022-12-12T09:28:00Z">
        <w:r w:rsidRPr="00081AF8" w:rsidDel="00E37E31">
          <w:rPr>
            <w:rFonts w:ascii="Times New Roman" w:eastAsia="Calibri" w:hAnsi="Times New Roman" w:cs="Times New Roman"/>
            <w:sz w:val="28"/>
            <w:szCs w:val="28"/>
            <w:lang w:val="vi-VN" w:eastAsia="vi-VN"/>
          </w:rPr>
          <w:delText>Cách 2: Gộp hai kiểu thực thể có liên kết 1 – 1 thành một kiểu thực thể duy nhất bằng cách hòa trộn hai danh sách các kiểu thuộc tính với nhau.</w:delText>
        </w:r>
      </w:del>
    </w:p>
    <w:p w14:paraId="2D6324A4" w14:textId="77777777" w:rsidR="00D40B91" w:rsidRPr="00081AF8" w:rsidDel="00E37E31" w:rsidRDefault="00D40B91" w:rsidP="00081AF8">
      <w:pPr>
        <w:spacing w:after="120" w:line="360" w:lineRule="auto"/>
        <w:jc w:val="both"/>
        <w:rPr>
          <w:del w:id="3197" w:author="admin" w:date="2022-12-12T09:28:00Z"/>
          <w:rFonts w:ascii="Times New Roman" w:eastAsia="Calibri" w:hAnsi="Times New Roman" w:cs="Times New Roman"/>
          <w:sz w:val="28"/>
          <w:szCs w:val="28"/>
          <w:lang w:val="vi-VN" w:eastAsia="vi-VN"/>
        </w:rPr>
      </w:pPr>
      <w:del w:id="3198" w:author="admin" w:date="2022-12-12T09:28:00Z">
        <w:r w:rsidRPr="00081AF8" w:rsidDel="00E37E31">
          <w:rPr>
            <w:rFonts w:ascii="Times New Roman" w:eastAsia="Calibri" w:hAnsi="Times New Roman" w:cs="Times New Roman"/>
            <w:sz w:val="28"/>
            <w:szCs w:val="28"/>
            <w:lang w:val="vi-VN" w:eastAsia="vi-VN"/>
          </w:rPr>
          <w:tab/>
          <w:delText xml:space="preserve">Xử lý các kiểu liên kết hai ngôi nhiều - nhiều và các kiểu liên kết nhiều ngôi: thực thể hoá mối liên kết đó bằng một kiểu thực thể mới có chứa các kiểu thuộc tính là khoá của các kiểu thực thể ham gia (tập hợp các khoá này tạo thành các khoá bội của kiểu thực thể mới). Nối kiểu thực thể này với các kiểu thực thể tham gia liên kết bằng các liên kết 1 – nhiều. </w:delText>
        </w:r>
      </w:del>
    </w:p>
    <w:p w14:paraId="4F8178A6" w14:textId="77777777" w:rsidR="00D40B91" w:rsidRPr="00081AF8" w:rsidDel="00E37E31" w:rsidRDefault="00D40B91" w:rsidP="00081AF8">
      <w:pPr>
        <w:pStyle w:val="ListParagraph"/>
        <w:numPr>
          <w:ilvl w:val="0"/>
          <w:numId w:val="33"/>
        </w:numPr>
        <w:spacing w:line="360" w:lineRule="auto"/>
        <w:jc w:val="both"/>
        <w:rPr>
          <w:del w:id="3199" w:author="admin" w:date="2022-12-12T09:28:00Z"/>
          <w:rFonts w:ascii="Times New Roman" w:hAnsi="Times New Roman" w:cs="Times New Roman"/>
          <w:sz w:val="28"/>
          <w:szCs w:val="28"/>
        </w:rPr>
      </w:pPr>
      <w:del w:id="3200" w:author="admin" w:date="2022-12-12T09:28:00Z">
        <w:r w:rsidRPr="00081AF8" w:rsidDel="00E37E31">
          <w:rPr>
            <w:rFonts w:ascii="Times New Roman" w:hAnsi="Times New Roman" w:cs="Times New Roman"/>
            <w:sz w:val="28"/>
            <w:szCs w:val="28"/>
          </w:rPr>
          <w:delText>Vẽ mô hình ER hạn chế</w:delText>
        </w:r>
      </w:del>
    </w:p>
    <w:p w14:paraId="34FE66AD" w14:textId="77777777" w:rsidR="00D40B91" w:rsidRPr="00081AF8" w:rsidDel="00E37E31" w:rsidRDefault="00D40B91" w:rsidP="00081AF8">
      <w:pPr>
        <w:pStyle w:val="ListParagraph"/>
        <w:spacing w:line="360" w:lineRule="auto"/>
        <w:jc w:val="both"/>
        <w:rPr>
          <w:del w:id="3201" w:author="admin" w:date="2022-12-12T09:28:00Z"/>
          <w:rFonts w:ascii="Times New Roman" w:hAnsi="Times New Roman" w:cs="Times New Roman"/>
          <w:sz w:val="28"/>
          <w:szCs w:val="28"/>
        </w:rPr>
      </w:pPr>
      <w:del w:id="3202" w:author="admin" w:date="2022-12-12T09:28:00Z">
        <w:r w:rsidRPr="00081AF8" w:rsidDel="00E37E31">
          <w:rPr>
            <w:rFonts w:ascii="Times New Roman" w:hAnsi="Times New Roman" w:cs="Times New Roman"/>
            <w:noProof/>
            <w:sz w:val="28"/>
            <w:szCs w:val="28"/>
          </w:rPr>
          <w:drawing>
            <wp:inline distT="0" distB="0" distL="0" distR="0" wp14:anchorId="33F18DB5" wp14:editId="54D623FC">
              <wp:extent cx="5971540" cy="5536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5536565"/>
                      </a:xfrm>
                      <a:prstGeom prst="rect">
                        <a:avLst/>
                      </a:prstGeom>
                    </pic:spPr>
                  </pic:pic>
                </a:graphicData>
              </a:graphic>
            </wp:inline>
          </w:drawing>
        </w:r>
      </w:del>
    </w:p>
    <w:p w14:paraId="1EB5C3AE" w14:textId="77777777" w:rsidR="00D40B91" w:rsidRPr="00081AF8" w:rsidDel="00E37E31" w:rsidRDefault="00D40B91" w:rsidP="00081AF8">
      <w:pPr>
        <w:spacing w:line="360" w:lineRule="auto"/>
        <w:jc w:val="both"/>
        <w:rPr>
          <w:del w:id="3203" w:author="admin" w:date="2022-12-12T09:28:00Z"/>
          <w:rFonts w:ascii="Times New Roman" w:hAnsi="Times New Roman" w:cs="Times New Roman"/>
          <w:sz w:val="28"/>
          <w:szCs w:val="28"/>
        </w:rPr>
      </w:pPr>
    </w:p>
    <w:p w14:paraId="3E20B2F7" w14:textId="77777777" w:rsidR="00D40B91" w:rsidRPr="00081AF8" w:rsidDel="00E37E31" w:rsidRDefault="00D40B91" w:rsidP="00081AF8">
      <w:pPr>
        <w:spacing w:line="360" w:lineRule="auto"/>
        <w:jc w:val="both"/>
        <w:rPr>
          <w:del w:id="3204" w:author="admin" w:date="2022-12-12T09:28:00Z"/>
          <w:rFonts w:ascii="Times New Roman" w:hAnsi="Times New Roman" w:cs="Times New Roman"/>
          <w:sz w:val="28"/>
          <w:szCs w:val="28"/>
        </w:rPr>
      </w:pPr>
    </w:p>
    <w:p w14:paraId="077E95E2" w14:textId="77777777" w:rsidR="00D40B91" w:rsidRPr="00081AF8" w:rsidDel="00E37E31" w:rsidRDefault="00D40B91" w:rsidP="00081AF8">
      <w:pPr>
        <w:spacing w:line="360" w:lineRule="auto"/>
        <w:jc w:val="both"/>
        <w:rPr>
          <w:del w:id="3205" w:author="admin" w:date="2022-12-12T09:28:00Z"/>
          <w:rFonts w:ascii="Times New Roman" w:hAnsi="Times New Roman" w:cs="Times New Roman"/>
          <w:sz w:val="28"/>
          <w:szCs w:val="28"/>
        </w:rPr>
      </w:pPr>
    </w:p>
    <w:p w14:paraId="1E48C503" w14:textId="77777777" w:rsidR="00D40B91" w:rsidRPr="00081AF8" w:rsidDel="00E37E31" w:rsidRDefault="00D40B91" w:rsidP="00081AF8">
      <w:pPr>
        <w:spacing w:line="360" w:lineRule="auto"/>
        <w:jc w:val="both"/>
        <w:rPr>
          <w:del w:id="3206" w:author="admin" w:date="2022-12-12T09:28:00Z"/>
          <w:rFonts w:ascii="Times New Roman" w:hAnsi="Times New Roman" w:cs="Times New Roman"/>
          <w:sz w:val="28"/>
          <w:szCs w:val="28"/>
        </w:rPr>
      </w:pPr>
    </w:p>
    <w:p w14:paraId="68BAC99F" w14:textId="77777777" w:rsidR="00D40B91" w:rsidRPr="00081AF8" w:rsidDel="00E37E31" w:rsidRDefault="00D40B91" w:rsidP="00081AF8">
      <w:pPr>
        <w:pStyle w:val="ListParagraph"/>
        <w:spacing w:line="360" w:lineRule="auto"/>
        <w:ind w:left="450" w:firstLine="270"/>
        <w:jc w:val="both"/>
        <w:rPr>
          <w:del w:id="3207" w:author="admin" w:date="2022-12-12T09:28:00Z"/>
          <w:rFonts w:ascii="Times New Roman" w:hAnsi="Times New Roman" w:cs="Times New Roman"/>
          <w:b/>
          <w:sz w:val="28"/>
          <w:szCs w:val="28"/>
        </w:rPr>
      </w:pPr>
      <w:bookmarkStart w:id="3208" w:name="_Toc399971270"/>
      <w:del w:id="3209" w:author="admin" w:date="2022-12-12T09:28:00Z">
        <w:r w:rsidRPr="00081AF8" w:rsidDel="00E37E31">
          <w:rPr>
            <w:rFonts w:ascii="Times New Roman" w:hAnsi="Times New Roman" w:cs="Times New Roman"/>
            <w:b/>
            <w:sz w:val="28"/>
            <w:szCs w:val="28"/>
          </w:rPr>
          <w:delText>3.1.3.3. Mô hình quan hệ</w:delText>
        </w:r>
        <w:r w:rsidRPr="00081AF8" w:rsidDel="00E37E31">
          <w:rPr>
            <w:rFonts w:ascii="Times New Roman" w:hAnsi="Times New Roman" w:cs="Times New Roman"/>
            <w:b/>
            <w:sz w:val="28"/>
            <w:szCs w:val="28"/>
          </w:rPr>
          <w:tab/>
        </w:r>
      </w:del>
    </w:p>
    <w:p w14:paraId="60D5C82E" w14:textId="77777777" w:rsidR="00D40B91" w:rsidRPr="00081AF8" w:rsidDel="00E37E31" w:rsidRDefault="00D40B91" w:rsidP="00081AF8">
      <w:pPr>
        <w:spacing w:line="360" w:lineRule="auto"/>
        <w:ind w:left="720"/>
        <w:contextualSpacing/>
        <w:jc w:val="both"/>
        <w:rPr>
          <w:del w:id="3210" w:author="admin" w:date="2022-12-12T09:28:00Z"/>
          <w:rFonts w:ascii="Times New Roman" w:eastAsia="Calibri" w:hAnsi="Times New Roman" w:cs="Times New Roman"/>
          <w:sz w:val="28"/>
          <w:szCs w:val="28"/>
          <w:lang w:eastAsia="vi-VN"/>
        </w:rPr>
      </w:pPr>
    </w:p>
    <w:p w14:paraId="046D6A60" w14:textId="77777777" w:rsidR="00D40B91" w:rsidRPr="00081AF8" w:rsidDel="00E37E31" w:rsidRDefault="00D40B91" w:rsidP="00081AF8">
      <w:pPr>
        <w:numPr>
          <w:ilvl w:val="0"/>
          <w:numId w:val="34"/>
        </w:numPr>
        <w:spacing w:line="360" w:lineRule="auto"/>
        <w:contextualSpacing/>
        <w:jc w:val="both"/>
        <w:rPr>
          <w:del w:id="3211" w:author="admin" w:date="2022-12-12T09:28:00Z"/>
          <w:rFonts w:ascii="Times New Roman" w:eastAsia="Calibri" w:hAnsi="Times New Roman" w:cs="Times New Roman"/>
          <w:sz w:val="28"/>
          <w:szCs w:val="28"/>
          <w:lang w:eastAsia="vi-VN"/>
        </w:rPr>
      </w:pPr>
      <w:del w:id="3212" w:author="admin" w:date="2022-12-12T09:28:00Z">
        <w:r w:rsidRPr="00081AF8" w:rsidDel="00E37E31">
          <w:rPr>
            <w:rFonts w:ascii="Times New Roman" w:eastAsia="Calibri" w:hAnsi="Times New Roman" w:cs="Times New Roman"/>
            <w:sz w:val="28"/>
            <w:szCs w:val="28"/>
            <w:lang w:eastAsia="vi-VN"/>
          </w:rPr>
          <w:delText>Mô hình quan hệ</w:delText>
        </w:r>
      </w:del>
    </w:p>
    <w:p w14:paraId="74969A4C" w14:textId="77777777" w:rsidR="00D40B91" w:rsidRPr="00081AF8" w:rsidDel="00E37E31" w:rsidRDefault="00D40B91" w:rsidP="00081AF8">
      <w:pPr>
        <w:spacing w:line="360" w:lineRule="auto"/>
        <w:ind w:left="720"/>
        <w:contextualSpacing/>
        <w:jc w:val="both"/>
        <w:rPr>
          <w:del w:id="3213" w:author="admin" w:date="2022-12-12T09:28:00Z"/>
          <w:rFonts w:ascii="Times New Roman" w:eastAsia="Calibri" w:hAnsi="Times New Roman" w:cs="Times New Roman"/>
          <w:sz w:val="28"/>
          <w:szCs w:val="28"/>
          <w:lang w:eastAsia="vi-VN"/>
        </w:rPr>
      </w:pPr>
      <w:del w:id="3214" w:author="admin" w:date="2022-12-12T09:28:00Z">
        <w:r w:rsidRPr="00081AF8" w:rsidDel="00E37E31">
          <w:rPr>
            <w:rFonts w:ascii="Times New Roman" w:hAnsi="Times New Roman" w:cs="Times New Roman"/>
            <w:noProof/>
            <w:sz w:val="28"/>
            <w:szCs w:val="28"/>
          </w:rPr>
          <w:drawing>
            <wp:inline distT="0" distB="0" distL="0" distR="0" wp14:anchorId="362F531D" wp14:editId="50944DD6">
              <wp:extent cx="5971540" cy="55187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5518785"/>
                      </a:xfrm>
                      <a:prstGeom prst="rect">
                        <a:avLst/>
                      </a:prstGeom>
                    </pic:spPr>
                  </pic:pic>
                </a:graphicData>
              </a:graphic>
            </wp:inline>
          </w:drawing>
        </w:r>
      </w:del>
    </w:p>
    <w:p w14:paraId="50AA4301" w14:textId="77777777" w:rsidR="00D40B91" w:rsidRPr="00081AF8" w:rsidDel="00E37E31" w:rsidRDefault="00D40B91" w:rsidP="00081AF8">
      <w:pPr>
        <w:pStyle w:val="ListParagraph"/>
        <w:spacing w:line="360" w:lineRule="auto"/>
        <w:ind w:left="450"/>
        <w:jc w:val="both"/>
        <w:rPr>
          <w:del w:id="3215" w:author="admin" w:date="2022-12-12T09:28:00Z"/>
          <w:rFonts w:ascii="Times New Roman" w:hAnsi="Times New Roman" w:cs="Times New Roman"/>
          <w:sz w:val="28"/>
          <w:szCs w:val="28"/>
        </w:rPr>
      </w:pPr>
    </w:p>
    <w:p w14:paraId="2ED95EB2" w14:textId="77777777" w:rsidR="00D40B91" w:rsidRPr="00081AF8" w:rsidDel="00E37E31" w:rsidRDefault="00D40B91" w:rsidP="00081AF8">
      <w:pPr>
        <w:pStyle w:val="ListParagraph"/>
        <w:spacing w:line="360" w:lineRule="auto"/>
        <w:ind w:left="450"/>
        <w:jc w:val="both"/>
        <w:rPr>
          <w:del w:id="3216" w:author="admin" w:date="2022-12-12T09:28:00Z"/>
          <w:rFonts w:ascii="Times New Roman" w:hAnsi="Times New Roman" w:cs="Times New Roman"/>
          <w:sz w:val="28"/>
          <w:szCs w:val="28"/>
        </w:rPr>
      </w:pPr>
    </w:p>
    <w:p w14:paraId="6412AAA1" w14:textId="77777777" w:rsidR="00D40B91" w:rsidRPr="00081AF8" w:rsidDel="00E37E31" w:rsidRDefault="00D40B91" w:rsidP="00081AF8">
      <w:pPr>
        <w:pStyle w:val="ListParagraph"/>
        <w:spacing w:line="360" w:lineRule="auto"/>
        <w:ind w:left="450"/>
        <w:jc w:val="both"/>
        <w:rPr>
          <w:del w:id="3217" w:author="admin" w:date="2022-12-12T09:28:00Z"/>
          <w:rFonts w:ascii="Times New Roman" w:hAnsi="Times New Roman" w:cs="Times New Roman"/>
          <w:sz w:val="28"/>
          <w:szCs w:val="28"/>
        </w:rPr>
      </w:pPr>
    </w:p>
    <w:p w14:paraId="3B28C5C5" w14:textId="77777777" w:rsidR="00D40B91" w:rsidRPr="00081AF8" w:rsidDel="00E37E31" w:rsidRDefault="00D40B91" w:rsidP="00081AF8">
      <w:pPr>
        <w:pStyle w:val="ListParagraph"/>
        <w:spacing w:line="360" w:lineRule="auto"/>
        <w:ind w:left="450"/>
        <w:jc w:val="both"/>
        <w:rPr>
          <w:del w:id="3218" w:author="admin" w:date="2022-12-12T09:28:00Z"/>
          <w:rFonts w:ascii="Times New Roman" w:hAnsi="Times New Roman" w:cs="Times New Roman"/>
          <w:sz w:val="28"/>
          <w:szCs w:val="28"/>
        </w:rPr>
      </w:pPr>
    </w:p>
    <w:bookmarkEnd w:id="3208"/>
    <w:p w14:paraId="2637E3E5" w14:textId="77777777" w:rsidR="00D40B91" w:rsidRPr="00081AF8" w:rsidDel="00E37E31" w:rsidRDefault="00D40B91" w:rsidP="00081AF8">
      <w:pPr>
        <w:pStyle w:val="Heading2"/>
        <w:spacing w:line="360" w:lineRule="auto"/>
        <w:rPr>
          <w:del w:id="3219" w:author="admin" w:date="2022-12-12T09:28:00Z"/>
          <w:rFonts w:ascii="Times New Roman" w:hAnsi="Times New Roman" w:cs="Times New Roman"/>
          <w:b/>
          <w:sz w:val="28"/>
          <w:szCs w:val="28"/>
        </w:rPr>
      </w:pPr>
      <w:del w:id="3220" w:author="admin" w:date="2022-12-12T09:28:00Z">
        <w:r w:rsidRPr="00081AF8" w:rsidDel="00E37E31">
          <w:rPr>
            <w:rFonts w:ascii="Times New Roman" w:hAnsi="Times New Roman" w:cs="Times New Roman"/>
            <w:b/>
            <w:sz w:val="28"/>
            <w:szCs w:val="28"/>
          </w:rPr>
          <w:delText>3.2 Các bảng dữ liệu</w:delText>
        </w:r>
      </w:del>
    </w:p>
    <w:p w14:paraId="492E8D0D" w14:textId="77777777" w:rsidR="00D40B91" w:rsidRPr="00081AF8" w:rsidDel="00E37E31" w:rsidRDefault="00D40B91" w:rsidP="00081AF8">
      <w:pPr>
        <w:numPr>
          <w:ilvl w:val="0"/>
          <w:numId w:val="34"/>
        </w:numPr>
        <w:spacing w:line="360" w:lineRule="auto"/>
        <w:contextualSpacing/>
        <w:rPr>
          <w:del w:id="3221" w:author="admin" w:date="2022-12-12T09:28:00Z"/>
          <w:rFonts w:ascii="Times New Roman" w:eastAsia="Calibri" w:hAnsi="Times New Roman" w:cs="Times New Roman"/>
          <w:sz w:val="28"/>
          <w:szCs w:val="28"/>
          <w:lang w:val="fr-FR" w:eastAsia="vi-VN"/>
        </w:rPr>
      </w:pPr>
      <w:del w:id="3222" w:author="admin" w:date="2022-12-12T09:28:00Z">
        <w:r w:rsidRPr="00081AF8" w:rsidDel="00E37E31">
          <w:rPr>
            <w:rFonts w:ascii="Times New Roman" w:eastAsia="Calibri" w:hAnsi="Times New Roman" w:cs="Times New Roman"/>
            <w:b/>
            <w:i/>
            <w:sz w:val="28"/>
            <w:szCs w:val="28"/>
            <w:lang w:val="fr-FR" w:eastAsia="vi-VN"/>
          </w:rPr>
          <w:delText>Manufacturer</w:delText>
        </w:r>
        <w:r w:rsidRPr="00081AF8" w:rsidDel="00E37E31">
          <w:rPr>
            <w:rFonts w:ascii="Times New Roman" w:eastAsia="Calibri" w:hAnsi="Times New Roman" w:cs="Times New Roman"/>
            <w:sz w:val="28"/>
            <w:szCs w:val="28"/>
            <w:lang w:val="fr-FR" w:eastAsia="vi-VN"/>
          </w:rPr>
          <w:delText xml:space="preserve"> (</w:delText>
        </w:r>
        <w:r w:rsidRPr="00081AF8" w:rsidDel="00E37E31">
          <w:rPr>
            <w:rFonts w:ascii="Times New Roman" w:eastAsia="Calibri" w:hAnsi="Times New Roman" w:cs="Times New Roman"/>
            <w:sz w:val="28"/>
            <w:szCs w:val="28"/>
            <w:u w:val="single"/>
            <w:lang w:val="fr-FR" w:eastAsia="vi-VN"/>
          </w:rPr>
          <w:delText>ManufacturerID,</w:delText>
        </w:r>
        <w:r w:rsidRPr="00081AF8" w:rsidDel="00E37E31">
          <w:rPr>
            <w:rFonts w:ascii="Times New Roman" w:eastAsia="Calibri" w:hAnsi="Times New Roman" w:cs="Times New Roman"/>
            <w:sz w:val="28"/>
            <w:szCs w:val="28"/>
            <w:lang w:val="fr-FR" w:eastAsia="vi-VN"/>
          </w:rPr>
          <w:delText xml:space="preserve"> ManufacturerName, Description)</w:delText>
        </w:r>
      </w:del>
    </w:p>
    <w:p w14:paraId="19E602CB" w14:textId="77777777" w:rsidR="00D40B91" w:rsidRPr="00081AF8" w:rsidDel="00E37E31" w:rsidRDefault="00D40B91" w:rsidP="00081AF8">
      <w:pPr>
        <w:numPr>
          <w:ilvl w:val="0"/>
          <w:numId w:val="34"/>
        </w:numPr>
        <w:spacing w:line="360" w:lineRule="auto"/>
        <w:contextualSpacing/>
        <w:jc w:val="both"/>
        <w:rPr>
          <w:del w:id="3223" w:author="admin" w:date="2022-12-12T09:28:00Z"/>
          <w:rFonts w:ascii="Times New Roman" w:eastAsia="Calibri" w:hAnsi="Times New Roman" w:cs="Times New Roman"/>
          <w:sz w:val="28"/>
          <w:szCs w:val="28"/>
          <w:lang w:eastAsia="vi-VN"/>
        </w:rPr>
      </w:pPr>
      <w:del w:id="3224" w:author="admin" w:date="2022-12-12T09:28:00Z">
        <w:r w:rsidRPr="00081AF8" w:rsidDel="00E37E31">
          <w:rPr>
            <w:rFonts w:ascii="Times New Roman" w:eastAsia="Calibri" w:hAnsi="Times New Roman" w:cs="Times New Roman"/>
            <w:b/>
            <w:i/>
            <w:sz w:val="28"/>
            <w:szCs w:val="28"/>
            <w:lang w:eastAsia="vi-VN"/>
          </w:rPr>
          <w:delText>Product</w:delText>
        </w:r>
        <w:r w:rsidRPr="00081AF8" w:rsidDel="00E37E31">
          <w:rPr>
            <w:rFonts w:ascii="Times New Roman" w:eastAsia="Calibri" w:hAnsi="Times New Roman" w:cs="Times New Roman"/>
            <w:sz w:val="28"/>
            <w:szCs w:val="28"/>
            <w:lang w:eastAsia="vi-VN"/>
          </w:rPr>
          <w:delText>(</w:delText>
        </w:r>
        <w:r w:rsidRPr="00081AF8" w:rsidDel="00E37E31">
          <w:rPr>
            <w:rFonts w:ascii="Times New Roman" w:eastAsia="Calibri" w:hAnsi="Times New Roman" w:cs="Times New Roman"/>
            <w:sz w:val="28"/>
            <w:szCs w:val="28"/>
            <w:u w:val="single"/>
            <w:lang w:eastAsia="vi-VN"/>
          </w:rPr>
          <w:delText>ProductID</w:delText>
        </w:r>
        <w:r w:rsidRPr="00081AF8" w:rsidDel="00E37E31">
          <w:rPr>
            <w:rFonts w:ascii="Times New Roman" w:eastAsia="Calibri" w:hAnsi="Times New Roman" w:cs="Times New Roman"/>
            <w:sz w:val="28"/>
            <w:szCs w:val="28"/>
            <w:lang w:eastAsia="vi-VN"/>
          </w:rPr>
          <w:delText>,ManufacturerID,ProductName,Price,Amount,Image,</w:delText>
        </w:r>
      </w:del>
    </w:p>
    <w:p w14:paraId="2805DBC5" w14:textId="77777777" w:rsidR="00D40B91" w:rsidRPr="00081AF8" w:rsidDel="00E37E31" w:rsidRDefault="00D40B91" w:rsidP="00081AF8">
      <w:pPr>
        <w:spacing w:line="360" w:lineRule="auto"/>
        <w:ind w:left="720"/>
        <w:contextualSpacing/>
        <w:jc w:val="both"/>
        <w:rPr>
          <w:del w:id="3225" w:author="admin" w:date="2022-12-12T09:28:00Z"/>
          <w:rFonts w:ascii="Times New Roman" w:eastAsia="Calibri" w:hAnsi="Times New Roman" w:cs="Times New Roman"/>
          <w:sz w:val="28"/>
          <w:szCs w:val="28"/>
          <w:lang w:eastAsia="vi-VN"/>
        </w:rPr>
      </w:pPr>
      <w:del w:id="3226" w:author="admin" w:date="2022-12-12T09:28:00Z">
        <w:r w:rsidRPr="00081AF8" w:rsidDel="00E37E31">
          <w:rPr>
            <w:rFonts w:ascii="Times New Roman" w:eastAsia="Calibri" w:hAnsi="Times New Roman" w:cs="Times New Roman"/>
            <w:sz w:val="28"/>
            <w:szCs w:val="28"/>
            <w:lang w:eastAsia="vi-VN"/>
          </w:rPr>
          <w:delText>Screen,OperatingSystem,FrontCamera,BackCamera,CPU,RAM,ROM,</w:delText>
        </w:r>
      </w:del>
    </w:p>
    <w:p w14:paraId="03CCECFC" w14:textId="77777777" w:rsidR="00D40B91" w:rsidRPr="00081AF8" w:rsidDel="00E37E31" w:rsidRDefault="00D40B91" w:rsidP="00081AF8">
      <w:pPr>
        <w:spacing w:line="360" w:lineRule="auto"/>
        <w:ind w:left="720"/>
        <w:contextualSpacing/>
        <w:jc w:val="both"/>
        <w:rPr>
          <w:del w:id="3227" w:author="admin" w:date="2022-12-12T09:28:00Z"/>
          <w:rFonts w:ascii="Times New Roman" w:eastAsia="Calibri" w:hAnsi="Times New Roman" w:cs="Times New Roman"/>
          <w:sz w:val="28"/>
          <w:szCs w:val="28"/>
          <w:lang w:eastAsia="vi-VN"/>
        </w:rPr>
      </w:pPr>
      <w:del w:id="3228" w:author="admin" w:date="2022-12-12T09:28:00Z">
        <w:r w:rsidRPr="00081AF8" w:rsidDel="00E37E31">
          <w:rPr>
            <w:rFonts w:ascii="Times New Roman" w:eastAsia="Calibri" w:hAnsi="Times New Roman" w:cs="Times New Roman"/>
            <w:sz w:val="28"/>
            <w:szCs w:val="28"/>
            <w:lang w:eastAsia="vi-VN"/>
          </w:rPr>
          <w:delText>SDCard,Battery)</w:delText>
        </w:r>
      </w:del>
    </w:p>
    <w:p w14:paraId="67AC3FE8" w14:textId="77777777" w:rsidR="00D40B91" w:rsidRPr="00081AF8" w:rsidDel="00E37E31" w:rsidRDefault="00D40B91" w:rsidP="00081AF8">
      <w:pPr>
        <w:numPr>
          <w:ilvl w:val="0"/>
          <w:numId w:val="34"/>
        </w:numPr>
        <w:spacing w:line="360" w:lineRule="auto"/>
        <w:contextualSpacing/>
        <w:rPr>
          <w:del w:id="3229" w:author="admin" w:date="2022-12-12T09:28:00Z"/>
          <w:rFonts w:ascii="Times New Roman" w:eastAsia="Calibri" w:hAnsi="Times New Roman" w:cs="Times New Roman"/>
          <w:sz w:val="28"/>
          <w:szCs w:val="28"/>
          <w:lang w:eastAsia="vi-VN"/>
        </w:rPr>
      </w:pPr>
      <w:del w:id="3230" w:author="admin" w:date="2022-12-12T09:28:00Z">
        <w:r w:rsidRPr="00081AF8" w:rsidDel="00E37E31">
          <w:rPr>
            <w:rFonts w:ascii="Times New Roman" w:eastAsia="Calibri" w:hAnsi="Times New Roman" w:cs="Times New Roman"/>
            <w:b/>
            <w:i/>
            <w:sz w:val="28"/>
            <w:szCs w:val="28"/>
            <w:lang w:eastAsia="vi-VN"/>
          </w:rPr>
          <w:delText>Promotion</w:delText>
        </w:r>
        <w:r w:rsidRPr="00081AF8" w:rsidDel="00E37E31">
          <w:rPr>
            <w:rFonts w:ascii="Times New Roman" w:eastAsia="Calibri" w:hAnsi="Times New Roman" w:cs="Times New Roman"/>
            <w:b/>
            <w:sz w:val="28"/>
            <w:szCs w:val="28"/>
            <w:lang w:eastAsia="vi-VN"/>
          </w:rPr>
          <w:delText xml:space="preserve"> </w:delText>
        </w:r>
        <w:r w:rsidRPr="00081AF8" w:rsidDel="00E37E31">
          <w:rPr>
            <w:rFonts w:ascii="Times New Roman" w:eastAsia="Calibri" w:hAnsi="Times New Roman" w:cs="Times New Roman"/>
            <w:sz w:val="28"/>
            <w:szCs w:val="28"/>
            <w:lang w:eastAsia="vi-VN"/>
          </w:rPr>
          <w:delText>(</w:delText>
        </w:r>
        <w:r w:rsidRPr="00081AF8" w:rsidDel="00E37E31">
          <w:rPr>
            <w:rFonts w:ascii="Times New Roman" w:eastAsia="Calibri" w:hAnsi="Times New Roman" w:cs="Times New Roman"/>
            <w:sz w:val="28"/>
            <w:szCs w:val="28"/>
            <w:u w:val="single"/>
            <w:lang w:eastAsia="vi-VN"/>
          </w:rPr>
          <w:delText>PromotionID</w:delText>
        </w:r>
        <w:r w:rsidRPr="00081AF8" w:rsidDel="00E37E31">
          <w:rPr>
            <w:rFonts w:ascii="Times New Roman" w:eastAsia="Calibri" w:hAnsi="Times New Roman" w:cs="Times New Roman"/>
            <w:sz w:val="28"/>
            <w:szCs w:val="28"/>
            <w:lang w:eastAsia="vi-VN"/>
          </w:rPr>
          <w:delText>,PromotionName,PromotionType,</w:delText>
        </w:r>
      </w:del>
    </w:p>
    <w:p w14:paraId="561CA89B" w14:textId="77777777" w:rsidR="00D40B91" w:rsidRPr="00081AF8" w:rsidDel="00E37E31" w:rsidRDefault="00D40B91" w:rsidP="00081AF8">
      <w:pPr>
        <w:spacing w:line="360" w:lineRule="auto"/>
        <w:ind w:left="720"/>
        <w:contextualSpacing/>
        <w:rPr>
          <w:del w:id="3231" w:author="admin" w:date="2022-12-12T09:28:00Z"/>
          <w:rFonts w:ascii="Times New Roman" w:eastAsia="Calibri" w:hAnsi="Times New Roman" w:cs="Times New Roman"/>
          <w:sz w:val="28"/>
          <w:szCs w:val="28"/>
          <w:lang w:eastAsia="vi-VN"/>
        </w:rPr>
      </w:pPr>
      <w:del w:id="3232" w:author="admin" w:date="2022-12-12T09:28:00Z">
        <w:r w:rsidRPr="00081AF8" w:rsidDel="00E37E31">
          <w:rPr>
            <w:rFonts w:ascii="Times New Roman" w:eastAsia="Calibri" w:hAnsi="Times New Roman" w:cs="Times New Roman"/>
            <w:sz w:val="28"/>
            <w:szCs w:val="28"/>
            <w:lang w:eastAsia="vi-VN"/>
          </w:rPr>
          <w:delText>PromotionValue,StartDate,EndDate)</w:delText>
        </w:r>
      </w:del>
    </w:p>
    <w:p w14:paraId="247D2FC8" w14:textId="77777777" w:rsidR="00D40B91" w:rsidRPr="00081AF8" w:rsidDel="00E37E31" w:rsidRDefault="00D40B91" w:rsidP="00081AF8">
      <w:pPr>
        <w:numPr>
          <w:ilvl w:val="0"/>
          <w:numId w:val="34"/>
        </w:numPr>
        <w:spacing w:line="360" w:lineRule="auto"/>
        <w:contextualSpacing/>
        <w:jc w:val="both"/>
        <w:rPr>
          <w:del w:id="3233" w:author="admin" w:date="2022-12-12T09:28:00Z"/>
          <w:rFonts w:ascii="Times New Roman" w:eastAsia="Calibri" w:hAnsi="Times New Roman" w:cs="Times New Roman"/>
          <w:sz w:val="28"/>
          <w:szCs w:val="28"/>
          <w:lang w:eastAsia="vi-VN"/>
        </w:rPr>
      </w:pPr>
      <w:del w:id="3234" w:author="admin" w:date="2022-12-12T09:28:00Z">
        <w:r w:rsidRPr="00081AF8" w:rsidDel="00E37E31">
          <w:rPr>
            <w:rFonts w:ascii="Times New Roman" w:eastAsia="Calibri" w:hAnsi="Times New Roman" w:cs="Times New Roman"/>
            <w:b/>
            <w:i/>
            <w:sz w:val="28"/>
            <w:szCs w:val="28"/>
            <w:lang w:eastAsia="vi-VN"/>
          </w:rPr>
          <w:delText>Promotiondetails</w:delText>
        </w:r>
        <w:r w:rsidRPr="00081AF8" w:rsidDel="00E37E31">
          <w:rPr>
            <w:rFonts w:ascii="Times New Roman" w:eastAsia="Calibri" w:hAnsi="Times New Roman" w:cs="Times New Roman"/>
            <w:sz w:val="28"/>
            <w:szCs w:val="28"/>
            <w:lang w:eastAsia="vi-VN"/>
          </w:rPr>
          <w:delText>(</w:delText>
        </w:r>
        <w:r w:rsidRPr="00081AF8" w:rsidDel="00E37E31">
          <w:rPr>
            <w:rFonts w:ascii="Times New Roman" w:eastAsia="Calibri" w:hAnsi="Times New Roman" w:cs="Times New Roman"/>
            <w:sz w:val="28"/>
            <w:szCs w:val="28"/>
            <w:u w:val="single"/>
            <w:lang w:eastAsia="vi-VN"/>
          </w:rPr>
          <w:delText>ProductID</w:delText>
        </w:r>
        <w:r w:rsidRPr="00081AF8" w:rsidDel="00E37E31">
          <w:rPr>
            <w:rFonts w:ascii="Times New Roman" w:eastAsia="Calibri" w:hAnsi="Times New Roman" w:cs="Times New Roman"/>
            <w:sz w:val="28"/>
            <w:szCs w:val="28"/>
            <w:lang w:eastAsia="vi-VN"/>
          </w:rPr>
          <w:delText>,PromotionID)</w:delText>
        </w:r>
      </w:del>
    </w:p>
    <w:p w14:paraId="719ECD97" w14:textId="77777777" w:rsidR="00D40B91" w:rsidRPr="00081AF8" w:rsidDel="00E37E31" w:rsidRDefault="00D40B91" w:rsidP="00081AF8">
      <w:pPr>
        <w:numPr>
          <w:ilvl w:val="0"/>
          <w:numId w:val="34"/>
        </w:numPr>
        <w:spacing w:line="360" w:lineRule="auto"/>
        <w:contextualSpacing/>
        <w:jc w:val="both"/>
        <w:rPr>
          <w:del w:id="3235" w:author="admin" w:date="2022-12-12T09:28:00Z"/>
          <w:rFonts w:ascii="Times New Roman" w:eastAsia="Calibri" w:hAnsi="Times New Roman" w:cs="Times New Roman"/>
          <w:b/>
          <w:sz w:val="28"/>
          <w:szCs w:val="28"/>
          <w:lang w:val="fr-FR" w:eastAsia="vi-VN"/>
        </w:rPr>
      </w:pPr>
      <w:del w:id="3236" w:author="admin" w:date="2022-12-12T09:28:00Z">
        <w:r w:rsidRPr="00081AF8" w:rsidDel="00E37E31">
          <w:rPr>
            <w:rFonts w:ascii="Times New Roman" w:eastAsia="Calibri" w:hAnsi="Times New Roman" w:cs="Times New Roman"/>
            <w:b/>
            <w:i/>
            <w:sz w:val="28"/>
            <w:szCs w:val="28"/>
            <w:lang w:val="fr-FR" w:eastAsia="vi-VN"/>
          </w:rPr>
          <w:delText>User</w:delText>
        </w:r>
        <w:r w:rsidRPr="00081AF8" w:rsidDel="00E37E31">
          <w:rPr>
            <w:rFonts w:ascii="Times New Roman" w:eastAsia="Calibri" w:hAnsi="Times New Roman" w:cs="Times New Roman"/>
            <w:sz w:val="28"/>
            <w:szCs w:val="28"/>
            <w:u w:val="single"/>
            <w:lang w:val="fr-FR" w:eastAsia="vi-VN"/>
          </w:rPr>
          <w:delText>(UserID,</w:delText>
        </w:r>
        <w:r w:rsidRPr="00081AF8" w:rsidDel="00E37E31">
          <w:rPr>
            <w:rFonts w:ascii="Times New Roman" w:eastAsia="Calibri" w:hAnsi="Times New Roman" w:cs="Times New Roman"/>
            <w:sz w:val="28"/>
            <w:szCs w:val="28"/>
            <w:lang w:eastAsia="vi-VN"/>
          </w:rPr>
          <w:delText>Username,Email.Phone,Address,DisplayName,Password,Role)</w:delText>
        </w:r>
      </w:del>
    </w:p>
    <w:p w14:paraId="74421410" w14:textId="77777777" w:rsidR="00D40B91" w:rsidRPr="00081AF8" w:rsidDel="00E37E31" w:rsidRDefault="00D40B91" w:rsidP="00081AF8">
      <w:pPr>
        <w:numPr>
          <w:ilvl w:val="0"/>
          <w:numId w:val="34"/>
        </w:numPr>
        <w:spacing w:line="360" w:lineRule="auto"/>
        <w:contextualSpacing/>
        <w:rPr>
          <w:del w:id="3237" w:author="admin" w:date="2022-12-12T09:28:00Z"/>
          <w:rFonts w:ascii="Times New Roman" w:eastAsia="Calibri" w:hAnsi="Times New Roman" w:cs="Times New Roman"/>
          <w:sz w:val="28"/>
          <w:szCs w:val="28"/>
          <w:lang w:eastAsia="vi-VN"/>
        </w:rPr>
      </w:pPr>
      <w:del w:id="3238" w:author="admin" w:date="2022-12-12T09:28:00Z">
        <w:r w:rsidRPr="00081AF8" w:rsidDel="00E37E31">
          <w:rPr>
            <w:rFonts w:ascii="Times New Roman" w:eastAsia="Calibri" w:hAnsi="Times New Roman" w:cs="Times New Roman"/>
            <w:b/>
            <w:i/>
            <w:sz w:val="28"/>
            <w:szCs w:val="28"/>
            <w:lang w:eastAsia="vi-VN"/>
          </w:rPr>
          <w:delText>Review</w:delText>
        </w:r>
        <w:r w:rsidRPr="00081AF8" w:rsidDel="00E37E31">
          <w:rPr>
            <w:rFonts w:ascii="Times New Roman" w:eastAsia="Calibri" w:hAnsi="Times New Roman" w:cs="Times New Roman"/>
            <w:sz w:val="28"/>
            <w:szCs w:val="28"/>
            <w:lang w:eastAsia="vi-VN"/>
          </w:rPr>
          <w:delText xml:space="preserve"> (</w:delText>
        </w:r>
        <w:r w:rsidRPr="00081AF8" w:rsidDel="00E37E31">
          <w:rPr>
            <w:rFonts w:ascii="Times New Roman" w:eastAsia="Calibri" w:hAnsi="Times New Roman" w:cs="Times New Roman"/>
            <w:sz w:val="28"/>
            <w:szCs w:val="28"/>
            <w:u w:val="single"/>
            <w:lang w:eastAsia="vi-VN"/>
          </w:rPr>
          <w:delText>ReviewID</w:delText>
        </w:r>
        <w:r w:rsidRPr="00081AF8" w:rsidDel="00E37E31">
          <w:rPr>
            <w:rFonts w:ascii="Times New Roman" w:eastAsia="Calibri" w:hAnsi="Times New Roman" w:cs="Times New Roman"/>
            <w:sz w:val="28"/>
            <w:szCs w:val="28"/>
            <w:lang w:eastAsia="vi-VN"/>
          </w:rPr>
          <w:delText>, ProductID,UserID,StarRating,Comment, Date)</w:delText>
        </w:r>
      </w:del>
    </w:p>
    <w:p w14:paraId="26088D8B" w14:textId="77777777" w:rsidR="00D40B91" w:rsidRPr="00081AF8" w:rsidDel="00E37E31" w:rsidRDefault="00D40B91" w:rsidP="00081AF8">
      <w:pPr>
        <w:numPr>
          <w:ilvl w:val="0"/>
          <w:numId w:val="34"/>
        </w:numPr>
        <w:spacing w:line="360" w:lineRule="auto"/>
        <w:contextualSpacing/>
        <w:jc w:val="both"/>
        <w:rPr>
          <w:del w:id="3239" w:author="admin" w:date="2022-12-12T09:28:00Z"/>
          <w:rFonts w:ascii="Times New Roman" w:eastAsia="Calibri" w:hAnsi="Times New Roman" w:cs="Times New Roman"/>
          <w:sz w:val="28"/>
          <w:szCs w:val="28"/>
          <w:lang w:eastAsia="vi-VN"/>
        </w:rPr>
      </w:pPr>
      <w:del w:id="3240" w:author="admin" w:date="2022-12-12T09:28:00Z">
        <w:r w:rsidRPr="00081AF8" w:rsidDel="00E37E31">
          <w:rPr>
            <w:rFonts w:ascii="Times New Roman" w:eastAsia="Calibri" w:hAnsi="Times New Roman" w:cs="Times New Roman"/>
            <w:b/>
            <w:i/>
            <w:sz w:val="28"/>
            <w:szCs w:val="28"/>
            <w:lang w:eastAsia="vi-VN"/>
          </w:rPr>
          <w:delText>Cart</w:delText>
        </w:r>
        <w:r w:rsidRPr="00081AF8" w:rsidDel="00E37E31">
          <w:rPr>
            <w:rFonts w:ascii="Times New Roman" w:eastAsia="Calibri" w:hAnsi="Times New Roman" w:cs="Times New Roman"/>
            <w:sz w:val="28"/>
            <w:szCs w:val="28"/>
            <w:lang w:eastAsia="vi-VN"/>
          </w:rPr>
          <w:delText>(</w:delText>
        </w:r>
        <w:r w:rsidRPr="00081AF8" w:rsidDel="00E37E31">
          <w:rPr>
            <w:rFonts w:ascii="Times New Roman" w:eastAsia="Calibri" w:hAnsi="Times New Roman" w:cs="Times New Roman"/>
            <w:sz w:val="28"/>
            <w:szCs w:val="28"/>
            <w:u w:val="single"/>
            <w:lang w:eastAsia="vi-VN"/>
          </w:rPr>
          <w:delText>CartID</w:delText>
        </w:r>
        <w:r w:rsidRPr="00081AF8" w:rsidDel="00E37E31">
          <w:rPr>
            <w:rFonts w:ascii="Times New Roman" w:eastAsia="Calibri" w:hAnsi="Times New Roman" w:cs="Times New Roman"/>
            <w:sz w:val="28"/>
            <w:szCs w:val="28"/>
            <w:lang w:eastAsia="vi-VN"/>
          </w:rPr>
          <w:delText>,ProductID,sID,ProductName,Price,Quantity,Image)</w:delText>
        </w:r>
      </w:del>
    </w:p>
    <w:p w14:paraId="312ADE58" w14:textId="77777777" w:rsidR="00D40B91" w:rsidRPr="00081AF8" w:rsidDel="00E37E31" w:rsidRDefault="00D40B91" w:rsidP="00081AF8">
      <w:pPr>
        <w:numPr>
          <w:ilvl w:val="0"/>
          <w:numId w:val="34"/>
        </w:numPr>
        <w:spacing w:line="360" w:lineRule="auto"/>
        <w:contextualSpacing/>
        <w:jc w:val="both"/>
        <w:rPr>
          <w:del w:id="3241" w:author="admin" w:date="2022-12-12T09:28:00Z"/>
          <w:rFonts w:ascii="Times New Roman" w:eastAsia="Calibri" w:hAnsi="Times New Roman" w:cs="Times New Roman"/>
          <w:sz w:val="28"/>
          <w:szCs w:val="28"/>
          <w:lang w:eastAsia="vi-VN"/>
        </w:rPr>
      </w:pPr>
      <w:del w:id="3242" w:author="admin" w:date="2022-12-12T09:28:00Z">
        <w:r w:rsidRPr="00081AF8" w:rsidDel="00E37E31">
          <w:rPr>
            <w:rFonts w:ascii="Times New Roman" w:eastAsia="Calibri" w:hAnsi="Times New Roman" w:cs="Times New Roman"/>
            <w:b/>
            <w:i/>
            <w:sz w:val="28"/>
            <w:szCs w:val="28"/>
            <w:lang w:eastAsia="vi-VN"/>
          </w:rPr>
          <w:delText>Orders</w:delText>
        </w:r>
        <w:r w:rsidRPr="00081AF8" w:rsidDel="00E37E31">
          <w:rPr>
            <w:rFonts w:ascii="Times New Roman" w:eastAsia="Calibri" w:hAnsi="Times New Roman" w:cs="Times New Roman"/>
            <w:sz w:val="28"/>
            <w:szCs w:val="28"/>
            <w:lang w:eastAsia="vi-VN"/>
          </w:rPr>
          <w:delText>(</w:delText>
        </w:r>
        <w:r w:rsidRPr="00081AF8" w:rsidDel="00E37E31">
          <w:rPr>
            <w:rFonts w:ascii="Times New Roman" w:eastAsia="Calibri" w:hAnsi="Times New Roman" w:cs="Times New Roman"/>
            <w:sz w:val="28"/>
            <w:szCs w:val="28"/>
            <w:u w:val="single"/>
            <w:lang w:eastAsia="vi-VN"/>
          </w:rPr>
          <w:delText>OrderID</w:delText>
        </w:r>
        <w:r w:rsidRPr="00081AF8" w:rsidDel="00E37E31">
          <w:rPr>
            <w:rFonts w:ascii="Times New Roman" w:eastAsia="Calibri" w:hAnsi="Times New Roman" w:cs="Times New Roman"/>
            <w:sz w:val="28"/>
            <w:szCs w:val="28"/>
            <w:lang w:eastAsia="vi-VN"/>
          </w:rPr>
          <w:delText>,UserID,Total,Address,Receiver,Phone,Email,</w:delText>
        </w:r>
      </w:del>
    </w:p>
    <w:p w14:paraId="54A0AF6F" w14:textId="77777777" w:rsidR="00D40B91" w:rsidRPr="00081AF8" w:rsidDel="00E37E31" w:rsidRDefault="00D40B91" w:rsidP="00081AF8">
      <w:pPr>
        <w:spacing w:line="360" w:lineRule="auto"/>
        <w:ind w:left="720"/>
        <w:contextualSpacing/>
        <w:jc w:val="both"/>
        <w:rPr>
          <w:del w:id="3243" w:author="admin" w:date="2022-12-12T09:28:00Z"/>
          <w:rFonts w:ascii="Times New Roman" w:eastAsia="Calibri" w:hAnsi="Times New Roman" w:cs="Times New Roman"/>
          <w:sz w:val="28"/>
          <w:szCs w:val="28"/>
          <w:lang w:eastAsia="vi-VN"/>
        </w:rPr>
      </w:pPr>
      <w:del w:id="3244" w:author="admin" w:date="2022-12-12T09:28:00Z">
        <w:r w:rsidRPr="00081AF8" w:rsidDel="00E37E31">
          <w:rPr>
            <w:rFonts w:ascii="Times New Roman" w:eastAsia="Calibri" w:hAnsi="Times New Roman" w:cs="Times New Roman"/>
            <w:sz w:val="28"/>
            <w:szCs w:val="28"/>
            <w:lang w:eastAsia="vi-VN"/>
          </w:rPr>
          <w:delText>OrderDate,Status)</w:delText>
        </w:r>
      </w:del>
    </w:p>
    <w:p w14:paraId="33770A85" w14:textId="77777777" w:rsidR="00D40B91" w:rsidRPr="00081AF8" w:rsidDel="00E37E31" w:rsidRDefault="00D40B91" w:rsidP="00081AF8">
      <w:pPr>
        <w:numPr>
          <w:ilvl w:val="0"/>
          <w:numId w:val="34"/>
        </w:numPr>
        <w:spacing w:line="360" w:lineRule="auto"/>
        <w:contextualSpacing/>
        <w:jc w:val="both"/>
        <w:rPr>
          <w:del w:id="3245" w:author="admin" w:date="2022-12-12T09:28:00Z"/>
          <w:rFonts w:ascii="Times New Roman" w:eastAsia="Calibri" w:hAnsi="Times New Roman" w:cs="Times New Roman"/>
          <w:sz w:val="28"/>
          <w:szCs w:val="28"/>
          <w:lang w:eastAsia="vi-VN"/>
        </w:rPr>
      </w:pPr>
      <w:del w:id="3246" w:author="admin" w:date="2022-12-12T09:28:00Z">
        <w:r w:rsidRPr="00081AF8" w:rsidDel="00E37E31">
          <w:rPr>
            <w:rFonts w:ascii="Times New Roman" w:eastAsia="Calibri" w:hAnsi="Times New Roman" w:cs="Times New Roman"/>
            <w:b/>
            <w:i/>
            <w:sz w:val="28"/>
            <w:szCs w:val="28"/>
            <w:lang w:eastAsia="vi-VN"/>
          </w:rPr>
          <w:delText>Orderdetails</w:delText>
        </w:r>
        <w:r w:rsidRPr="00081AF8" w:rsidDel="00E37E31">
          <w:rPr>
            <w:rFonts w:ascii="Times New Roman" w:eastAsia="Calibri" w:hAnsi="Times New Roman" w:cs="Times New Roman"/>
            <w:sz w:val="28"/>
            <w:szCs w:val="28"/>
            <w:lang w:eastAsia="vi-VN"/>
          </w:rPr>
          <w:delText>(</w:delText>
        </w:r>
        <w:r w:rsidRPr="00081AF8" w:rsidDel="00E37E31">
          <w:rPr>
            <w:rFonts w:ascii="Times New Roman" w:eastAsia="Calibri" w:hAnsi="Times New Roman" w:cs="Times New Roman"/>
            <w:sz w:val="28"/>
            <w:szCs w:val="28"/>
            <w:u w:val="single"/>
            <w:lang w:eastAsia="vi-VN"/>
          </w:rPr>
          <w:delText>OrderID</w:delText>
        </w:r>
        <w:r w:rsidRPr="00081AF8" w:rsidDel="00E37E31">
          <w:rPr>
            <w:rFonts w:ascii="Times New Roman" w:eastAsia="Calibri" w:hAnsi="Times New Roman" w:cs="Times New Roman"/>
            <w:sz w:val="28"/>
            <w:szCs w:val="28"/>
            <w:lang w:eastAsia="vi-VN"/>
          </w:rPr>
          <w:delText>,</w:delText>
        </w:r>
        <w:r w:rsidRPr="00081AF8" w:rsidDel="00E37E31">
          <w:rPr>
            <w:rFonts w:ascii="Times New Roman" w:eastAsia="Calibri" w:hAnsi="Times New Roman" w:cs="Times New Roman"/>
            <w:sz w:val="28"/>
            <w:szCs w:val="28"/>
            <w:u w:val="single"/>
            <w:lang w:eastAsia="vi-VN"/>
          </w:rPr>
          <w:delText>ProductID</w:delText>
        </w:r>
        <w:r w:rsidRPr="00081AF8" w:rsidDel="00E37E31">
          <w:rPr>
            <w:rFonts w:ascii="Times New Roman" w:eastAsia="Calibri" w:hAnsi="Times New Roman" w:cs="Times New Roman"/>
            <w:sz w:val="28"/>
            <w:szCs w:val="28"/>
            <w:lang w:eastAsia="vi-VN"/>
          </w:rPr>
          <w:delText>,Price,Quantity)</w:delText>
        </w:r>
      </w:del>
    </w:p>
    <w:p w14:paraId="78DB57F2" w14:textId="77777777" w:rsidR="00D40B91" w:rsidRPr="00081AF8" w:rsidDel="00E37E31" w:rsidRDefault="00D40B91" w:rsidP="00081AF8">
      <w:pPr>
        <w:spacing w:line="360" w:lineRule="auto"/>
        <w:contextualSpacing/>
        <w:jc w:val="both"/>
        <w:rPr>
          <w:del w:id="3247" w:author="admin" w:date="2022-12-12T09:28:00Z"/>
          <w:rFonts w:ascii="Times New Roman" w:eastAsia="Calibri" w:hAnsi="Times New Roman" w:cs="Times New Roman"/>
          <w:sz w:val="28"/>
          <w:szCs w:val="28"/>
          <w:lang w:eastAsia="vi-VN"/>
        </w:rPr>
      </w:pPr>
    </w:p>
    <w:p w14:paraId="11C9D1A2" w14:textId="77777777" w:rsidR="00D40B91" w:rsidRPr="00081AF8" w:rsidDel="00E37E31" w:rsidRDefault="00D40B91" w:rsidP="00081AF8">
      <w:pPr>
        <w:pStyle w:val="Heading2"/>
        <w:spacing w:line="360" w:lineRule="auto"/>
        <w:rPr>
          <w:del w:id="3248" w:author="admin" w:date="2022-12-12T09:28:00Z"/>
          <w:rFonts w:ascii="Times New Roman" w:hAnsi="Times New Roman" w:cs="Times New Roman"/>
          <w:b/>
          <w:sz w:val="28"/>
          <w:szCs w:val="28"/>
        </w:rPr>
      </w:pPr>
      <w:del w:id="3249" w:author="admin" w:date="2022-12-12T09:28:00Z">
        <w:r w:rsidRPr="00081AF8" w:rsidDel="00E37E31">
          <w:rPr>
            <w:rFonts w:ascii="Times New Roman" w:hAnsi="Times New Roman" w:cs="Times New Roman"/>
            <w:b/>
            <w:sz w:val="28"/>
            <w:szCs w:val="28"/>
          </w:rPr>
          <w:delText>3.3 Thiết kế cơ sở dữ liệu</w:delText>
        </w:r>
      </w:del>
    </w:p>
    <w:p w14:paraId="067BEAED" w14:textId="77777777" w:rsidR="00D40B91" w:rsidRPr="00081AF8" w:rsidDel="00E37E31" w:rsidRDefault="00D40B91" w:rsidP="00081AF8">
      <w:pPr>
        <w:spacing w:line="360" w:lineRule="auto"/>
        <w:rPr>
          <w:del w:id="3250" w:author="admin" w:date="2022-12-12T09:28:00Z"/>
          <w:rFonts w:ascii="Times New Roman" w:hAnsi="Times New Roman" w:cs="Times New Roman"/>
          <w:sz w:val="28"/>
          <w:szCs w:val="28"/>
        </w:rPr>
      </w:pPr>
    </w:p>
    <w:p w14:paraId="5AF04CFA" w14:textId="77777777" w:rsidR="00D40B91" w:rsidRPr="00081AF8" w:rsidDel="00E37E31" w:rsidRDefault="00D40B91" w:rsidP="00081AF8">
      <w:pPr>
        <w:pStyle w:val="Heading3"/>
        <w:spacing w:line="360" w:lineRule="auto"/>
        <w:rPr>
          <w:del w:id="3251" w:author="admin" w:date="2022-12-12T09:28:00Z"/>
          <w:rFonts w:ascii="Times New Roman" w:eastAsia="Calibri" w:hAnsi="Times New Roman" w:cs="Times New Roman"/>
          <w:b/>
          <w:color w:val="auto"/>
          <w:sz w:val="28"/>
          <w:szCs w:val="28"/>
          <w:lang w:val="vi-VN" w:eastAsia="vi-VN"/>
        </w:rPr>
      </w:pPr>
      <w:del w:id="3252" w:author="admin" w:date="2022-12-12T09:28:00Z">
        <w:r w:rsidRPr="00081AF8" w:rsidDel="00E37E31">
          <w:rPr>
            <w:rFonts w:ascii="Times New Roman" w:eastAsia="Calibri" w:hAnsi="Times New Roman" w:cs="Times New Roman"/>
            <w:b/>
            <w:color w:val="auto"/>
            <w:sz w:val="28"/>
            <w:szCs w:val="28"/>
            <w:lang w:eastAsia="vi-VN"/>
          </w:rPr>
          <w:delText xml:space="preserve">3.3.1 </w:delText>
        </w:r>
        <w:r w:rsidRPr="00081AF8" w:rsidDel="00E37E31">
          <w:rPr>
            <w:rFonts w:ascii="Times New Roman" w:eastAsia="Calibri" w:hAnsi="Times New Roman" w:cs="Times New Roman"/>
            <w:b/>
            <w:color w:val="auto"/>
            <w:sz w:val="28"/>
            <w:szCs w:val="28"/>
            <w:lang w:val="vi-VN" w:eastAsia="vi-VN"/>
          </w:rPr>
          <w:delText xml:space="preserve">Bảng </w:delText>
        </w:r>
        <w:r w:rsidRPr="00081AF8" w:rsidDel="00E37E31">
          <w:rPr>
            <w:rFonts w:ascii="Times New Roman" w:eastAsia="Calibri" w:hAnsi="Times New Roman" w:cs="Times New Roman"/>
            <w:b/>
            <w:color w:val="auto"/>
            <w:sz w:val="28"/>
            <w:szCs w:val="28"/>
            <w:lang w:eastAsia="vi-VN"/>
          </w:rPr>
          <w:delText>Người dùng</w:delText>
        </w:r>
        <w:r w:rsidRPr="00081AF8" w:rsidDel="00E37E31">
          <w:rPr>
            <w:rFonts w:ascii="Times New Roman" w:eastAsia="Calibri" w:hAnsi="Times New Roman" w:cs="Times New Roman"/>
            <w:b/>
            <w:color w:val="auto"/>
            <w:sz w:val="28"/>
            <w:szCs w:val="28"/>
            <w:lang w:val="vi-VN" w:eastAsia="vi-VN"/>
          </w:rPr>
          <w:delText xml:space="preserve"> (</w:delText>
        </w:r>
        <w:r w:rsidRPr="00081AF8" w:rsidDel="00E37E31">
          <w:rPr>
            <w:rFonts w:ascii="Times New Roman" w:eastAsia="Calibri" w:hAnsi="Times New Roman" w:cs="Times New Roman"/>
            <w:b/>
            <w:color w:val="auto"/>
            <w:sz w:val="28"/>
            <w:szCs w:val="28"/>
            <w:lang w:eastAsia="vi-VN"/>
          </w:rPr>
          <w:delText>User</w:delText>
        </w:r>
        <w:r w:rsidRPr="00081AF8" w:rsidDel="00E37E31">
          <w:rPr>
            <w:rFonts w:ascii="Times New Roman" w:eastAsia="Calibri" w:hAnsi="Times New Roman" w:cs="Times New Roman"/>
            <w:b/>
            <w:color w:val="auto"/>
            <w:sz w:val="28"/>
            <w:szCs w:val="28"/>
            <w:lang w:val="vi-VN" w:eastAsia="vi-VN"/>
          </w:rPr>
          <w:delText>)</w:delText>
        </w:r>
      </w:del>
    </w:p>
    <w:p w14:paraId="4FC60C94" w14:textId="77777777" w:rsidR="00D40B91" w:rsidRPr="00081AF8" w:rsidDel="00E37E31" w:rsidRDefault="00D40B91" w:rsidP="00081AF8">
      <w:pPr>
        <w:spacing w:line="360" w:lineRule="auto"/>
        <w:rPr>
          <w:del w:id="3253" w:author="admin" w:date="2022-12-12T09:28:00Z"/>
          <w:rFonts w:ascii="Times New Roman" w:hAnsi="Times New Roman" w:cs="Times New Roman"/>
          <w:sz w:val="28"/>
          <w:szCs w:val="28"/>
          <w:lang w:val="vi-VN" w:eastAsia="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2285"/>
        <w:gridCol w:w="1585"/>
        <w:gridCol w:w="990"/>
        <w:gridCol w:w="1344"/>
        <w:gridCol w:w="1917"/>
      </w:tblGrid>
      <w:tr w:rsidR="00D40B91" w:rsidRPr="00081AF8" w:rsidDel="00E37E31" w14:paraId="3EFE10F9" w14:textId="77777777" w:rsidTr="00E305A5">
        <w:trPr>
          <w:jc w:val="center"/>
          <w:del w:id="3254" w:author="admin" w:date="2022-12-12T09:28:00Z"/>
        </w:trPr>
        <w:tc>
          <w:tcPr>
            <w:tcW w:w="736" w:type="dxa"/>
          </w:tcPr>
          <w:p w14:paraId="7BDD69F8" w14:textId="77777777" w:rsidR="00D40B91" w:rsidRPr="00081AF8" w:rsidDel="00E37E31" w:rsidRDefault="00D40B91" w:rsidP="00081AF8">
            <w:pPr>
              <w:spacing w:line="360" w:lineRule="auto"/>
              <w:jc w:val="both"/>
              <w:rPr>
                <w:del w:id="3255" w:author="admin" w:date="2022-12-12T09:28:00Z"/>
                <w:rFonts w:ascii="Times New Roman" w:eastAsia="Calibri" w:hAnsi="Times New Roman" w:cs="Times New Roman"/>
                <w:sz w:val="28"/>
                <w:szCs w:val="28"/>
                <w:lang w:val="vi-VN" w:eastAsia="vi-VN"/>
              </w:rPr>
            </w:pPr>
            <w:del w:id="3256" w:author="admin" w:date="2022-12-12T09:28:00Z">
              <w:r w:rsidRPr="00081AF8" w:rsidDel="00E37E31">
                <w:rPr>
                  <w:rFonts w:ascii="Times New Roman" w:eastAsia="Calibri" w:hAnsi="Times New Roman" w:cs="Times New Roman"/>
                  <w:sz w:val="28"/>
                  <w:szCs w:val="28"/>
                  <w:lang w:val="vi-VN" w:eastAsia="vi-VN"/>
                </w:rPr>
                <w:delText>STT</w:delText>
              </w:r>
            </w:del>
          </w:p>
        </w:tc>
        <w:tc>
          <w:tcPr>
            <w:tcW w:w="2285" w:type="dxa"/>
          </w:tcPr>
          <w:p w14:paraId="783757FC" w14:textId="77777777" w:rsidR="00D40B91" w:rsidRPr="00081AF8" w:rsidDel="00E37E31" w:rsidRDefault="00D40B91" w:rsidP="00081AF8">
            <w:pPr>
              <w:spacing w:line="360" w:lineRule="auto"/>
              <w:jc w:val="both"/>
              <w:rPr>
                <w:del w:id="3257" w:author="admin" w:date="2022-12-12T09:28:00Z"/>
                <w:rFonts w:ascii="Times New Roman" w:eastAsia="Calibri" w:hAnsi="Times New Roman" w:cs="Times New Roman"/>
                <w:sz w:val="28"/>
                <w:szCs w:val="28"/>
                <w:lang w:val="vi-VN" w:eastAsia="vi-VN"/>
              </w:rPr>
            </w:pPr>
            <w:del w:id="3258" w:author="admin" w:date="2022-12-12T09:28:00Z">
              <w:r w:rsidRPr="00081AF8" w:rsidDel="00E37E31">
                <w:rPr>
                  <w:rFonts w:ascii="Times New Roman" w:eastAsia="Calibri" w:hAnsi="Times New Roman" w:cs="Times New Roman"/>
                  <w:sz w:val="28"/>
                  <w:szCs w:val="28"/>
                  <w:lang w:val="vi-VN" w:eastAsia="vi-VN"/>
                </w:rPr>
                <w:delText>Thuộc tính</w:delText>
              </w:r>
            </w:del>
          </w:p>
        </w:tc>
        <w:tc>
          <w:tcPr>
            <w:tcW w:w="1585" w:type="dxa"/>
          </w:tcPr>
          <w:p w14:paraId="7E37595A" w14:textId="77777777" w:rsidR="00D40B91" w:rsidRPr="00081AF8" w:rsidDel="00E37E31" w:rsidRDefault="00D40B91" w:rsidP="00081AF8">
            <w:pPr>
              <w:spacing w:line="360" w:lineRule="auto"/>
              <w:jc w:val="both"/>
              <w:rPr>
                <w:del w:id="3259" w:author="admin" w:date="2022-12-12T09:28:00Z"/>
                <w:rFonts w:ascii="Times New Roman" w:eastAsia="Calibri" w:hAnsi="Times New Roman" w:cs="Times New Roman"/>
                <w:sz w:val="28"/>
                <w:szCs w:val="28"/>
                <w:lang w:val="vi-VN" w:eastAsia="vi-VN"/>
              </w:rPr>
            </w:pPr>
            <w:del w:id="3260" w:author="admin" w:date="2022-12-12T09:28:00Z">
              <w:r w:rsidRPr="00081AF8" w:rsidDel="00E37E31">
                <w:rPr>
                  <w:rFonts w:ascii="Times New Roman" w:eastAsia="Calibri" w:hAnsi="Times New Roman" w:cs="Times New Roman"/>
                  <w:sz w:val="28"/>
                  <w:szCs w:val="28"/>
                  <w:lang w:val="vi-VN" w:eastAsia="vi-VN"/>
                </w:rPr>
                <w:delText>Kiểu dữ liệu</w:delText>
              </w:r>
            </w:del>
          </w:p>
        </w:tc>
        <w:tc>
          <w:tcPr>
            <w:tcW w:w="990" w:type="dxa"/>
          </w:tcPr>
          <w:p w14:paraId="2C6BC6CF" w14:textId="77777777" w:rsidR="00D40B91" w:rsidRPr="00081AF8" w:rsidDel="00E37E31" w:rsidRDefault="00D40B91" w:rsidP="00081AF8">
            <w:pPr>
              <w:spacing w:line="360" w:lineRule="auto"/>
              <w:jc w:val="both"/>
              <w:rPr>
                <w:del w:id="3261" w:author="admin" w:date="2022-12-12T09:28:00Z"/>
                <w:rFonts w:ascii="Times New Roman" w:eastAsia="Calibri" w:hAnsi="Times New Roman" w:cs="Times New Roman"/>
                <w:sz w:val="28"/>
                <w:szCs w:val="28"/>
                <w:lang w:eastAsia="vi-VN"/>
              </w:rPr>
            </w:pPr>
            <w:del w:id="3262" w:author="admin" w:date="2022-12-12T09:28:00Z">
              <w:r w:rsidRPr="00081AF8" w:rsidDel="00E37E31">
                <w:rPr>
                  <w:rFonts w:ascii="Times New Roman" w:eastAsia="Calibri" w:hAnsi="Times New Roman" w:cs="Times New Roman"/>
                  <w:sz w:val="28"/>
                  <w:szCs w:val="28"/>
                  <w:lang w:eastAsia="vi-VN"/>
                </w:rPr>
                <w:delText>Null</w:delText>
              </w:r>
            </w:del>
          </w:p>
        </w:tc>
        <w:tc>
          <w:tcPr>
            <w:tcW w:w="1344" w:type="dxa"/>
          </w:tcPr>
          <w:p w14:paraId="3DB6C971" w14:textId="77777777" w:rsidR="00D40B91" w:rsidRPr="00081AF8" w:rsidDel="00E37E31" w:rsidRDefault="00D40B91" w:rsidP="00081AF8">
            <w:pPr>
              <w:spacing w:line="360" w:lineRule="auto"/>
              <w:jc w:val="both"/>
              <w:rPr>
                <w:del w:id="3263" w:author="admin" w:date="2022-12-12T09:28:00Z"/>
                <w:rFonts w:ascii="Times New Roman" w:eastAsia="Calibri" w:hAnsi="Times New Roman" w:cs="Times New Roman"/>
                <w:sz w:val="28"/>
                <w:szCs w:val="28"/>
                <w:lang w:val="vi-VN" w:eastAsia="vi-VN"/>
              </w:rPr>
            </w:pPr>
            <w:del w:id="3264" w:author="admin" w:date="2022-12-12T09:28:00Z">
              <w:r w:rsidRPr="00081AF8" w:rsidDel="00E37E31">
                <w:rPr>
                  <w:rFonts w:ascii="Times New Roman" w:eastAsia="Calibri" w:hAnsi="Times New Roman" w:cs="Times New Roman"/>
                  <w:sz w:val="28"/>
                  <w:szCs w:val="28"/>
                  <w:lang w:val="vi-VN" w:eastAsia="vi-VN"/>
                </w:rPr>
                <w:delText>Rằng buộc</w:delText>
              </w:r>
            </w:del>
          </w:p>
        </w:tc>
        <w:tc>
          <w:tcPr>
            <w:tcW w:w="1917" w:type="dxa"/>
          </w:tcPr>
          <w:p w14:paraId="285AD084" w14:textId="77777777" w:rsidR="00D40B91" w:rsidRPr="00081AF8" w:rsidDel="00E37E31" w:rsidRDefault="00D40B91" w:rsidP="00081AF8">
            <w:pPr>
              <w:spacing w:line="360" w:lineRule="auto"/>
              <w:jc w:val="both"/>
              <w:rPr>
                <w:del w:id="3265" w:author="admin" w:date="2022-12-12T09:28:00Z"/>
                <w:rFonts w:ascii="Times New Roman" w:eastAsia="Calibri" w:hAnsi="Times New Roman" w:cs="Times New Roman"/>
                <w:sz w:val="28"/>
                <w:szCs w:val="28"/>
                <w:lang w:val="vi-VN" w:eastAsia="vi-VN"/>
              </w:rPr>
            </w:pPr>
            <w:del w:id="3266" w:author="admin" w:date="2022-12-12T09:28:00Z">
              <w:r w:rsidRPr="00081AF8" w:rsidDel="00E37E31">
                <w:rPr>
                  <w:rFonts w:ascii="Times New Roman" w:eastAsia="Calibri" w:hAnsi="Times New Roman" w:cs="Times New Roman"/>
                  <w:sz w:val="28"/>
                  <w:szCs w:val="28"/>
                  <w:lang w:val="vi-VN" w:eastAsia="vi-VN"/>
                </w:rPr>
                <w:delText>Diễn giải</w:delText>
              </w:r>
            </w:del>
          </w:p>
        </w:tc>
      </w:tr>
      <w:tr w:rsidR="00D40B91" w:rsidRPr="00081AF8" w:rsidDel="00E37E31" w14:paraId="71D60BBC" w14:textId="77777777" w:rsidTr="00E305A5">
        <w:trPr>
          <w:jc w:val="center"/>
          <w:del w:id="3267" w:author="admin" w:date="2022-12-12T09:28:00Z"/>
        </w:trPr>
        <w:tc>
          <w:tcPr>
            <w:tcW w:w="736" w:type="dxa"/>
          </w:tcPr>
          <w:p w14:paraId="33DE0310" w14:textId="77777777" w:rsidR="00D40B91" w:rsidRPr="00081AF8" w:rsidDel="00E37E31" w:rsidRDefault="00D40B91" w:rsidP="00081AF8">
            <w:pPr>
              <w:spacing w:line="360" w:lineRule="auto"/>
              <w:jc w:val="both"/>
              <w:rPr>
                <w:del w:id="3268" w:author="admin" w:date="2022-12-12T09:28:00Z"/>
                <w:rFonts w:ascii="Times New Roman" w:eastAsia="Calibri" w:hAnsi="Times New Roman" w:cs="Times New Roman"/>
                <w:sz w:val="28"/>
                <w:szCs w:val="28"/>
                <w:lang w:val="vi-VN" w:eastAsia="vi-VN"/>
              </w:rPr>
            </w:pPr>
            <w:del w:id="3269" w:author="admin" w:date="2022-12-12T09:28:00Z">
              <w:r w:rsidRPr="00081AF8" w:rsidDel="00E37E31">
                <w:rPr>
                  <w:rFonts w:ascii="Times New Roman" w:eastAsia="Calibri" w:hAnsi="Times New Roman" w:cs="Times New Roman"/>
                  <w:sz w:val="28"/>
                  <w:szCs w:val="28"/>
                  <w:lang w:val="vi-VN" w:eastAsia="vi-VN"/>
                </w:rPr>
                <w:delText>1</w:delText>
              </w:r>
            </w:del>
          </w:p>
        </w:tc>
        <w:tc>
          <w:tcPr>
            <w:tcW w:w="2285" w:type="dxa"/>
          </w:tcPr>
          <w:p w14:paraId="67285826" w14:textId="77777777" w:rsidR="00D40B91" w:rsidRPr="00081AF8" w:rsidDel="00E37E31" w:rsidRDefault="00D40B91" w:rsidP="00081AF8">
            <w:pPr>
              <w:spacing w:line="360" w:lineRule="auto"/>
              <w:jc w:val="both"/>
              <w:rPr>
                <w:del w:id="3270" w:author="admin" w:date="2022-12-12T09:28:00Z"/>
                <w:rFonts w:ascii="Times New Roman" w:eastAsia="Calibri" w:hAnsi="Times New Roman" w:cs="Times New Roman"/>
                <w:sz w:val="28"/>
                <w:szCs w:val="28"/>
                <w:lang w:eastAsia="vi-VN"/>
              </w:rPr>
            </w:pPr>
            <w:del w:id="3271" w:author="admin" w:date="2022-12-12T09:28:00Z">
              <w:r w:rsidRPr="00081AF8" w:rsidDel="00E37E31">
                <w:rPr>
                  <w:rFonts w:ascii="Times New Roman" w:eastAsia="Calibri" w:hAnsi="Times New Roman" w:cs="Times New Roman"/>
                  <w:sz w:val="28"/>
                  <w:szCs w:val="28"/>
                  <w:lang w:eastAsia="vi-VN"/>
                </w:rPr>
                <w:delText>UserID</w:delText>
              </w:r>
            </w:del>
          </w:p>
        </w:tc>
        <w:tc>
          <w:tcPr>
            <w:tcW w:w="1585" w:type="dxa"/>
          </w:tcPr>
          <w:p w14:paraId="11CA93C2" w14:textId="77777777" w:rsidR="00D40B91" w:rsidRPr="00081AF8" w:rsidDel="00E37E31" w:rsidRDefault="00D40B91" w:rsidP="00081AF8">
            <w:pPr>
              <w:spacing w:line="360" w:lineRule="auto"/>
              <w:jc w:val="both"/>
              <w:rPr>
                <w:del w:id="3272" w:author="admin" w:date="2022-12-12T09:28:00Z"/>
                <w:rFonts w:ascii="Times New Roman" w:eastAsia="Calibri" w:hAnsi="Times New Roman" w:cs="Times New Roman"/>
                <w:sz w:val="28"/>
                <w:szCs w:val="28"/>
                <w:lang w:val="vi-VN" w:eastAsia="vi-VN"/>
              </w:rPr>
            </w:pPr>
            <w:del w:id="3273" w:author="admin" w:date="2022-12-12T09:28:00Z">
              <w:r w:rsidRPr="00081AF8" w:rsidDel="00E37E31">
                <w:rPr>
                  <w:rFonts w:ascii="Times New Roman" w:eastAsia="Calibri" w:hAnsi="Times New Roman" w:cs="Times New Roman"/>
                  <w:sz w:val="28"/>
                  <w:szCs w:val="28"/>
                  <w:lang w:eastAsia="vi-VN"/>
                </w:rPr>
                <w:delText>I</w:delText>
              </w:r>
              <w:r w:rsidRPr="00081AF8" w:rsidDel="00E37E31">
                <w:rPr>
                  <w:rFonts w:ascii="Times New Roman" w:eastAsia="Calibri" w:hAnsi="Times New Roman" w:cs="Times New Roman"/>
                  <w:sz w:val="28"/>
                  <w:szCs w:val="28"/>
                  <w:lang w:val="vi-VN" w:eastAsia="vi-VN"/>
                </w:rPr>
                <w:delText>nt</w:delText>
              </w:r>
            </w:del>
          </w:p>
        </w:tc>
        <w:tc>
          <w:tcPr>
            <w:tcW w:w="990" w:type="dxa"/>
          </w:tcPr>
          <w:p w14:paraId="239326CF" w14:textId="77777777" w:rsidR="00D40B91" w:rsidRPr="00081AF8" w:rsidDel="00E37E31" w:rsidRDefault="00D40B91" w:rsidP="00081AF8">
            <w:pPr>
              <w:spacing w:line="360" w:lineRule="auto"/>
              <w:jc w:val="both"/>
              <w:rPr>
                <w:del w:id="3274" w:author="admin" w:date="2022-12-12T09:28:00Z"/>
                <w:rFonts w:ascii="Times New Roman" w:eastAsia="Calibri" w:hAnsi="Times New Roman" w:cs="Times New Roman"/>
                <w:sz w:val="28"/>
                <w:szCs w:val="28"/>
                <w:lang w:val="vi-VN" w:eastAsia="vi-VN"/>
              </w:rPr>
            </w:pPr>
          </w:p>
        </w:tc>
        <w:tc>
          <w:tcPr>
            <w:tcW w:w="1344" w:type="dxa"/>
          </w:tcPr>
          <w:p w14:paraId="5F44A8EA" w14:textId="77777777" w:rsidR="00D40B91" w:rsidRPr="00081AF8" w:rsidDel="00E37E31" w:rsidRDefault="00D40B91" w:rsidP="00081AF8">
            <w:pPr>
              <w:spacing w:line="360" w:lineRule="auto"/>
              <w:jc w:val="both"/>
              <w:rPr>
                <w:del w:id="3275" w:author="admin" w:date="2022-12-12T09:28:00Z"/>
                <w:rFonts w:ascii="Times New Roman" w:eastAsia="Calibri" w:hAnsi="Times New Roman" w:cs="Times New Roman"/>
                <w:sz w:val="28"/>
                <w:szCs w:val="28"/>
                <w:lang w:val="vi-VN" w:eastAsia="vi-VN"/>
              </w:rPr>
            </w:pPr>
            <w:del w:id="3276" w:author="admin" w:date="2022-12-12T09:28:00Z">
              <w:r w:rsidRPr="00081AF8" w:rsidDel="00E37E31">
                <w:rPr>
                  <w:rFonts w:ascii="Times New Roman" w:eastAsia="Calibri" w:hAnsi="Times New Roman" w:cs="Times New Roman"/>
                  <w:sz w:val="28"/>
                  <w:szCs w:val="28"/>
                  <w:lang w:val="vi-VN" w:eastAsia="vi-VN"/>
                </w:rPr>
                <w:delText>Khóa chính</w:delText>
              </w:r>
            </w:del>
          </w:p>
        </w:tc>
        <w:tc>
          <w:tcPr>
            <w:tcW w:w="1917" w:type="dxa"/>
          </w:tcPr>
          <w:p w14:paraId="6811116A" w14:textId="77777777" w:rsidR="00D40B91" w:rsidRPr="00081AF8" w:rsidDel="00E37E31" w:rsidRDefault="00D40B91" w:rsidP="00081AF8">
            <w:pPr>
              <w:spacing w:line="360" w:lineRule="auto"/>
              <w:rPr>
                <w:del w:id="3277" w:author="admin" w:date="2022-12-12T09:28:00Z"/>
                <w:rFonts w:ascii="Times New Roman" w:eastAsia="Calibri" w:hAnsi="Times New Roman" w:cs="Times New Roman"/>
                <w:sz w:val="28"/>
                <w:szCs w:val="28"/>
                <w:lang w:eastAsia="vi-VN"/>
              </w:rPr>
            </w:pPr>
            <w:del w:id="3278" w:author="admin" w:date="2022-12-12T09:28:00Z">
              <w:r w:rsidRPr="00081AF8" w:rsidDel="00E37E31">
                <w:rPr>
                  <w:rFonts w:ascii="Times New Roman" w:eastAsia="Calibri" w:hAnsi="Times New Roman" w:cs="Times New Roman"/>
                  <w:sz w:val="28"/>
                  <w:szCs w:val="28"/>
                  <w:lang w:eastAsia="vi-VN"/>
                </w:rPr>
                <w:delText>Mã quản trị viên</w:delText>
              </w:r>
            </w:del>
          </w:p>
        </w:tc>
      </w:tr>
      <w:tr w:rsidR="00D40B91" w:rsidRPr="00081AF8" w:rsidDel="00E37E31" w14:paraId="7E801750" w14:textId="77777777" w:rsidTr="00E305A5">
        <w:trPr>
          <w:jc w:val="center"/>
          <w:del w:id="3279" w:author="admin" w:date="2022-12-12T09:28:00Z"/>
        </w:trPr>
        <w:tc>
          <w:tcPr>
            <w:tcW w:w="736" w:type="dxa"/>
          </w:tcPr>
          <w:p w14:paraId="3B8D31A5" w14:textId="77777777" w:rsidR="00D40B91" w:rsidRPr="00081AF8" w:rsidDel="00E37E31" w:rsidRDefault="00D40B91" w:rsidP="00081AF8">
            <w:pPr>
              <w:spacing w:line="360" w:lineRule="auto"/>
              <w:jc w:val="both"/>
              <w:rPr>
                <w:del w:id="3280" w:author="admin" w:date="2022-12-12T09:28:00Z"/>
                <w:rFonts w:ascii="Times New Roman" w:eastAsia="Calibri" w:hAnsi="Times New Roman" w:cs="Times New Roman"/>
                <w:sz w:val="28"/>
                <w:szCs w:val="28"/>
                <w:lang w:val="vi-VN" w:eastAsia="vi-VN"/>
              </w:rPr>
            </w:pPr>
            <w:del w:id="3281" w:author="admin" w:date="2022-12-12T09:28:00Z">
              <w:r w:rsidRPr="00081AF8" w:rsidDel="00E37E31">
                <w:rPr>
                  <w:rFonts w:ascii="Times New Roman" w:eastAsia="Calibri" w:hAnsi="Times New Roman" w:cs="Times New Roman"/>
                  <w:sz w:val="28"/>
                  <w:szCs w:val="28"/>
                  <w:lang w:val="vi-VN" w:eastAsia="vi-VN"/>
                </w:rPr>
                <w:delText>2</w:delText>
              </w:r>
            </w:del>
          </w:p>
        </w:tc>
        <w:tc>
          <w:tcPr>
            <w:tcW w:w="2285" w:type="dxa"/>
          </w:tcPr>
          <w:p w14:paraId="32B654A5" w14:textId="77777777" w:rsidR="00D40B91" w:rsidRPr="00081AF8" w:rsidDel="00E37E31" w:rsidRDefault="00D40B91" w:rsidP="00081AF8">
            <w:pPr>
              <w:spacing w:line="360" w:lineRule="auto"/>
              <w:jc w:val="both"/>
              <w:rPr>
                <w:del w:id="3282" w:author="admin" w:date="2022-12-12T09:28:00Z"/>
                <w:rFonts w:ascii="Times New Roman" w:eastAsia="Calibri" w:hAnsi="Times New Roman" w:cs="Times New Roman"/>
                <w:sz w:val="28"/>
                <w:szCs w:val="28"/>
                <w:lang w:eastAsia="vi-VN"/>
              </w:rPr>
            </w:pPr>
            <w:del w:id="3283" w:author="admin" w:date="2022-12-12T09:28:00Z">
              <w:r w:rsidRPr="00081AF8" w:rsidDel="00E37E31">
                <w:rPr>
                  <w:rFonts w:ascii="Times New Roman" w:eastAsia="Calibri" w:hAnsi="Times New Roman" w:cs="Times New Roman"/>
                  <w:sz w:val="28"/>
                  <w:szCs w:val="28"/>
                  <w:lang w:val="fr-FR" w:eastAsia="vi-VN"/>
                </w:rPr>
                <w:delText>UserName</w:delText>
              </w:r>
            </w:del>
          </w:p>
        </w:tc>
        <w:tc>
          <w:tcPr>
            <w:tcW w:w="1585" w:type="dxa"/>
          </w:tcPr>
          <w:p w14:paraId="17D9FF48" w14:textId="77777777" w:rsidR="00D40B91" w:rsidRPr="00081AF8" w:rsidDel="00E37E31" w:rsidRDefault="00D40B91" w:rsidP="00081AF8">
            <w:pPr>
              <w:spacing w:line="360" w:lineRule="auto"/>
              <w:jc w:val="both"/>
              <w:rPr>
                <w:del w:id="3284" w:author="admin" w:date="2022-12-12T09:28:00Z"/>
                <w:rFonts w:ascii="Times New Roman" w:eastAsia="Calibri" w:hAnsi="Times New Roman" w:cs="Times New Roman"/>
                <w:sz w:val="28"/>
                <w:szCs w:val="28"/>
                <w:lang w:val="vi-VN" w:eastAsia="vi-VN"/>
              </w:rPr>
            </w:pPr>
            <w:del w:id="3285" w:author="admin" w:date="2022-12-12T09:28:00Z">
              <w:r w:rsidRPr="00081AF8" w:rsidDel="00E37E31">
                <w:rPr>
                  <w:rFonts w:ascii="Times New Roman" w:eastAsia="Calibri" w:hAnsi="Times New Roman" w:cs="Times New Roman"/>
                  <w:sz w:val="28"/>
                  <w:szCs w:val="28"/>
                  <w:lang w:eastAsia="vi-VN"/>
                </w:rPr>
                <w:delText>Varchar(50)</w:delText>
              </w:r>
            </w:del>
          </w:p>
        </w:tc>
        <w:tc>
          <w:tcPr>
            <w:tcW w:w="990" w:type="dxa"/>
          </w:tcPr>
          <w:p w14:paraId="21232F9F" w14:textId="77777777" w:rsidR="00D40B91" w:rsidRPr="00081AF8" w:rsidDel="00E37E31" w:rsidRDefault="00D40B91" w:rsidP="00081AF8">
            <w:pPr>
              <w:spacing w:line="360" w:lineRule="auto"/>
              <w:jc w:val="both"/>
              <w:rPr>
                <w:del w:id="3286" w:author="admin" w:date="2022-12-12T09:28:00Z"/>
                <w:rFonts w:ascii="Times New Roman" w:eastAsia="Calibri" w:hAnsi="Times New Roman" w:cs="Times New Roman"/>
                <w:sz w:val="28"/>
                <w:szCs w:val="28"/>
                <w:lang w:eastAsia="vi-VN"/>
              </w:rPr>
            </w:pPr>
            <w:del w:id="3287" w:author="admin" w:date="2022-12-12T09:28:00Z">
              <w:r w:rsidRPr="00081AF8" w:rsidDel="00E37E31">
                <w:rPr>
                  <w:rFonts w:ascii="Times New Roman" w:eastAsia="Calibri" w:hAnsi="Times New Roman" w:cs="Times New Roman"/>
                  <w:sz w:val="28"/>
                  <w:szCs w:val="28"/>
                  <w:lang w:eastAsia="vi-VN"/>
                </w:rPr>
                <w:delText>x</w:delText>
              </w:r>
            </w:del>
          </w:p>
        </w:tc>
        <w:tc>
          <w:tcPr>
            <w:tcW w:w="1344" w:type="dxa"/>
          </w:tcPr>
          <w:p w14:paraId="5DE69EA8" w14:textId="77777777" w:rsidR="00D40B91" w:rsidRPr="00081AF8" w:rsidDel="00E37E31" w:rsidRDefault="00D40B91" w:rsidP="00081AF8">
            <w:pPr>
              <w:spacing w:line="360" w:lineRule="auto"/>
              <w:jc w:val="both"/>
              <w:rPr>
                <w:del w:id="3288" w:author="admin" w:date="2022-12-12T09:28:00Z"/>
                <w:rFonts w:ascii="Times New Roman" w:eastAsia="Calibri" w:hAnsi="Times New Roman" w:cs="Times New Roman"/>
                <w:sz w:val="28"/>
                <w:szCs w:val="28"/>
                <w:lang w:eastAsia="vi-VN"/>
              </w:rPr>
            </w:pPr>
          </w:p>
        </w:tc>
        <w:tc>
          <w:tcPr>
            <w:tcW w:w="1917" w:type="dxa"/>
          </w:tcPr>
          <w:p w14:paraId="73618033" w14:textId="77777777" w:rsidR="00D40B91" w:rsidRPr="00081AF8" w:rsidDel="00E37E31" w:rsidRDefault="00D40B91" w:rsidP="00081AF8">
            <w:pPr>
              <w:spacing w:line="360" w:lineRule="auto"/>
              <w:jc w:val="both"/>
              <w:rPr>
                <w:del w:id="3289" w:author="admin" w:date="2022-12-12T09:28:00Z"/>
                <w:rFonts w:ascii="Times New Roman" w:eastAsia="Calibri" w:hAnsi="Times New Roman" w:cs="Times New Roman"/>
                <w:sz w:val="28"/>
                <w:szCs w:val="28"/>
                <w:lang w:eastAsia="vi-VN"/>
              </w:rPr>
            </w:pPr>
            <w:del w:id="3290" w:author="admin" w:date="2022-12-12T09:28:00Z">
              <w:r w:rsidRPr="00081AF8" w:rsidDel="00E37E31">
                <w:rPr>
                  <w:rFonts w:ascii="Times New Roman" w:eastAsia="Calibri" w:hAnsi="Times New Roman" w:cs="Times New Roman"/>
                  <w:sz w:val="28"/>
                  <w:szCs w:val="28"/>
                  <w:lang w:eastAsia="vi-VN"/>
                </w:rPr>
                <w:delText>Họ tên</w:delText>
              </w:r>
            </w:del>
          </w:p>
        </w:tc>
      </w:tr>
      <w:tr w:rsidR="00D40B91" w:rsidRPr="00081AF8" w:rsidDel="00E37E31" w14:paraId="62B93F7D" w14:textId="77777777" w:rsidTr="00E305A5">
        <w:trPr>
          <w:jc w:val="center"/>
          <w:del w:id="3291" w:author="admin" w:date="2022-12-12T09:28:00Z"/>
        </w:trPr>
        <w:tc>
          <w:tcPr>
            <w:tcW w:w="736" w:type="dxa"/>
          </w:tcPr>
          <w:p w14:paraId="130B62C2" w14:textId="77777777" w:rsidR="00D40B91" w:rsidRPr="00081AF8" w:rsidDel="00E37E31" w:rsidRDefault="00D40B91" w:rsidP="00081AF8">
            <w:pPr>
              <w:spacing w:line="360" w:lineRule="auto"/>
              <w:jc w:val="both"/>
              <w:rPr>
                <w:del w:id="3292" w:author="admin" w:date="2022-12-12T09:28:00Z"/>
                <w:rFonts w:ascii="Times New Roman" w:eastAsia="Calibri" w:hAnsi="Times New Roman" w:cs="Times New Roman"/>
                <w:sz w:val="28"/>
                <w:szCs w:val="28"/>
                <w:lang w:eastAsia="vi-VN"/>
              </w:rPr>
            </w:pPr>
            <w:del w:id="3293" w:author="admin" w:date="2022-12-12T09:28:00Z">
              <w:r w:rsidRPr="00081AF8" w:rsidDel="00E37E31">
                <w:rPr>
                  <w:rFonts w:ascii="Times New Roman" w:eastAsia="Calibri" w:hAnsi="Times New Roman" w:cs="Times New Roman"/>
                  <w:sz w:val="28"/>
                  <w:szCs w:val="28"/>
                  <w:lang w:eastAsia="vi-VN"/>
                </w:rPr>
                <w:delText>3</w:delText>
              </w:r>
            </w:del>
          </w:p>
        </w:tc>
        <w:tc>
          <w:tcPr>
            <w:tcW w:w="2285" w:type="dxa"/>
          </w:tcPr>
          <w:p w14:paraId="36D86858" w14:textId="77777777" w:rsidR="00D40B91" w:rsidRPr="00081AF8" w:rsidDel="00E37E31" w:rsidRDefault="00D40B91" w:rsidP="00081AF8">
            <w:pPr>
              <w:spacing w:line="360" w:lineRule="auto"/>
              <w:jc w:val="both"/>
              <w:rPr>
                <w:del w:id="3294" w:author="admin" w:date="2022-12-12T09:28:00Z"/>
                <w:rFonts w:ascii="Times New Roman" w:eastAsia="Calibri" w:hAnsi="Times New Roman" w:cs="Times New Roman"/>
                <w:sz w:val="28"/>
                <w:szCs w:val="28"/>
                <w:lang w:eastAsia="vi-VN"/>
              </w:rPr>
            </w:pPr>
            <w:del w:id="3295" w:author="admin" w:date="2022-12-12T09:28:00Z">
              <w:r w:rsidRPr="00081AF8" w:rsidDel="00E37E31">
                <w:rPr>
                  <w:rFonts w:ascii="Times New Roman" w:eastAsia="Calibri" w:hAnsi="Times New Roman" w:cs="Times New Roman"/>
                  <w:sz w:val="28"/>
                  <w:szCs w:val="28"/>
                  <w:lang w:eastAsia="vi-VN"/>
                </w:rPr>
                <w:delText>Email</w:delText>
              </w:r>
            </w:del>
          </w:p>
        </w:tc>
        <w:tc>
          <w:tcPr>
            <w:tcW w:w="1585" w:type="dxa"/>
          </w:tcPr>
          <w:p w14:paraId="2727D6D4" w14:textId="77777777" w:rsidR="00D40B91" w:rsidRPr="00081AF8" w:rsidDel="00E37E31" w:rsidRDefault="00D40B91" w:rsidP="00081AF8">
            <w:pPr>
              <w:spacing w:line="360" w:lineRule="auto"/>
              <w:jc w:val="both"/>
              <w:rPr>
                <w:del w:id="3296" w:author="admin" w:date="2022-12-12T09:28:00Z"/>
                <w:rFonts w:ascii="Times New Roman" w:eastAsia="Calibri" w:hAnsi="Times New Roman" w:cs="Times New Roman"/>
                <w:sz w:val="28"/>
                <w:szCs w:val="28"/>
                <w:lang w:eastAsia="vi-VN"/>
              </w:rPr>
            </w:pPr>
            <w:del w:id="3297" w:author="admin" w:date="2022-12-12T09:28:00Z">
              <w:r w:rsidRPr="00081AF8" w:rsidDel="00E37E31">
                <w:rPr>
                  <w:rFonts w:ascii="Times New Roman" w:eastAsia="Calibri" w:hAnsi="Times New Roman" w:cs="Times New Roman"/>
                  <w:sz w:val="28"/>
                  <w:szCs w:val="28"/>
                  <w:lang w:eastAsia="vi-VN"/>
                </w:rPr>
                <w:delText>Varchar(50)</w:delText>
              </w:r>
            </w:del>
          </w:p>
        </w:tc>
        <w:tc>
          <w:tcPr>
            <w:tcW w:w="990" w:type="dxa"/>
          </w:tcPr>
          <w:p w14:paraId="3E695B35" w14:textId="77777777" w:rsidR="00D40B91" w:rsidRPr="00081AF8" w:rsidDel="00E37E31" w:rsidRDefault="00D40B91" w:rsidP="00081AF8">
            <w:pPr>
              <w:spacing w:line="360" w:lineRule="auto"/>
              <w:jc w:val="both"/>
              <w:rPr>
                <w:del w:id="3298" w:author="admin" w:date="2022-12-12T09:28:00Z"/>
                <w:rFonts w:ascii="Times New Roman" w:eastAsia="Calibri" w:hAnsi="Times New Roman" w:cs="Times New Roman"/>
                <w:sz w:val="28"/>
                <w:szCs w:val="28"/>
                <w:lang w:eastAsia="vi-VN"/>
              </w:rPr>
            </w:pPr>
            <w:del w:id="3299" w:author="admin" w:date="2022-12-12T09:28:00Z">
              <w:r w:rsidRPr="00081AF8" w:rsidDel="00E37E31">
                <w:rPr>
                  <w:rFonts w:ascii="Times New Roman" w:eastAsia="Calibri" w:hAnsi="Times New Roman" w:cs="Times New Roman"/>
                  <w:sz w:val="28"/>
                  <w:szCs w:val="28"/>
                  <w:lang w:eastAsia="vi-VN"/>
                </w:rPr>
                <w:delText>x</w:delText>
              </w:r>
            </w:del>
          </w:p>
        </w:tc>
        <w:tc>
          <w:tcPr>
            <w:tcW w:w="1344" w:type="dxa"/>
          </w:tcPr>
          <w:p w14:paraId="6ADCD213" w14:textId="77777777" w:rsidR="00D40B91" w:rsidRPr="00081AF8" w:rsidDel="00E37E31" w:rsidRDefault="00D40B91" w:rsidP="00081AF8">
            <w:pPr>
              <w:spacing w:line="360" w:lineRule="auto"/>
              <w:jc w:val="both"/>
              <w:rPr>
                <w:del w:id="3300" w:author="admin" w:date="2022-12-12T09:28:00Z"/>
                <w:rFonts w:ascii="Times New Roman" w:eastAsia="Calibri" w:hAnsi="Times New Roman" w:cs="Times New Roman"/>
                <w:sz w:val="28"/>
                <w:szCs w:val="28"/>
                <w:lang w:val="vi-VN" w:eastAsia="vi-VN"/>
              </w:rPr>
            </w:pPr>
          </w:p>
        </w:tc>
        <w:tc>
          <w:tcPr>
            <w:tcW w:w="1917" w:type="dxa"/>
          </w:tcPr>
          <w:p w14:paraId="34740A3B" w14:textId="77777777" w:rsidR="00D40B91" w:rsidRPr="00081AF8" w:rsidDel="00E37E31" w:rsidRDefault="00D40B91" w:rsidP="00081AF8">
            <w:pPr>
              <w:spacing w:line="360" w:lineRule="auto"/>
              <w:jc w:val="both"/>
              <w:rPr>
                <w:del w:id="3301" w:author="admin" w:date="2022-12-12T09:28:00Z"/>
                <w:rFonts w:ascii="Times New Roman" w:eastAsia="Calibri" w:hAnsi="Times New Roman" w:cs="Times New Roman"/>
                <w:sz w:val="28"/>
                <w:szCs w:val="28"/>
                <w:lang w:eastAsia="vi-VN"/>
              </w:rPr>
            </w:pPr>
            <w:del w:id="3302" w:author="admin" w:date="2022-12-12T09:28:00Z">
              <w:r w:rsidRPr="00081AF8" w:rsidDel="00E37E31">
                <w:rPr>
                  <w:rFonts w:ascii="Times New Roman" w:eastAsia="Calibri" w:hAnsi="Times New Roman" w:cs="Times New Roman"/>
                  <w:sz w:val="28"/>
                  <w:szCs w:val="28"/>
                  <w:lang w:eastAsia="vi-VN"/>
                </w:rPr>
                <w:delText>Email</w:delText>
              </w:r>
            </w:del>
          </w:p>
        </w:tc>
      </w:tr>
      <w:tr w:rsidR="00D40B91" w:rsidRPr="00081AF8" w:rsidDel="00E37E31" w14:paraId="1E997006" w14:textId="77777777" w:rsidTr="00E305A5">
        <w:trPr>
          <w:jc w:val="center"/>
          <w:del w:id="3303" w:author="admin" w:date="2022-12-12T09:28:00Z"/>
        </w:trPr>
        <w:tc>
          <w:tcPr>
            <w:tcW w:w="736" w:type="dxa"/>
          </w:tcPr>
          <w:p w14:paraId="77C5983E" w14:textId="77777777" w:rsidR="00D40B91" w:rsidRPr="00081AF8" w:rsidDel="00E37E31" w:rsidRDefault="00D40B91" w:rsidP="00081AF8">
            <w:pPr>
              <w:spacing w:line="360" w:lineRule="auto"/>
              <w:jc w:val="both"/>
              <w:rPr>
                <w:del w:id="3304" w:author="admin" w:date="2022-12-12T09:28:00Z"/>
                <w:rFonts w:ascii="Times New Roman" w:eastAsia="Calibri" w:hAnsi="Times New Roman" w:cs="Times New Roman"/>
                <w:sz w:val="28"/>
                <w:szCs w:val="28"/>
                <w:lang w:eastAsia="vi-VN"/>
              </w:rPr>
            </w:pPr>
            <w:del w:id="3305" w:author="admin" w:date="2022-12-12T09:28:00Z">
              <w:r w:rsidRPr="00081AF8" w:rsidDel="00E37E31">
                <w:rPr>
                  <w:rFonts w:ascii="Times New Roman" w:eastAsia="Calibri" w:hAnsi="Times New Roman" w:cs="Times New Roman"/>
                  <w:sz w:val="28"/>
                  <w:szCs w:val="28"/>
                  <w:lang w:eastAsia="vi-VN"/>
                </w:rPr>
                <w:delText>4</w:delText>
              </w:r>
            </w:del>
          </w:p>
        </w:tc>
        <w:tc>
          <w:tcPr>
            <w:tcW w:w="2285" w:type="dxa"/>
          </w:tcPr>
          <w:p w14:paraId="726E69B2" w14:textId="77777777" w:rsidR="00D40B91" w:rsidRPr="00081AF8" w:rsidDel="00E37E31" w:rsidRDefault="00D40B91" w:rsidP="00081AF8">
            <w:pPr>
              <w:spacing w:line="360" w:lineRule="auto"/>
              <w:jc w:val="both"/>
              <w:rPr>
                <w:del w:id="3306" w:author="admin" w:date="2022-12-12T09:28:00Z"/>
                <w:rFonts w:ascii="Times New Roman" w:eastAsia="Calibri" w:hAnsi="Times New Roman" w:cs="Times New Roman"/>
                <w:sz w:val="28"/>
                <w:szCs w:val="28"/>
                <w:lang w:eastAsia="vi-VN"/>
              </w:rPr>
            </w:pPr>
            <w:del w:id="3307" w:author="admin" w:date="2022-12-12T09:28:00Z">
              <w:r w:rsidRPr="00081AF8" w:rsidDel="00E37E31">
                <w:rPr>
                  <w:rFonts w:ascii="Times New Roman" w:eastAsia="Calibri" w:hAnsi="Times New Roman" w:cs="Times New Roman"/>
                  <w:sz w:val="28"/>
                  <w:szCs w:val="28"/>
                  <w:lang w:eastAsia="vi-VN"/>
                </w:rPr>
                <w:delText>Phone</w:delText>
              </w:r>
            </w:del>
          </w:p>
        </w:tc>
        <w:tc>
          <w:tcPr>
            <w:tcW w:w="1585" w:type="dxa"/>
          </w:tcPr>
          <w:p w14:paraId="10D9D684" w14:textId="77777777" w:rsidR="00D40B91" w:rsidRPr="00081AF8" w:rsidDel="00E37E31" w:rsidRDefault="00D40B91" w:rsidP="00081AF8">
            <w:pPr>
              <w:spacing w:line="360" w:lineRule="auto"/>
              <w:jc w:val="both"/>
              <w:rPr>
                <w:del w:id="3308" w:author="admin" w:date="2022-12-12T09:28:00Z"/>
                <w:rFonts w:ascii="Times New Roman" w:eastAsia="Calibri" w:hAnsi="Times New Roman" w:cs="Times New Roman"/>
                <w:sz w:val="28"/>
                <w:szCs w:val="28"/>
                <w:lang w:eastAsia="vi-VN"/>
              </w:rPr>
            </w:pPr>
            <w:del w:id="3309" w:author="admin" w:date="2022-12-12T09:28:00Z">
              <w:r w:rsidRPr="00081AF8" w:rsidDel="00E37E31">
                <w:rPr>
                  <w:rFonts w:ascii="Times New Roman" w:eastAsia="Calibri" w:hAnsi="Times New Roman" w:cs="Times New Roman"/>
                  <w:sz w:val="28"/>
                  <w:szCs w:val="28"/>
                  <w:lang w:eastAsia="vi-VN"/>
                </w:rPr>
                <w:delText>Varchar(50)</w:delText>
              </w:r>
            </w:del>
          </w:p>
        </w:tc>
        <w:tc>
          <w:tcPr>
            <w:tcW w:w="990" w:type="dxa"/>
          </w:tcPr>
          <w:p w14:paraId="10073B61" w14:textId="77777777" w:rsidR="00D40B91" w:rsidRPr="00081AF8" w:rsidDel="00E37E31" w:rsidRDefault="00D40B91" w:rsidP="00081AF8">
            <w:pPr>
              <w:spacing w:line="360" w:lineRule="auto"/>
              <w:jc w:val="both"/>
              <w:rPr>
                <w:del w:id="3310" w:author="admin" w:date="2022-12-12T09:28:00Z"/>
                <w:rFonts w:ascii="Times New Roman" w:eastAsia="Calibri" w:hAnsi="Times New Roman" w:cs="Times New Roman"/>
                <w:sz w:val="28"/>
                <w:szCs w:val="28"/>
                <w:lang w:eastAsia="vi-VN"/>
              </w:rPr>
            </w:pPr>
            <w:del w:id="3311" w:author="admin" w:date="2022-12-12T09:28:00Z">
              <w:r w:rsidRPr="00081AF8" w:rsidDel="00E37E31">
                <w:rPr>
                  <w:rFonts w:ascii="Times New Roman" w:eastAsia="Calibri" w:hAnsi="Times New Roman" w:cs="Times New Roman"/>
                  <w:sz w:val="28"/>
                  <w:szCs w:val="28"/>
                  <w:lang w:eastAsia="vi-VN"/>
                </w:rPr>
                <w:delText>x</w:delText>
              </w:r>
            </w:del>
          </w:p>
        </w:tc>
        <w:tc>
          <w:tcPr>
            <w:tcW w:w="1344" w:type="dxa"/>
          </w:tcPr>
          <w:p w14:paraId="007DBF46" w14:textId="77777777" w:rsidR="00D40B91" w:rsidRPr="00081AF8" w:rsidDel="00E37E31" w:rsidRDefault="00D40B91" w:rsidP="00081AF8">
            <w:pPr>
              <w:spacing w:line="360" w:lineRule="auto"/>
              <w:jc w:val="both"/>
              <w:rPr>
                <w:del w:id="3312" w:author="admin" w:date="2022-12-12T09:28:00Z"/>
                <w:rFonts w:ascii="Times New Roman" w:eastAsia="Calibri" w:hAnsi="Times New Roman" w:cs="Times New Roman"/>
                <w:sz w:val="28"/>
                <w:szCs w:val="28"/>
                <w:lang w:val="vi-VN" w:eastAsia="vi-VN"/>
              </w:rPr>
            </w:pPr>
          </w:p>
        </w:tc>
        <w:tc>
          <w:tcPr>
            <w:tcW w:w="1917" w:type="dxa"/>
          </w:tcPr>
          <w:p w14:paraId="731F9B65" w14:textId="77777777" w:rsidR="00D40B91" w:rsidRPr="00081AF8" w:rsidDel="00E37E31" w:rsidRDefault="00D40B91" w:rsidP="00081AF8">
            <w:pPr>
              <w:spacing w:line="360" w:lineRule="auto"/>
              <w:jc w:val="both"/>
              <w:rPr>
                <w:del w:id="3313" w:author="admin" w:date="2022-12-12T09:28:00Z"/>
                <w:rFonts w:ascii="Times New Roman" w:eastAsia="Calibri" w:hAnsi="Times New Roman" w:cs="Times New Roman"/>
                <w:sz w:val="28"/>
                <w:szCs w:val="28"/>
                <w:lang w:eastAsia="vi-VN"/>
              </w:rPr>
            </w:pPr>
            <w:del w:id="3314" w:author="admin" w:date="2022-12-12T09:28:00Z">
              <w:r w:rsidRPr="00081AF8" w:rsidDel="00E37E31">
                <w:rPr>
                  <w:rFonts w:ascii="Times New Roman" w:eastAsia="Calibri" w:hAnsi="Times New Roman" w:cs="Times New Roman"/>
                  <w:sz w:val="28"/>
                  <w:szCs w:val="28"/>
                  <w:lang w:eastAsia="vi-VN"/>
                </w:rPr>
                <w:delText>Số điện thoại</w:delText>
              </w:r>
            </w:del>
          </w:p>
        </w:tc>
      </w:tr>
      <w:tr w:rsidR="00D40B91" w:rsidRPr="00081AF8" w:rsidDel="00E37E31" w14:paraId="75EE676B" w14:textId="77777777" w:rsidTr="00E305A5">
        <w:trPr>
          <w:jc w:val="center"/>
          <w:del w:id="3315" w:author="admin" w:date="2022-12-12T09:28:00Z"/>
        </w:trPr>
        <w:tc>
          <w:tcPr>
            <w:tcW w:w="736" w:type="dxa"/>
          </w:tcPr>
          <w:p w14:paraId="7F6B5EA2" w14:textId="77777777" w:rsidR="00D40B91" w:rsidRPr="00081AF8" w:rsidDel="00E37E31" w:rsidRDefault="00D40B91" w:rsidP="00081AF8">
            <w:pPr>
              <w:spacing w:line="360" w:lineRule="auto"/>
              <w:jc w:val="both"/>
              <w:rPr>
                <w:del w:id="3316" w:author="admin" w:date="2022-12-12T09:28:00Z"/>
                <w:rFonts w:ascii="Times New Roman" w:eastAsia="Calibri" w:hAnsi="Times New Roman" w:cs="Times New Roman"/>
                <w:sz w:val="28"/>
                <w:szCs w:val="28"/>
                <w:lang w:eastAsia="vi-VN"/>
              </w:rPr>
            </w:pPr>
            <w:del w:id="3317" w:author="admin" w:date="2022-12-12T09:28:00Z">
              <w:r w:rsidRPr="00081AF8" w:rsidDel="00E37E31">
                <w:rPr>
                  <w:rFonts w:ascii="Times New Roman" w:eastAsia="Calibri" w:hAnsi="Times New Roman" w:cs="Times New Roman"/>
                  <w:sz w:val="28"/>
                  <w:szCs w:val="28"/>
                  <w:lang w:eastAsia="vi-VN"/>
                </w:rPr>
                <w:delText>5</w:delText>
              </w:r>
            </w:del>
          </w:p>
        </w:tc>
        <w:tc>
          <w:tcPr>
            <w:tcW w:w="2285" w:type="dxa"/>
          </w:tcPr>
          <w:p w14:paraId="551A5F7E" w14:textId="77777777" w:rsidR="00D40B91" w:rsidRPr="00081AF8" w:rsidDel="00E37E31" w:rsidRDefault="00D40B91" w:rsidP="00081AF8">
            <w:pPr>
              <w:spacing w:line="360" w:lineRule="auto"/>
              <w:jc w:val="both"/>
              <w:rPr>
                <w:del w:id="3318" w:author="admin" w:date="2022-12-12T09:28:00Z"/>
                <w:rFonts w:ascii="Times New Roman" w:eastAsia="Calibri" w:hAnsi="Times New Roman" w:cs="Times New Roman"/>
                <w:sz w:val="28"/>
                <w:szCs w:val="28"/>
                <w:lang w:eastAsia="vi-VN"/>
              </w:rPr>
            </w:pPr>
            <w:del w:id="3319" w:author="admin" w:date="2022-12-12T09:28:00Z">
              <w:r w:rsidRPr="00081AF8" w:rsidDel="00E37E31">
                <w:rPr>
                  <w:rFonts w:ascii="Times New Roman" w:eastAsia="Calibri" w:hAnsi="Times New Roman" w:cs="Times New Roman"/>
                  <w:sz w:val="28"/>
                  <w:szCs w:val="28"/>
                  <w:lang w:eastAsia="vi-VN"/>
                </w:rPr>
                <w:delText>Address</w:delText>
              </w:r>
            </w:del>
          </w:p>
        </w:tc>
        <w:tc>
          <w:tcPr>
            <w:tcW w:w="1585" w:type="dxa"/>
          </w:tcPr>
          <w:p w14:paraId="6FCE3B50" w14:textId="77777777" w:rsidR="00D40B91" w:rsidRPr="00081AF8" w:rsidDel="00E37E31" w:rsidRDefault="00D40B91" w:rsidP="00081AF8">
            <w:pPr>
              <w:spacing w:line="360" w:lineRule="auto"/>
              <w:jc w:val="both"/>
              <w:rPr>
                <w:del w:id="3320" w:author="admin" w:date="2022-12-12T09:28:00Z"/>
                <w:rFonts w:ascii="Times New Roman" w:eastAsia="Calibri" w:hAnsi="Times New Roman" w:cs="Times New Roman"/>
                <w:sz w:val="28"/>
                <w:szCs w:val="28"/>
                <w:lang w:eastAsia="vi-VN"/>
              </w:rPr>
            </w:pPr>
            <w:del w:id="3321" w:author="admin" w:date="2022-12-12T09:28:00Z">
              <w:r w:rsidRPr="00081AF8" w:rsidDel="00E37E31">
                <w:rPr>
                  <w:rFonts w:ascii="Times New Roman" w:eastAsia="Calibri" w:hAnsi="Times New Roman" w:cs="Times New Roman"/>
                  <w:sz w:val="28"/>
                  <w:szCs w:val="28"/>
                  <w:lang w:eastAsia="vi-VN"/>
                </w:rPr>
                <w:delText>Varchar(50)</w:delText>
              </w:r>
            </w:del>
          </w:p>
        </w:tc>
        <w:tc>
          <w:tcPr>
            <w:tcW w:w="990" w:type="dxa"/>
          </w:tcPr>
          <w:p w14:paraId="55C66465" w14:textId="77777777" w:rsidR="00D40B91" w:rsidRPr="00081AF8" w:rsidDel="00E37E31" w:rsidRDefault="00D40B91" w:rsidP="00081AF8">
            <w:pPr>
              <w:spacing w:line="360" w:lineRule="auto"/>
              <w:jc w:val="both"/>
              <w:rPr>
                <w:del w:id="3322" w:author="admin" w:date="2022-12-12T09:28:00Z"/>
                <w:rFonts w:ascii="Times New Roman" w:eastAsia="Calibri" w:hAnsi="Times New Roman" w:cs="Times New Roman"/>
                <w:sz w:val="28"/>
                <w:szCs w:val="28"/>
                <w:lang w:eastAsia="vi-VN"/>
              </w:rPr>
            </w:pPr>
            <w:del w:id="3323" w:author="admin" w:date="2022-12-12T09:28:00Z">
              <w:r w:rsidRPr="00081AF8" w:rsidDel="00E37E31">
                <w:rPr>
                  <w:rFonts w:ascii="Times New Roman" w:eastAsia="Calibri" w:hAnsi="Times New Roman" w:cs="Times New Roman"/>
                  <w:sz w:val="28"/>
                  <w:szCs w:val="28"/>
                  <w:lang w:eastAsia="vi-VN"/>
                </w:rPr>
                <w:delText>x</w:delText>
              </w:r>
            </w:del>
          </w:p>
        </w:tc>
        <w:tc>
          <w:tcPr>
            <w:tcW w:w="1344" w:type="dxa"/>
          </w:tcPr>
          <w:p w14:paraId="37066C1B" w14:textId="77777777" w:rsidR="00D40B91" w:rsidRPr="00081AF8" w:rsidDel="00E37E31" w:rsidRDefault="00D40B91" w:rsidP="00081AF8">
            <w:pPr>
              <w:spacing w:line="360" w:lineRule="auto"/>
              <w:jc w:val="both"/>
              <w:rPr>
                <w:del w:id="3324" w:author="admin" w:date="2022-12-12T09:28:00Z"/>
                <w:rFonts w:ascii="Times New Roman" w:eastAsia="Calibri" w:hAnsi="Times New Roman" w:cs="Times New Roman"/>
                <w:sz w:val="28"/>
                <w:szCs w:val="28"/>
                <w:lang w:val="vi-VN" w:eastAsia="vi-VN"/>
              </w:rPr>
            </w:pPr>
          </w:p>
        </w:tc>
        <w:tc>
          <w:tcPr>
            <w:tcW w:w="1917" w:type="dxa"/>
          </w:tcPr>
          <w:p w14:paraId="0C6E137D" w14:textId="77777777" w:rsidR="00D40B91" w:rsidRPr="00081AF8" w:rsidDel="00E37E31" w:rsidRDefault="00D40B91" w:rsidP="00081AF8">
            <w:pPr>
              <w:spacing w:line="360" w:lineRule="auto"/>
              <w:jc w:val="both"/>
              <w:rPr>
                <w:del w:id="3325" w:author="admin" w:date="2022-12-12T09:28:00Z"/>
                <w:rFonts w:ascii="Times New Roman" w:eastAsia="Calibri" w:hAnsi="Times New Roman" w:cs="Times New Roman"/>
                <w:sz w:val="28"/>
                <w:szCs w:val="28"/>
                <w:lang w:eastAsia="vi-VN"/>
              </w:rPr>
            </w:pPr>
            <w:del w:id="3326" w:author="admin" w:date="2022-12-12T09:28:00Z">
              <w:r w:rsidRPr="00081AF8" w:rsidDel="00E37E31">
                <w:rPr>
                  <w:rFonts w:ascii="Times New Roman" w:eastAsia="Calibri" w:hAnsi="Times New Roman" w:cs="Times New Roman"/>
                  <w:sz w:val="28"/>
                  <w:szCs w:val="28"/>
                  <w:lang w:eastAsia="vi-VN"/>
                </w:rPr>
                <w:delText>Địa chỉ</w:delText>
              </w:r>
            </w:del>
          </w:p>
        </w:tc>
      </w:tr>
      <w:tr w:rsidR="00D40B91" w:rsidRPr="00081AF8" w:rsidDel="00E37E31" w14:paraId="7BD25608" w14:textId="77777777" w:rsidTr="00E305A5">
        <w:trPr>
          <w:jc w:val="center"/>
          <w:del w:id="3327" w:author="admin" w:date="2022-12-12T09:28:00Z"/>
        </w:trPr>
        <w:tc>
          <w:tcPr>
            <w:tcW w:w="736" w:type="dxa"/>
          </w:tcPr>
          <w:p w14:paraId="560258E0" w14:textId="77777777" w:rsidR="00D40B91" w:rsidRPr="00081AF8" w:rsidDel="00E37E31" w:rsidRDefault="00D40B91" w:rsidP="00081AF8">
            <w:pPr>
              <w:spacing w:line="360" w:lineRule="auto"/>
              <w:jc w:val="both"/>
              <w:rPr>
                <w:del w:id="3328" w:author="admin" w:date="2022-12-12T09:28:00Z"/>
                <w:rFonts w:ascii="Times New Roman" w:eastAsia="Calibri" w:hAnsi="Times New Roman" w:cs="Times New Roman"/>
                <w:sz w:val="28"/>
                <w:szCs w:val="28"/>
                <w:lang w:eastAsia="vi-VN"/>
              </w:rPr>
            </w:pPr>
            <w:del w:id="3329" w:author="admin" w:date="2022-12-12T09:28:00Z">
              <w:r w:rsidRPr="00081AF8" w:rsidDel="00E37E31">
                <w:rPr>
                  <w:rFonts w:ascii="Times New Roman" w:eastAsia="Calibri" w:hAnsi="Times New Roman" w:cs="Times New Roman"/>
                  <w:sz w:val="28"/>
                  <w:szCs w:val="28"/>
                  <w:lang w:eastAsia="vi-VN"/>
                </w:rPr>
                <w:delText>6</w:delText>
              </w:r>
            </w:del>
          </w:p>
        </w:tc>
        <w:tc>
          <w:tcPr>
            <w:tcW w:w="2285" w:type="dxa"/>
          </w:tcPr>
          <w:p w14:paraId="33185D85" w14:textId="77777777" w:rsidR="00D40B91" w:rsidRPr="00081AF8" w:rsidDel="00E37E31" w:rsidRDefault="00D40B91" w:rsidP="00081AF8">
            <w:pPr>
              <w:spacing w:line="360" w:lineRule="auto"/>
              <w:jc w:val="both"/>
              <w:rPr>
                <w:del w:id="3330" w:author="admin" w:date="2022-12-12T09:28:00Z"/>
                <w:rFonts w:ascii="Times New Roman" w:eastAsia="Calibri" w:hAnsi="Times New Roman" w:cs="Times New Roman"/>
                <w:sz w:val="28"/>
                <w:szCs w:val="28"/>
                <w:lang w:eastAsia="vi-VN"/>
              </w:rPr>
            </w:pPr>
            <w:del w:id="3331" w:author="admin" w:date="2022-12-12T09:28:00Z">
              <w:r w:rsidRPr="00081AF8" w:rsidDel="00E37E31">
                <w:rPr>
                  <w:rFonts w:ascii="Times New Roman" w:eastAsia="Calibri" w:hAnsi="Times New Roman" w:cs="Times New Roman"/>
                  <w:sz w:val="28"/>
                  <w:szCs w:val="28"/>
                  <w:lang w:eastAsia="vi-VN"/>
                </w:rPr>
                <w:delText>DisplayName</w:delText>
              </w:r>
            </w:del>
          </w:p>
        </w:tc>
        <w:tc>
          <w:tcPr>
            <w:tcW w:w="1585" w:type="dxa"/>
          </w:tcPr>
          <w:p w14:paraId="48C8907B" w14:textId="77777777" w:rsidR="00D40B91" w:rsidRPr="00081AF8" w:rsidDel="00E37E31" w:rsidRDefault="00D40B91" w:rsidP="00081AF8">
            <w:pPr>
              <w:spacing w:line="360" w:lineRule="auto"/>
              <w:jc w:val="both"/>
              <w:rPr>
                <w:del w:id="3332" w:author="admin" w:date="2022-12-12T09:28:00Z"/>
                <w:rFonts w:ascii="Times New Roman" w:eastAsia="Calibri" w:hAnsi="Times New Roman" w:cs="Times New Roman"/>
                <w:sz w:val="28"/>
                <w:szCs w:val="28"/>
                <w:lang w:eastAsia="vi-VN"/>
              </w:rPr>
            </w:pPr>
            <w:del w:id="3333" w:author="admin" w:date="2022-12-12T09:28:00Z">
              <w:r w:rsidRPr="00081AF8" w:rsidDel="00E37E31">
                <w:rPr>
                  <w:rFonts w:ascii="Times New Roman" w:eastAsia="Calibri" w:hAnsi="Times New Roman" w:cs="Times New Roman"/>
                  <w:sz w:val="28"/>
                  <w:szCs w:val="28"/>
                  <w:lang w:eastAsia="vi-VN"/>
                </w:rPr>
                <w:delText>Varchar(50)</w:delText>
              </w:r>
            </w:del>
          </w:p>
        </w:tc>
        <w:tc>
          <w:tcPr>
            <w:tcW w:w="990" w:type="dxa"/>
          </w:tcPr>
          <w:p w14:paraId="515B9E5E" w14:textId="77777777" w:rsidR="00D40B91" w:rsidRPr="00081AF8" w:rsidDel="00E37E31" w:rsidRDefault="00D40B91" w:rsidP="00081AF8">
            <w:pPr>
              <w:spacing w:line="360" w:lineRule="auto"/>
              <w:jc w:val="both"/>
              <w:rPr>
                <w:del w:id="3334" w:author="admin" w:date="2022-12-12T09:28:00Z"/>
                <w:rFonts w:ascii="Times New Roman" w:eastAsia="Calibri" w:hAnsi="Times New Roman" w:cs="Times New Roman"/>
                <w:sz w:val="28"/>
                <w:szCs w:val="28"/>
                <w:lang w:eastAsia="vi-VN"/>
              </w:rPr>
            </w:pPr>
            <w:del w:id="3335" w:author="admin" w:date="2022-12-12T09:28:00Z">
              <w:r w:rsidRPr="00081AF8" w:rsidDel="00E37E31">
                <w:rPr>
                  <w:rFonts w:ascii="Times New Roman" w:eastAsia="Calibri" w:hAnsi="Times New Roman" w:cs="Times New Roman"/>
                  <w:sz w:val="28"/>
                  <w:szCs w:val="28"/>
                  <w:lang w:eastAsia="vi-VN"/>
                </w:rPr>
                <w:delText>x</w:delText>
              </w:r>
            </w:del>
          </w:p>
        </w:tc>
        <w:tc>
          <w:tcPr>
            <w:tcW w:w="1344" w:type="dxa"/>
          </w:tcPr>
          <w:p w14:paraId="42D75444" w14:textId="77777777" w:rsidR="00D40B91" w:rsidRPr="00081AF8" w:rsidDel="00E37E31" w:rsidRDefault="00D40B91" w:rsidP="00081AF8">
            <w:pPr>
              <w:spacing w:line="360" w:lineRule="auto"/>
              <w:jc w:val="both"/>
              <w:rPr>
                <w:del w:id="3336" w:author="admin" w:date="2022-12-12T09:28:00Z"/>
                <w:rFonts w:ascii="Times New Roman" w:eastAsia="Calibri" w:hAnsi="Times New Roman" w:cs="Times New Roman"/>
                <w:sz w:val="28"/>
                <w:szCs w:val="28"/>
                <w:lang w:val="vi-VN" w:eastAsia="vi-VN"/>
              </w:rPr>
            </w:pPr>
          </w:p>
        </w:tc>
        <w:tc>
          <w:tcPr>
            <w:tcW w:w="1917" w:type="dxa"/>
          </w:tcPr>
          <w:p w14:paraId="59C87F8E" w14:textId="77777777" w:rsidR="00D40B91" w:rsidRPr="00081AF8" w:rsidDel="00E37E31" w:rsidRDefault="00D40B91" w:rsidP="00081AF8">
            <w:pPr>
              <w:spacing w:line="360" w:lineRule="auto"/>
              <w:jc w:val="both"/>
              <w:rPr>
                <w:del w:id="3337" w:author="admin" w:date="2022-12-12T09:28:00Z"/>
                <w:rFonts w:ascii="Times New Roman" w:eastAsia="Calibri" w:hAnsi="Times New Roman" w:cs="Times New Roman"/>
                <w:sz w:val="28"/>
                <w:szCs w:val="28"/>
                <w:lang w:eastAsia="vi-VN"/>
              </w:rPr>
            </w:pPr>
            <w:del w:id="3338" w:author="admin" w:date="2022-12-12T09:28:00Z">
              <w:r w:rsidRPr="00081AF8" w:rsidDel="00E37E31">
                <w:rPr>
                  <w:rFonts w:ascii="Times New Roman" w:eastAsia="Calibri" w:hAnsi="Times New Roman" w:cs="Times New Roman"/>
                  <w:sz w:val="28"/>
                  <w:szCs w:val="28"/>
                  <w:lang w:eastAsia="vi-VN"/>
                </w:rPr>
                <w:delText>Tên đăng nhập</w:delText>
              </w:r>
            </w:del>
          </w:p>
        </w:tc>
      </w:tr>
      <w:tr w:rsidR="00D40B91" w:rsidRPr="00081AF8" w:rsidDel="00E37E31" w14:paraId="40976D2F" w14:textId="77777777" w:rsidTr="00E305A5">
        <w:trPr>
          <w:jc w:val="center"/>
          <w:del w:id="3339" w:author="admin" w:date="2022-12-12T09:28:00Z"/>
        </w:trPr>
        <w:tc>
          <w:tcPr>
            <w:tcW w:w="736" w:type="dxa"/>
          </w:tcPr>
          <w:p w14:paraId="4F3B5CE1" w14:textId="77777777" w:rsidR="00D40B91" w:rsidRPr="00081AF8" w:rsidDel="00E37E31" w:rsidRDefault="00D40B91" w:rsidP="00081AF8">
            <w:pPr>
              <w:spacing w:line="360" w:lineRule="auto"/>
              <w:jc w:val="both"/>
              <w:rPr>
                <w:del w:id="3340" w:author="admin" w:date="2022-12-12T09:28:00Z"/>
                <w:rFonts w:ascii="Times New Roman" w:eastAsia="Calibri" w:hAnsi="Times New Roman" w:cs="Times New Roman"/>
                <w:sz w:val="28"/>
                <w:szCs w:val="28"/>
                <w:lang w:eastAsia="vi-VN"/>
              </w:rPr>
            </w:pPr>
            <w:del w:id="3341" w:author="admin" w:date="2022-12-12T09:28:00Z">
              <w:r w:rsidRPr="00081AF8" w:rsidDel="00E37E31">
                <w:rPr>
                  <w:rFonts w:ascii="Times New Roman" w:eastAsia="Calibri" w:hAnsi="Times New Roman" w:cs="Times New Roman"/>
                  <w:sz w:val="28"/>
                  <w:szCs w:val="28"/>
                  <w:lang w:eastAsia="vi-VN"/>
                </w:rPr>
                <w:delText>7</w:delText>
              </w:r>
            </w:del>
          </w:p>
        </w:tc>
        <w:tc>
          <w:tcPr>
            <w:tcW w:w="2285" w:type="dxa"/>
          </w:tcPr>
          <w:p w14:paraId="3366F3D6" w14:textId="77777777" w:rsidR="00D40B91" w:rsidRPr="00081AF8" w:rsidDel="00E37E31" w:rsidRDefault="00D40B91" w:rsidP="00081AF8">
            <w:pPr>
              <w:spacing w:line="360" w:lineRule="auto"/>
              <w:jc w:val="both"/>
              <w:rPr>
                <w:del w:id="3342" w:author="admin" w:date="2022-12-12T09:28:00Z"/>
                <w:rFonts w:ascii="Times New Roman" w:eastAsia="Calibri" w:hAnsi="Times New Roman" w:cs="Times New Roman"/>
                <w:sz w:val="28"/>
                <w:szCs w:val="28"/>
                <w:lang w:eastAsia="vi-VN"/>
              </w:rPr>
            </w:pPr>
            <w:del w:id="3343" w:author="admin" w:date="2022-12-12T09:28:00Z">
              <w:r w:rsidRPr="00081AF8" w:rsidDel="00E37E31">
                <w:rPr>
                  <w:rFonts w:ascii="Times New Roman" w:eastAsia="Calibri" w:hAnsi="Times New Roman" w:cs="Times New Roman"/>
                  <w:sz w:val="28"/>
                  <w:szCs w:val="28"/>
                  <w:lang w:eastAsia="vi-VN"/>
                </w:rPr>
                <w:delText>Password</w:delText>
              </w:r>
            </w:del>
          </w:p>
        </w:tc>
        <w:tc>
          <w:tcPr>
            <w:tcW w:w="1585" w:type="dxa"/>
          </w:tcPr>
          <w:p w14:paraId="0FA53941" w14:textId="77777777" w:rsidR="00D40B91" w:rsidRPr="00081AF8" w:rsidDel="00E37E31" w:rsidRDefault="00D40B91" w:rsidP="00081AF8">
            <w:pPr>
              <w:spacing w:line="360" w:lineRule="auto"/>
              <w:jc w:val="both"/>
              <w:rPr>
                <w:del w:id="3344" w:author="admin" w:date="2022-12-12T09:28:00Z"/>
                <w:rFonts w:ascii="Times New Roman" w:eastAsia="Calibri" w:hAnsi="Times New Roman" w:cs="Times New Roman"/>
                <w:sz w:val="28"/>
                <w:szCs w:val="28"/>
                <w:lang w:eastAsia="vi-VN"/>
              </w:rPr>
            </w:pPr>
            <w:del w:id="3345" w:author="admin" w:date="2022-12-12T09:28:00Z">
              <w:r w:rsidRPr="00081AF8" w:rsidDel="00E37E31">
                <w:rPr>
                  <w:rFonts w:ascii="Times New Roman" w:eastAsia="Calibri" w:hAnsi="Times New Roman" w:cs="Times New Roman"/>
                  <w:sz w:val="28"/>
                  <w:szCs w:val="28"/>
                  <w:lang w:eastAsia="vi-VN"/>
                </w:rPr>
                <w:delText>Varchar(50)</w:delText>
              </w:r>
            </w:del>
          </w:p>
        </w:tc>
        <w:tc>
          <w:tcPr>
            <w:tcW w:w="990" w:type="dxa"/>
          </w:tcPr>
          <w:p w14:paraId="5092244A" w14:textId="77777777" w:rsidR="00D40B91" w:rsidRPr="00081AF8" w:rsidDel="00E37E31" w:rsidRDefault="00D40B91" w:rsidP="00081AF8">
            <w:pPr>
              <w:spacing w:line="360" w:lineRule="auto"/>
              <w:jc w:val="both"/>
              <w:rPr>
                <w:del w:id="3346" w:author="admin" w:date="2022-12-12T09:28:00Z"/>
                <w:rFonts w:ascii="Times New Roman" w:eastAsia="Calibri" w:hAnsi="Times New Roman" w:cs="Times New Roman"/>
                <w:sz w:val="28"/>
                <w:szCs w:val="28"/>
                <w:lang w:eastAsia="vi-VN"/>
              </w:rPr>
            </w:pPr>
            <w:del w:id="3347" w:author="admin" w:date="2022-12-12T09:28:00Z">
              <w:r w:rsidRPr="00081AF8" w:rsidDel="00E37E31">
                <w:rPr>
                  <w:rFonts w:ascii="Times New Roman" w:eastAsia="Calibri" w:hAnsi="Times New Roman" w:cs="Times New Roman"/>
                  <w:sz w:val="28"/>
                  <w:szCs w:val="28"/>
                  <w:lang w:eastAsia="vi-VN"/>
                </w:rPr>
                <w:delText>x</w:delText>
              </w:r>
            </w:del>
          </w:p>
        </w:tc>
        <w:tc>
          <w:tcPr>
            <w:tcW w:w="1344" w:type="dxa"/>
          </w:tcPr>
          <w:p w14:paraId="11871522" w14:textId="77777777" w:rsidR="00D40B91" w:rsidRPr="00081AF8" w:rsidDel="00E37E31" w:rsidRDefault="00D40B91" w:rsidP="00081AF8">
            <w:pPr>
              <w:spacing w:line="360" w:lineRule="auto"/>
              <w:jc w:val="both"/>
              <w:rPr>
                <w:del w:id="3348" w:author="admin" w:date="2022-12-12T09:28:00Z"/>
                <w:rFonts w:ascii="Times New Roman" w:eastAsia="Calibri" w:hAnsi="Times New Roman" w:cs="Times New Roman"/>
                <w:sz w:val="28"/>
                <w:szCs w:val="28"/>
                <w:lang w:val="vi-VN" w:eastAsia="vi-VN"/>
              </w:rPr>
            </w:pPr>
          </w:p>
        </w:tc>
        <w:tc>
          <w:tcPr>
            <w:tcW w:w="1917" w:type="dxa"/>
          </w:tcPr>
          <w:p w14:paraId="0642828F" w14:textId="77777777" w:rsidR="00D40B91" w:rsidRPr="00081AF8" w:rsidDel="00E37E31" w:rsidRDefault="00D40B91" w:rsidP="00081AF8">
            <w:pPr>
              <w:spacing w:line="360" w:lineRule="auto"/>
              <w:jc w:val="both"/>
              <w:rPr>
                <w:del w:id="3349" w:author="admin" w:date="2022-12-12T09:28:00Z"/>
                <w:rFonts w:ascii="Times New Roman" w:eastAsia="Calibri" w:hAnsi="Times New Roman" w:cs="Times New Roman"/>
                <w:sz w:val="28"/>
                <w:szCs w:val="28"/>
                <w:lang w:eastAsia="vi-VN"/>
              </w:rPr>
            </w:pPr>
            <w:del w:id="3350" w:author="admin" w:date="2022-12-12T09:28:00Z">
              <w:r w:rsidRPr="00081AF8" w:rsidDel="00E37E31">
                <w:rPr>
                  <w:rFonts w:ascii="Times New Roman" w:eastAsia="Calibri" w:hAnsi="Times New Roman" w:cs="Times New Roman"/>
                  <w:sz w:val="28"/>
                  <w:szCs w:val="28"/>
                  <w:lang w:eastAsia="vi-VN"/>
                </w:rPr>
                <w:delText>Mật khẩu</w:delText>
              </w:r>
            </w:del>
          </w:p>
        </w:tc>
      </w:tr>
      <w:tr w:rsidR="00D40B91" w:rsidRPr="00081AF8" w:rsidDel="00E37E31" w14:paraId="04946720" w14:textId="77777777" w:rsidTr="00E305A5">
        <w:trPr>
          <w:jc w:val="center"/>
          <w:del w:id="3351" w:author="admin" w:date="2022-12-12T09:28:00Z"/>
        </w:trPr>
        <w:tc>
          <w:tcPr>
            <w:tcW w:w="736" w:type="dxa"/>
          </w:tcPr>
          <w:p w14:paraId="0C44779F" w14:textId="77777777" w:rsidR="00D40B91" w:rsidRPr="00081AF8" w:rsidDel="00E37E31" w:rsidRDefault="00D40B91" w:rsidP="00081AF8">
            <w:pPr>
              <w:spacing w:line="360" w:lineRule="auto"/>
              <w:jc w:val="both"/>
              <w:rPr>
                <w:del w:id="3352" w:author="admin" w:date="2022-12-12T09:28:00Z"/>
                <w:rFonts w:ascii="Times New Roman" w:eastAsia="Calibri" w:hAnsi="Times New Roman" w:cs="Times New Roman"/>
                <w:sz w:val="28"/>
                <w:szCs w:val="28"/>
                <w:lang w:eastAsia="vi-VN"/>
              </w:rPr>
            </w:pPr>
            <w:del w:id="3353" w:author="admin" w:date="2022-12-12T09:28:00Z">
              <w:r w:rsidRPr="00081AF8" w:rsidDel="00E37E31">
                <w:rPr>
                  <w:rFonts w:ascii="Times New Roman" w:eastAsia="Calibri" w:hAnsi="Times New Roman" w:cs="Times New Roman"/>
                  <w:sz w:val="28"/>
                  <w:szCs w:val="28"/>
                  <w:lang w:eastAsia="vi-VN"/>
                </w:rPr>
                <w:delText>8</w:delText>
              </w:r>
            </w:del>
          </w:p>
        </w:tc>
        <w:tc>
          <w:tcPr>
            <w:tcW w:w="2285" w:type="dxa"/>
          </w:tcPr>
          <w:p w14:paraId="39ADD68B" w14:textId="77777777" w:rsidR="00D40B91" w:rsidRPr="00081AF8" w:rsidDel="00E37E31" w:rsidRDefault="00D40B91" w:rsidP="00081AF8">
            <w:pPr>
              <w:spacing w:line="360" w:lineRule="auto"/>
              <w:jc w:val="both"/>
              <w:rPr>
                <w:del w:id="3354" w:author="admin" w:date="2022-12-12T09:28:00Z"/>
                <w:rFonts w:ascii="Times New Roman" w:eastAsia="Calibri" w:hAnsi="Times New Roman" w:cs="Times New Roman"/>
                <w:sz w:val="28"/>
                <w:szCs w:val="28"/>
                <w:lang w:eastAsia="vi-VN"/>
              </w:rPr>
            </w:pPr>
            <w:del w:id="3355" w:author="admin" w:date="2022-12-12T09:28:00Z">
              <w:r w:rsidRPr="00081AF8" w:rsidDel="00E37E31">
                <w:rPr>
                  <w:rFonts w:ascii="Times New Roman" w:eastAsia="Calibri" w:hAnsi="Times New Roman" w:cs="Times New Roman"/>
                  <w:sz w:val="28"/>
                  <w:szCs w:val="28"/>
                  <w:lang w:eastAsia="vi-VN"/>
                </w:rPr>
                <w:delText>Role</w:delText>
              </w:r>
            </w:del>
          </w:p>
        </w:tc>
        <w:tc>
          <w:tcPr>
            <w:tcW w:w="1585" w:type="dxa"/>
          </w:tcPr>
          <w:p w14:paraId="5D0C6CC9" w14:textId="77777777" w:rsidR="00D40B91" w:rsidRPr="00081AF8" w:rsidDel="00E37E31" w:rsidRDefault="00D40B91" w:rsidP="00081AF8">
            <w:pPr>
              <w:spacing w:line="360" w:lineRule="auto"/>
              <w:jc w:val="both"/>
              <w:rPr>
                <w:del w:id="3356" w:author="admin" w:date="2022-12-12T09:28:00Z"/>
                <w:rFonts w:ascii="Times New Roman" w:eastAsia="Calibri" w:hAnsi="Times New Roman" w:cs="Times New Roman"/>
                <w:sz w:val="28"/>
                <w:szCs w:val="28"/>
                <w:lang w:eastAsia="vi-VN"/>
              </w:rPr>
            </w:pPr>
            <w:del w:id="3357" w:author="admin" w:date="2022-12-12T09:28:00Z">
              <w:r w:rsidRPr="00081AF8" w:rsidDel="00E37E31">
                <w:rPr>
                  <w:rFonts w:ascii="Times New Roman" w:eastAsia="Calibri" w:hAnsi="Times New Roman" w:cs="Times New Roman"/>
                  <w:sz w:val="28"/>
                  <w:szCs w:val="28"/>
                  <w:lang w:eastAsia="vi-VN"/>
                </w:rPr>
                <w:delText>Int</w:delText>
              </w:r>
            </w:del>
          </w:p>
        </w:tc>
        <w:tc>
          <w:tcPr>
            <w:tcW w:w="990" w:type="dxa"/>
          </w:tcPr>
          <w:p w14:paraId="40B63023" w14:textId="77777777" w:rsidR="00D40B91" w:rsidRPr="00081AF8" w:rsidDel="00E37E31" w:rsidRDefault="00D40B91" w:rsidP="00081AF8">
            <w:pPr>
              <w:spacing w:line="360" w:lineRule="auto"/>
              <w:jc w:val="both"/>
              <w:rPr>
                <w:del w:id="3358" w:author="admin" w:date="2022-12-12T09:28:00Z"/>
                <w:rFonts w:ascii="Times New Roman" w:eastAsia="Calibri" w:hAnsi="Times New Roman" w:cs="Times New Roman"/>
                <w:sz w:val="28"/>
                <w:szCs w:val="28"/>
                <w:lang w:eastAsia="vi-VN"/>
              </w:rPr>
            </w:pPr>
            <w:del w:id="3359" w:author="admin" w:date="2022-12-12T09:28:00Z">
              <w:r w:rsidRPr="00081AF8" w:rsidDel="00E37E31">
                <w:rPr>
                  <w:rFonts w:ascii="Times New Roman" w:eastAsia="Calibri" w:hAnsi="Times New Roman" w:cs="Times New Roman"/>
                  <w:sz w:val="28"/>
                  <w:szCs w:val="28"/>
                  <w:lang w:eastAsia="vi-VN"/>
                </w:rPr>
                <w:delText>x</w:delText>
              </w:r>
            </w:del>
          </w:p>
        </w:tc>
        <w:tc>
          <w:tcPr>
            <w:tcW w:w="1344" w:type="dxa"/>
          </w:tcPr>
          <w:p w14:paraId="286195BE" w14:textId="77777777" w:rsidR="00D40B91" w:rsidRPr="00081AF8" w:rsidDel="00E37E31" w:rsidRDefault="00D40B91" w:rsidP="00081AF8">
            <w:pPr>
              <w:spacing w:line="360" w:lineRule="auto"/>
              <w:jc w:val="both"/>
              <w:rPr>
                <w:del w:id="3360" w:author="admin" w:date="2022-12-12T09:28:00Z"/>
                <w:rFonts w:ascii="Times New Roman" w:eastAsia="Calibri" w:hAnsi="Times New Roman" w:cs="Times New Roman"/>
                <w:sz w:val="28"/>
                <w:szCs w:val="28"/>
                <w:lang w:val="vi-VN" w:eastAsia="vi-VN"/>
              </w:rPr>
            </w:pPr>
          </w:p>
        </w:tc>
        <w:tc>
          <w:tcPr>
            <w:tcW w:w="1917" w:type="dxa"/>
          </w:tcPr>
          <w:p w14:paraId="42BA6A7F" w14:textId="77777777" w:rsidR="00D40B91" w:rsidRPr="00081AF8" w:rsidDel="00E37E31" w:rsidRDefault="00D40B91" w:rsidP="00081AF8">
            <w:pPr>
              <w:spacing w:line="360" w:lineRule="auto"/>
              <w:jc w:val="both"/>
              <w:rPr>
                <w:del w:id="3361" w:author="admin" w:date="2022-12-12T09:28:00Z"/>
                <w:rFonts w:ascii="Times New Roman" w:eastAsia="Calibri" w:hAnsi="Times New Roman" w:cs="Times New Roman"/>
                <w:sz w:val="28"/>
                <w:szCs w:val="28"/>
                <w:lang w:eastAsia="vi-VN"/>
              </w:rPr>
            </w:pPr>
            <w:del w:id="3362" w:author="admin" w:date="2022-12-12T09:28:00Z">
              <w:r w:rsidRPr="00081AF8" w:rsidDel="00E37E31">
                <w:rPr>
                  <w:rFonts w:ascii="Times New Roman" w:eastAsia="Calibri" w:hAnsi="Times New Roman" w:cs="Times New Roman"/>
                  <w:sz w:val="28"/>
                  <w:szCs w:val="28"/>
                  <w:lang w:eastAsia="vi-VN"/>
                </w:rPr>
                <w:delText>Vai trò user</w:delText>
              </w:r>
            </w:del>
          </w:p>
        </w:tc>
      </w:tr>
    </w:tbl>
    <w:p w14:paraId="4C44FA0F" w14:textId="77777777" w:rsidR="00D40B91" w:rsidRPr="00081AF8" w:rsidDel="00E37E31" w:rsidRDefault="00D40B91" w:rsidP="00081AF8">
      <w:pPr>
        <w:pStyle w:val="Heading3"/>
        <w:spacing w:line="360" w:lineRule="auto"/>
        <w:rPr>
          <w:del w:id="3363" w:author="admin" w:date="2022-12-12T09:28:00Z"/>
          <w:rFonts w:ascii="Times New Roman" w:eastAsia="Calibri" w:hAnsi="Times New Roman" w:cs="Times New Roman"/>
          <w:b/>
          <w:color w:val="auto"/>
          <w:sz w:val="28"/>
          <w:szCs w:val="28"/>
          <w:lang w:val="vi-VN" w:eastAsia="vi-VN"/>
        </w:rPr>
      </w:pPr>
      <w:del w:id="3364" w:author="admin" w:date="2022-12-12T09:28:00Z">
        <w:r w:rsidRPr="00081AF8" w:rsidDel="00E37E31">
          <w:rPr>
            <w:rFonts w:ascii="Times New Roman" w:eastAsia="Calibri" w:hAnsi="Times New Roman" w:cs="Times New Roman"/>
            <w:b/>
            <w:color w:val="auto"/>
            <w:sz w:val="28"/>
            <w:szCs w:val="28"/>
            <w:lang w:eastAsia="vi-VN"/>
          </w:rPr>
          <w:delText xml:space="preserve">3.3.3 </w:delText>
        </w:r>
        <w:r w:rsidRPr="00081AF8" w:rsidDel="00E37E31">
          <w:rPr>
            <w:rFonts w:ascii="Times New Roman" w:eastAsia="Calibri" w:hAnsi="Times New Roman" w:cs="Times New Roman"/>
            <w:b/>
            <w:color w:val="auto"/>
            <w:sz w:val="28"/>
            <w:szCs w:val="28"/>
            <w:lang w:val="vi-VN" w:eastAsia="vi-VN"/>
          </w:rPr>
          <w:delText xml:space="preserve">Bảng </w:delText>
        </w:r>
        <w:r w:rsidRPr="00081AF8" w:rsidDel="00E37E31">
          <w:rPr>
            <w:rFonts w:ascii="Times New Roman" w:eastAsia="Calibri" w:hAnsi="Times New Roman" w:cs="Times New Roman"/>
            <w:b/>
            <w:color w:val="auto"/>
            <w:sz w:val="28"/>
            <w:szCs w:val="28"/>
            <w:lang w:eastAsia="vi-VN"/>
          </w:rPr>
          <w:delText>Khuyến mại</w:delText>
        </w:r>
        <w:r w:rsidRPr="00081AF8" w:rsidDel="00E37E31">
          <w:rPr>
            <w:rFonts w:ascii="Times New Roman" w:eastAsia="Calibri" w:hAnsi="Times New Roman" w:cs="Times New Roman"/>
            <w:b/>
            <w:color w:val="auto"/>
            <w:sz w:val="28"/>
            <w:szCs w:val="28"/>
            <w:lang w:val="vi-VN" w:eastAsia="vi-VN"/>
          </w:rPr>
          <w:delText>(</w:delText>
        </w:r>
        <w:r w:rsidRPr="00081AF8" w:rsidDel="00E37E31">
          <w:rPr>
            <w:rFonts w:ascii="Times New Roman" w:eastAsia="Calibri" w:hAnsi="Times New Roman" w:cs="Times New Roman"/>
            <w:b/>
            <w:color w:val="auto"/>
            <w:sz w:val="28"/>
            <w:szCs w:val="28"/>
            <w:lang w:eastAsia="vi-VN"/>
          </w:rPr>
          <w:delText>Promotion</w:delText>
        </w:r>
        <w:r w:rsidRPr="00081AF8" w:rsidDel="00E37E31">
          <w:rPr>
            <w:rFonts w:ascii="Times New Roman" w:eastAsia="Calibri" w:hAnsi="Times New Roman" w:cs="Times New Roman"/>
            <w:b/>
            <w:color w:val="auto"/>
            <w:sz w:val="28"/>
            <w:szCs w:val="28"/>
            <w:lang w:val="vi-VN" w:eastAsia="vi-VN"/>
          </w:rPr>
          <w:delText>)</w:delText>
        </w:r>
      </w:del>
    </w:p>
    <w:p w14:paraId="0D39FD93" w14:textId="77777777" w:rsidR="00D40B91" w:rsidRPr="00081AF8" w:rsidDel="00E37E31" w:rsidRDefault="00D40B91" w:rsidP="00081AF8">
      <w:pPr>
        <w:spacing w:line="360" w:lineRule="auto"/>
        <w:rPr>
          <w:del w:id="3365" w:author="admin" w:date="2022-12-12T09:28:00Z"/>
          <w:rFonts w:ascii="Times New Roman" w:hAnsi="Times New Roman" w:cs="Times New Roman"/>
          <w:sz w:val="28"/>
          <w:szCs w:val="28"/>
          <w:lang w:val="vi-VN" w:eastAsia="vi-VN"/>
        </w:rPr>
      </w:pPr>
    </w:p>
    <w:tbl>
      <w:tblPr>
        <w:tblW w:w="90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445"/>
        <w:gridCol w:w="1771"/>
        <w:gridCol w:w="904"/>
        <w:gridCol w:w="1015"/>
        <w:gridCol w:w="2169"/>
      </w:tblGrid>
      <w:tr w:rsidR="00D40B91" w:rsidRPr="00081AF8" w:rsidDel="00E37E31" w14:paraId="593D21B6" w14:textId="77777777" w:rsidTr="00E305A5">
        <w:trPr>
          <w:trHeight w:val="138"/>
          <w:jc w:val="center"/>
          <w:del w:id="3366" w:author="admin" w:date="2022-12-12T09:28:00Z"/>
        </w:trPr>
        <w:tc>
          <w:tcPr>
            <w:tcW w:w="714" w:type="dxa"/>
          </w:tcPr>
          <w:p w14:paraId="04C1A801" w14:textId="77777777" w:rsidR="00D40B91" w:rsidRPr="00081AF8" w:rsidDel="00E37E31" w:rsidRDefault="00D40B91" w:rsidP="00081AF8">
            <w:pPr>
              <w:spacing w:line="360" w:lineRule="auto"/>
              <w:jc w:val="both"/>
              <w:rPr>
                <w:del w:id="3367" w:author="admin" w:date="2022-12-12T09:28:00Z"/>
                <w:rFonts w:ascii="Times New Roman" w:eastAsia="Calibri" w:hAnsi="Times New Roman" w:cs="Times New Roman"/>
                <w:sz w:val="28"/>
                <w:szCs w:val="28"/>
                <w:lang w:val="vi-VN" w:eastAsia="vi-VN"/>
              </w:rPr>
            </w:pPr>
            <w:del w:id="3368" w:author="admin" w:date="2022-12-12T09:28:00Z">
              <w:r w:rsidRPr="00081AF8" w:rsidDel="00E37E31">
                <w:rPr>
                  <w:rFonts w:ascii="Times New Roman" w:eastAsia="Calibri" w:hAnsi="Times New Roman" w:cs="Times New Roman"/>
                  <w:sz w:val="28"/>
                  <w:szCs w:val="28"/>
                  <w:lang w:val="vi-VN" w:eastAsia="vi-VN"/>
                </w:rPr>
                <w:delText>STT</w:delText>
              </w:r>
            </w:del>
          </w:p>
        </w:tc>
        <w:tc>
          <w:tcPr>
            <w:tcW w:w="2445" w:type="dxa"/>
          </w:tcPr>
          <w:p w14:paraId="1456D94D" w14:textId="77777777" w:rsidR="00D40B91" w:rsidRPr="00081AF8" w:rsidDel="00E37E31" w:rsidRDefault="00D40B91" w:rsidP="00081AF8">
            <w:pPr>
              <w:spacing w:line="360" w:lineRule="auto"/>
              <w:jc w:val="both"/>
              <w:rPr>
                <w:del w:id="3369" w:author="admin" w:date="2022-12-12T09:28:00Z"/>
                <w:rFonts w:ascii="Times New Roman" w:eastAsia="Calibri" w:hAnsi="Times New Roman" w:cs="Times New Roman"/>
                <w:sz w:val="28"/>
                <w:szCs w:val="28"/>
                <w:lang w:val="vi-VN" w:eastAsia="vi-VN"/>
              </w:rPr>
            </w:pPr>
            <w:del w:id="3370" w:author="admin" w:date="2022-12-12T09:28:00Z">
              <w:r w:rsidRPr="00081AF8" w:rsidDel="00E37E31">
                <w:rPr>
                  <w:rFonts w:ascii="Times New Roman" w:eastAsia="Calibri" w:hAnsi="Times New Roman" w:cs="Times New Roman"/>
                  <w:sz w:val="28"/>
                  <w:szCs w:val="28"/>
                  <w:lang w:val="vi-VN" w:eastAsia="vi-VN"/>
                </w:rPr>
                <w:delText>Thuộc tính</w:delText>
              </w:r>
            </w:del>
          </w:p>
        </w:tc>
        <w:tc>
          <w:tcPr>
            <w:tcW w:w="1771" w:type="dxa"/>
          </w:tcPr>
          <w:p w14:paraId="62DB1585" w14:textId="77777777" w:rsidR="00D40B91" w:rsidRPr="00081AF8" w:rsidDel="00E37E31" w:rsidRDefault="00D40B91" w:rsidP="00081AF8">
            <w:pPr>
              <w:spacing w:line="360" w:lineRule="auto"/>
              <w:jc w:val="both"/>
              <w:rPr>
                <w:del w:id="3371" w:author="admin" w:date="2022-12-12T09:28:00Z"/>
                <w:rFonts w:ascii="Times New Roman" w:eastAsia="Calibri" w:hAnsi="Times New Roman" w:cs="Times New Roman"/>
                <w:sz w:val="28"/>
                <w:szCs w:val="28"/>
                <w:lang w:val="vi-VN" w:eastAsia="vi-VN"/>
              </w:rPr>
            </w:pPr>
            <w:del w:id="3372" w:author="admin" w:date="2022-12-12T09:28:00Z">
              <w:r w:rsidRPr="00081AF8" w:rsidDel="00E37E31">
                <w:rPr>
                  <w:rFonts w:ascii="Times New Roman" w:eastAsia="Calibri" w:hAnsi="Times New Roman" w:cs="Times New Roman"/>
                  <w:sz w:val="28"/>
                  <w:szCs w:val="28"/>
                  <w:lang w:val="vi-VN" w:eastAsia="vi-VN"/>
                </w:rPr>
                <w:delText>Kiểu dữ liệu</w:delText>
              </w:r>
            </w:del>
          </w:p>
        </w:tc>
        <w:tc>
          <w:tcPr>
            <w:tcW w:w="904" w:type="dxa"/>
          </w:tcPr>
          <w:p w14:paraId="09D57227" w14:textId="77777777" w:rsidR="00D40B91" w:rsidRPr="00081AF8" w:rsidDel="00E37E31" w:rsidRDefault="00D40B91" w:rsidP="00081AF8">
            <w:pPr>
              <w:spacing w:line="360" w:lineRule="auto"/>
              <w:jc w:val="both"/>
              <w:rPr>
                <w:del w:id="3373" w:author="admin" w:date="2022-12-12T09:28:00Z"/>
                <w:rFonts w:ascii="Times New Roman" w:eastAsia="Calibri" w:hAnsi="Times New Roman" w:cs="Times New Roman"/>
                <w:sz w:val="28"/>
                <w:szCs w:val="28"/>
                <w:lang w:eastAsia="vi-VN"/>
              </w:rPr>
            </w:pPr>
            <w:del w:id="3374" w:author="admin" w:date="2022-12-12T09:28:00Z">
              <w:r w:rsidRPr="00081AF8" w:rsidDel="00E37E31">
                <w:rPr>
                  <w:rFonts w:ascii="Times New Roman" w:eastAsia="Calibri" w:hAnsi="Times New Roman" w:cs="Times New Roman"/>
                  <w:sz w:val="28"/>
                  <w:szCs w:val="28"/>
                  <w:lang w:eastAsia="vi-VN"/>
                </w:rPr>
                <w:delText>Null</w:delText>
              </w:r>
            </w:del>
          </w:p>
        </w:tc>
        <w:tc>
          <w:tcPr>
            <w:tcW w:w="1015" w:type="dxa"/>
          </w:tcPr>
          <w:p w14:paraId="5C88E5AF" w14:textId="77777777" w:rsidR="00D40B91" w:rsidRPr="00081AF8" w:rsidDel="00E37E31" w:rsidRDefault="00D40B91" w:rsidP="00081AF8">
            <w:pPr>
              <w:spacing w:line="360" w:lineRule="auto"/>
              <w:jc w:val="both"/>
              <w:rPr>
                <w:del w:id="3375" w:author="admin" w:date="2022-12-12T09:28:00Z"/>
                <w:rFonts w:ascii="Times New Roman" w:eastAsia="Calibri" w:hAnsi="Times New Roman" w:cs="Times New Roman"/>
                <w:sz w:val="28"/>
                <w:szCs w:val="28"/>
                <w:lang w:val="vi-VN" w:eastAsia="vi-VN"/>
              </w:rPr>
            </w:pPr>
            <w:del w:id="3376" w:author="admin" w:date="2022-12-12T09:28:00Z">
              <w:r w:rsidRPr="00081AF8" w:rsidDel="00E37E31">
                <w:rPr>
                  <w:rFonts w:ascii="Times New Roman" w:eastAsia="Calibri" w:hAnsi="Times New Roman" w:cs="Times New Roman"/>
                  <w:sz w:val="28"/>
                  <w:szCs w:val="28"/>
                  <w:lang w:val="vi-VN" w:eastAsia="vi-VN"/>
                </w:rPr>
                <w:delText>Rằng buộc</w:delText>
              </w:r>
            </w:del>
          </w:p>
        </w:tc>
        <w:tc>
          <w:tcPr>
            <w:tcW w:w="2169" w:type="dxa"/>
          </w:tcPr>
          <w:p w14:paraId="0AE0482A" w14:textId="77777777" w:rsidR="00D40B91" w:rsidRPr="00081AF8" w:rsidDel="00E37E31" w:rsidRDefault="00D40B91" w:rsidP="00081AF8">
            <w:pPr>
              <w:spacing w:line="360" w:lineRule="auto"/>
              <w:jc w:val="both"/>
              <w:rPr>
                <w:del w:id="3377" w:author="admin" w:date="2022-12-12T09:28:00Z"/>
                <w:rFonts w:ascii="Times New Roman" w:eastAsia="Calibri" w:hAnsi="Times New Roman" w:cs="Times New Roman"/>
                <w:sz w:val="28"/>
                <w:szCs w:val="28"/>
                <w:lang w:val="vi-VN" w:eastAsia="vi-VN"/>
              </w:rPr>
            </w:pPr>
            <w:del w:id="3378" w:author="admin" w:date="2022-12-12T09:28:00Z">
              <w:r w:rsidRPr="00081AF8" w:rsidDel="00E37E31">
                <w:rPr>
                  <w:rFonts w:ascii="Times New Roman" w:eastAsia="Calibri" w:hAnsi="Times New Roman" w:cs="Times New Roman"/>
                  <w:sz w:val="28"/>
                  <w:szCs w:val="28"/>
                  <w:lang w:val="vi-VN" w:eastAsia="vi-VN"/>
                </w:rPr>
                <w:delText>Diễn giải</w:delText>
              </w:r>
            </w:del>
          </w:p>
        </w:tc>
      </w:tr>
      <w:tr w:rsidR="00D40B91" w:rsidRPr="00081AF8" w:rsidDel="00E37E31" w14:paraId="5FCE1CFB" w14:textId="77777777" w:rsidTr="00E305A5">
        <w:trPr>
          <w:trHeight w:val="138"/>
          <w:jc w:val="center"/>
          <w:del w:id="3379" w:author="admin" w:date="2022-12-12T09:28:00Z"/>
        </w:trPr>
        <w:tc>
          <w:tcPr>
            <w:tcW w:w="714" w:type="dxa"/>
          </w:tcPr>
          <w:p w14:paraId="194334A3" w14:textId="77777777" w:rsidR="00D40B91" w:rsidRPr="00081AF8" w:rsidDel="00E37E31" w:rsidRDefault="00D40B91" w:rsidP="00081AF8">
            <w:pPr>
              <w:spacing w:line="360" w:lineRule="auto"/>
              <w:jc w:val="both"/>
              <w:rPr>
                <w:del w:id="3380" w:author="admin" w:date="2022-12-12T09:28:00Z"/>
                <w:rFonts w:ascii="Times New Roman" w:eastAsia="Calibri" w:hAnsi="Times New Roman" w:cs="Times New Roman"/>
                <w:sz w:val="28"/>
                <w:szCs w:val="28"/>
                <w:lang w:val="vi-VN" w:eastAsia="vi-VN"/>
              </w:rPr>
            </w:pPr>
            <w:del w:id="3381" w:author="admin" w:date="2022-12-12T09:28:00Z">
              <w:r w:rsidRPr="00081AF8" w:rsidDel="00E37E31">
                <w:rPr>
                  <w:rFonts w:ascii="Times New Roman" w:eastAsia="Calibri" w:hAnsi="Times New Roman" w:cs="Times New Roman"/>
                  <w:sz w:val="28"/>
                  <w:szCs w:val="28"/>
                  <w:lang w:val="vi-VN" w:eastAsia="vi-VN"/>
                </w:rPr>
                <w:delText>1</w:delText>
              </w:r>
            </w:del>
          </w:p>
        </w:tc>
        <w:tc>
          <w:tcPr>
            <w:tcW w:w="2445" w:type="dxa"/>
          </w:tcPr>
          <w:p w14:paraId="42470BCF" w14:textId="77777777" w:rsidR="00D40B91" w:rsidRPr="00081AF8" w:rsidDel="00E37E31" w:rsidRDefault="00D40B91" w:rsidP="00081AF8">
            <w:pPr>
              <w:spacing w:line="360" w:lineRule="auto"/>
              <w:jc w:val="both"/>
              <w:rPr>
                <w:del w:id="3382" w:author="admin" w:date="2022-12-12T09:28:00Z"/>
                <w:rFonts w:ascii="Times New Roman" w:eastAsia="Calibri" w:hAnsi="Times New Roman" w:cs="Times New Roman"/>
                <w:sz w:val="28"/>
                <w:szCs w:val="28"/>
                <w:lang w:eastAsia="vi-VN"/>
              </w:rPr>
            </w:pPr>
            <w:del w:id="3383" w:author="admin" w:date="2022-12-12T09:28:00Z">
              <w:r w:rsidRPr="00081AF8" w:rsidDel="00E37E31">
                <w:rPr>
                  <w:rFonts w:ascii="Times New Roman" w:eastAsia="Calibri" w:hAnsi="Times New Roman" w:cs="Times New Roman"/>
                  <w:sz w:val="28"/>
                  <w:szCs w:val="28"/>
                  <w:lang w:eastAsia="vi-VN"/>
                </w:rPr>
                <w:delText>PromotionID</w:delText>
              </w:r>
            </w:del>
          </w:p>
        </w:tc>
        <w:tc>
          <w:tcPr>
            <w:tcW w:w="1771" w:type="dxa"/>
          </w:tcPr>
          <w:p w14:paraId="3A9CDFB0" w14:textId="77777777" w:rsidR="00D40B91" w:rsidRPr="00081AF8" w:rsidDel="00E37E31" w:rsidRDefault="00D40B91" w:rsidP="00081AF8">
            <w:pPr>
              <w:spacing w:line="360" w:lineRule="auto"/>
              <w:jc w:val="both"/>
              <w:rPr>
                <w:del w:id="3384" w:author="admin" w:date="2022-12-12T09:28:00Z"/>
                <w:rFonts w:ascii="Times New Roman" w:eastAsia="Calibri" w:hAnsi="Times New Roman" w:cs="Times New Roman"/>
                <w:sz w:val="28"/>
                <w:szCs w:val="28"/>
                <w:lang w:eastAsia="vi-VN"/>
              </w:rPr>
            </w:pPr>
            <w:del w:id="3385" w:author="admin" w:date="2022-12-12T09:28:00Z">
              <w:r w:rsidRPr="00081AF8" w:rsidDel="00E37E31">
                <w:rPr>
                  <w:rFonts w:ascii="Times New Roman" w:eastAsia="Calibri" w:hAnsi="Times New Roman" w:cs="Times New Roman"/>
                  <w:sz w:val="28"/>
                  <w:szCs w:val="28"/>
                  <w:lang w:eastAsia="vi-VN"/>
                </w:rPr>
                <w:delText>Int</w:delText>
              </w:r>
            </w:del>
          </w:p>
        </w:tc>
        <w:tc>
          <w:tcPr>
            <w:tcW w:w="904" w:type="dxa"/>
          </w:tcPr>
          <w:p w14:paraId="2F3E3476" w14:textId="77777777" w:rsidR="00D40B91" w:rsidRPr="00081AF8" w:rsidDel="00E37E31" w:rsidRDefault="00D40B91" w:rsidP="00081AF8">
            <w:pPr>
              <w:spacing w:line="360" w:lineRule="auto"/>
              <w:jc w:val="both"/>
              <w:rPr>
                <w:del w:id="3386" w:author="admin" w:date="2022-12-12T09:28:00Z"/>
                <w:rFonts w:ascii="Times New Roman" w:eastAsia="Calibri" w:hAnsi="Times New Roman" w:cs="Times New Roman"/>
                <w:sz w:val="28"/>
                <w:szCs w:val="28"/>
                <w:lang w:eastAsia="vi-VN"/>
              </w:rPr>
            </w:pPr>
          </w:p>
        </w:tc>
        <w:tc>
          <w:tcPr>
            <w:tcW w:w="1015" w:type="dxa"/>
          </w:tcPr>
          <w:p w14:paraId="006F5E53" w14:textId="77777777" w:rsidR="00D40B91" w:rsidRPr="00081AF8" w:rsidDel="00E37E31" w:rsidRDefault="00D40B91" w:rsidP="00081AF8">
            <w:pPr>
              <w:spacing w:line="360" w:lineRule="auto"/>
              <w:jc w:val="both"/>
              <w:rPr>
                <w:del w:id="3387" w:author="admin" w:date="2022-12-12T09:28:00Z"/>
                <w:rFonts w:ascii="Times New Roman" w:eastAsia="Calibri" w:hAnsi="Times New Roman" w:cs="Times New Roman"/>
                <w:sz w:val="28"/>
                <w:szCs w:val="28"/>
                <w:lang w:val="vi-VN" w:eastAsia="vi-VN"/>
              </w:rPr>
            </w:pPr>
            <w:del w:id="3388" w:author="admin" w:date="2022-12-12T09:28:00Z">
              <w:r w:rsidRPr="00081AF8" w:rsidDel="00E37E31">
                <w:rPr>
                  <w:rFonts w:ascii="Times New Roman" w:eastAsia="Calibri" w:hAnsi="Times New Roman" w:cs="Times New Roman"/>
                  <w:sz w:val="28"/>
                  <w:szCs w:val="28"/>
                  <w:lang w:val="vi-VN" w:eastAsia="vi-VN"/>
                </w:rPr>
                <w:delText>Khóa chính</w:delText>
              </w:r>
            </w:del>
          </w:p>
        </w:tc>
        <w:tc>
          <w:tcPr>
            <w:tcW w:w="2169" w:type="dxa"/>
          </w:tcPr>
          <w:p w14:paraId="4B824642" w14:textId="77777777" w:rsidR="00D40B91" w:rsidRPr="00081AF8" w:rsidDel="00E37E31" w:rsidRDefault="00D40B91" w:rsidP="00081AF8">
            <w:pPr>
              <w:spacing w:line="360" w:lineRule="auto"/>
              <w:jc w:val="both"/>
              <w:rPr>
                <w:del w:id="3389" w:author="admin" w:date="2022-12-12T09:28:00Z"/>
                <w:rFonts w:ascii="Times New Roman" w:eastAsia="Calibri" w:hAnsi="Times New Roman" w:cs="Times New Roman"/>
                <w:sz w:val="28"/>
                <w:szCs w:val="28"/>
                <w:lang w:eastAsia="vi-VN"/>
              </w:rPr>
            </w:pPr>
            <w:del w:id="3390" w:author="admin" w:date="2022-12-12T09:28:00Z">
              <w:r w:rsidRPr="00081AF8" w:rsidDel="00E37E31">
                <w:rPr>
                  <w:rFonts w:ascii="Times New Roman" w:eastAsia="Calibri" w:hAnsi="Times New Roman" w:cs="Times New Roman"/>
                  <w:sz w:val="28"/>
                  <w:szCs w:val="28"/>
                  <w:lang w:val="vi-VN" w:eastAsia="vi-VN"/>
                </w:rPr>
                <w:delText xml:space="preserve">Mã </w:delText>
              </w:r>
              <w:r w:rsidRPr="00081AF8" w:rsidDel="00E37E31">
                <w:rPr>
                  <w:rFonts w:ascii="Times New Roman" w:eastAsia="Calibri" w:hAnsi="Times New Roman" w:cs="Times New Roman"/>
                  <w:sz w:val="28"/>
                  <w:szCs w:val="28"/>
                  <w:lang w:eastAsia="vi-VN"/>
                </w:rPr>
                <w:delText>khuyến mại</w:delText>
              </w:r>
            </w:del>
          </w:p>
        </w:tc>
      </w:tr>
      <w:tr w:rsidR="00D40B91" w:rsidRPr="00081AF8" w:rsidDel="00E37E31" w14:paraId="30C24C6F" w14:textId="77777777" w:rsidTr="00E305A5">
        <w:trPr>
          <w:trHeight w:val="138"/>
          <w:jc w:val="center"/>
          <w:del w:id="3391" w:author="admin" w:date="2022-12-12T09:28:00Z"/>
        </w:trPr>
        <w:tc>
          <w:tcPr>
            <w:tcW w:w="714" w:type="dxa"/>
          </w:tcPr>
          <w:p w14:paraId="013AA7AC" w14:textId="77777777" w:rsidR="00D40B91" w:rsidRPr="00081AF8" w:rsidDel="00E37E31" w:rsidRDefault="00D40B91" w:rsidP="00081AF8">
            <w:pPr>
              <w:spacing w:line="360" w:lineRule="auto"/>
              <w:jc w:val="both"/>
              <w:rPr>
                <w:del w:id="3392" w:author="admin" w:date="2022-12-12T09:28:00Z"/>
                <w:rFonts w:ascii="Times New Roman" w:eastAsia="Calibri" w:hAnsi="Times New Roman" w:cs="Times New Roman"/>
                <w:sz w:val="28"/>
                <w:szCs w:val="28"/>
                <w:lang w:eastAsia="vi-VN"/>
              </w:rPr>
            </w:pPr>
            <w:del w:id="3393" w:author="admin" w:date="2022-12-12T09:28:00Z">
              <w:r w:rsidRPr="00081AF8" w:rsidDel="00E37E31">
                <w:rPr>
                  <w:rFonts w:ascii="Times New Roman" w:eastAsia="Calibri" w:hAnsi="Times New Roman" w:cs="Times New Roman"/>
                  <w:sz w:val="28"/>
                  <w:szCs w:val="28"/>
                  <w:lang w:eastAsia="vi-VN"/>
                </w:rPr>
                <w:delText>2</w:delText>
              </w:r>
            </w:del>
          </w:p>
        </w:tc>
        <w:tc>
          <w:tcPr>
            <w:tcW w:w="2445" w:type="dxa"/>
          </w:tcPr>
          <w:p w14:paraId="423F26D5" w14:textId="77777777" w:rsidR="00D40B91" w:rsidRPr="00081AF8" w:rsidDel="00E37E31" w:rsidRDefault="00D40B91" w:rsidP="00081AF8">
            <w:pPr>
              <w:spacing w:line="360" w:lineRule="auto"/>
              <w:jc w:val="both"/>
              <w:rPr>
                <w:del w:id="3394" w:author="admin" w:date="2022-12-12T09:28:00Z"/>
                <w:rFonts w:ascii="Times New Roman" w:eastAsia="Calibri" w:hAnsi="Times New Roman" w:cs="Times New Roman"/>
                <w:sz w:val="28"/>
                <w:szCs w:val="28"/>
                <w:lang w:eastAsia="vi-VN"/>
              </w:rPr>
            </w:pPr>
            <w:del w:id="3395" w:author="admin" w:date="2022-12-12T09:28:00Z">
              <w:r w:rsidRPr="00081AF8" w:rsidDel="00E37E31">
                <w:rPr>
                  <w:rFonts w:ascii="Times New Roman" w:eastAsia="Calibri" w:hAnsi="Times New Roman" w:cs="Times New Roman"/>
                  <w:sz w:val="28"/>
                  <w:szCs w:val="28"/>
                  <w:lang w:eastAsia="vi-VN"/>
                </w:rPr>
                <w:delText>PromotionName</w:delText>
              </w:r>
            </w:del>
          </w:p>
        </w:tc>
        <w:tc>
          <w:tcPr>
            <w:tcW w:w="1771" w:type="dxa"/>
          </w:tcPr>
          <w:p w14:paraId="0BC19FD0" w14:textId="77777777" w:rsidR="00D40B91" w:rsidRPr="00081AF8" w:rsidDel="00E37E31" w:rsidRDefault="00D40B91" w:rsidP="00081AF8">
            <w:pPr>
              <w:spacing w:line="360" w:lineRule="auto"/>
              <w:jc w:val="both"/>
              <w:rPr>
                <w:del w:id="3396" w:author="admin" w:date="2022-12-12T09:28:00Z"/>
                <w:rFonts w:ascii="Times New Roman" w:eastAsia="Calibri" w:hAnsi="Times New Roman" w:cs="Times New Roman"/>
                <w:sz w:val="28"/>
                <w:szCs w:val="28"/>
                <w:lang w:eastAsia="vi-VN"/>
              </w:rPr>
            </w:pPr>
            <w:del w:id="3397"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1E1C92C1" w14:textId="77777777" w:rsidR="00D40B91" w:rsidRPr="00081AF8" w:rsidDel="00E37E31" w:rsidRDefault="00D40B91" w:rsidP="00081AF8">
            <w:pPr>
              <w:spacing w:line="360" w:lineRule="auto"/>
              <w:jc w:val="both"/>
              <w:rPr>
                <w:del w:id="3398" w:author="admin" w:date="2022-12-12T09:28:00Z"/>
                <w:rFonts w:ascii="Times New Roman" w:eastAsia="Calibri" w:hAnsi="Times New Roman" w:cs="Times New Roman"/>
                <w:sz w:val="28"/>
                <w:szCs w:val="28"/>
                <w:lang w:eastAsia="vi-VN"/>
              </w:rPr>
            </w:pPr>
            <w:del w:id="3399"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4936C5B0" w14:textId="77777777" w:rsidR="00D40B91" w:rsidRPr="00081AF8" w:rsidDel="00E37E31" w:rsidRDefault="00D40B91" w:rsidP="00081AF8">
            <w:pPr>
              <w:spacing w:line="360" w:lineRule="auto"/>
              <w:jc w:val="both"/>
              <w:rPr>
                <w:del w:id="3400" w:author="admin" w:date="2022-12-12T09:28:00Z"/>
                <w:rFonts w:ascii="Times New Roman" w:eastAsia="Calibri" w:hAnsi="Times New Roman" w:cs="Times New Roman"/>
                <w:sz w:val="28"/>
                <w:szCs w:val="28"/>
                <w:lang w:eastAsia="vi-VN"/>
              </w:rPr>
            </w:pPr>
          </w:p>
        </w:tc>
        <w:tc>
          <w:tcPr>
            <w:tcW w:w="2169" w:type="dxa"/>
          </w:tcPr>
          <w:p w14:paraId="554AC707" w14:textId="77777777" w:rsidR="00D40B91" w:rsidRPr="00081AF8" w:rsidDel="00E37E31" w:rsidRDefault="00D40B91" w:rsidP="00081AF8">
            <w:pPr>
              <w:spacing w:line="360" w:lineRule="auto"/>
              <w:jc w:val="both"/>
              <w:rPr>
                <w:del w:id="3401" w:author="admin" w:date="2022-12-12T09:28:00Z"/>
                <w:rFonts w:ascii="Times New Roman" w:eastAsia="Calibri" w:hAnsi="Times New Roman" w:cs="Times New Roman"/>
                <w:sz w:val="28"/>
                <w:szCs w:val="28"/>
                <w:lang w:eastAsia="vi-VN"/>
              </w:rPr>
            </w:pPr>
            <w:del w:id="3402" w:author="admin" w:date="2022-12-12T09:28:00Z">
              <w:r w:rsidRPr="00081AF8" w:rsidDel="00E37E31">
                <w:rPr>
                  <w:rFonts w:ascii="Times New Roman" w:eastAsia="Calibri" w:hAnsi="Times New Roman" w:cs="Times New Roman"/>
                  <w:sz w:val="28"/>
                  <w:szCs w:val="28"/>
                  <w:lang w:eastAsia="vi-VN"/>
                </w:rPr>
                <w:delText xml:space="preserve">Tên khuyến mại </w:delText>
              </w:r>
            </w:del>
          </w:p>
        </w:tc>
      </w:tr>
      <w:tr w:rsidR="00D40B91" w:rsidRPr="00081AF8" w:rsidDel="00E37E31" w14:paraId="0339318F" w14:textId="77777777" w:rsidTr="00E305A5">
        <w:trPr>
          <w:trHeight w:val="138"/>
          <w:jc w:val="center"/>
          <w:del w:id="3403" w:author="admin" w:date="2022-12-12T09:28:00Z"/>
        </w:trPr>
        <w:tc>
          <w:tcPr>
            <w:tcW w:w="714" w:type="dxa"/>
          </w:tcPr>
          <w:p w14:paraId="28FAFF97" w14:textId="77777777" w:rsidR="00D40B91" w:rsidRPr="00081AF8" w:rsidDel="00E37E31" w:rsidRDefault="00D40B91" w:rsidP="00081AF8">
            <w:pPr>
              <w:spacing w:line="360" w:lineRule="auto"/>
              <w:jc w:val="both"/>
              <w:rPr>
                <w:del w:id="3404" w:author="admin" w:date="2022-12-12T09:28:00Z"/>
                <w:rFonts w:ascii="Times New Roman" w:eastAsia="Calibri" w:hAnsi="Times New Roman" w:cs="Times New Roman"/>
                <w:sz w:val="28"/>
                <w:szCs w:val="28"/>
                <w:lang w:eastAsia="vi-VN"/>
              </w:rPr>
            </w:pPr>
            <w:del w:id="3405" w:author="admin" w:date="2022-12-12T09:28:00Z">
              <w:r w:rsidRPr="00081AF8" w:rsidDel="00E37E31">
                <w:rPr>
                  <w:rFonts w:ascii="Times New Roman" w:eastAsia="Calibri" w:hAnsi="Times New Roman" w:cs="Times New Roman"/>
                  <w:sz w:val="28"/>
                  <w:szCs w:val="28"/>
                  <w:lang w:eastAsia="vi-VN"/>
                </w:rPr>
                <w:delText>3</w:delText>
              </w:r>
            </w:del>
          </w:p>
        </w:tc>
        <w:tc>
          <w:tcPr>
            <w:tcW w:w="2445" w:type="dxa"/>
          </w:tcPr>
          <w:p w14:paraId="402BFF59" w14:textId="77777777" w:rsidR="00D40B91" w:rsidRPr="00081AF8" w:rsidDel="00E37E31" w:rsidRDefault="00D40B91" w:rsidP="00081AF8">
            <w:pPr>
              <w:spacing w:line="360" w:lineRule="auto"/>
              <w:jc w:val="both"/>
              <w:rPr>
                <w:del w:id="3406" w:author="admin" w:date="2022-12-12T09:28:00Z"/>
                <w:rFonts w:ascii="Times New Roman" w:eastAsia="Calibri" w:hAnsi="Times New Roman" w:cs="Times New Roman"/>
                <w:sz w:val="28"/>
                <w:szCs w:val="28"/>
                <w:lang w:eastAsia="vi-VN"/>
              </w:rPr>
            </w:pPr>
            <w:del w:id="3407" w:author="admin" w:date="2022-12-12T09:28:00Z">
              <w:r w:rsidRPr="00081AF8" w:rsidDel="00E37E31">
                <w:rPr>
                  <w:rFonts w:ascii="Times New Roman" w:eastAsia="Calibri" w:hAnsi="Times New Roman" w:cs="Times New Roman"/>
                  <w:sz w:val="28"/>
                  <w:szCs w:val="28"/>
                  <w:lang w:eastAsia="vi-VN"/>
                </w:rPr>
                <w:delText>PromotionType</w:delText>
              </w:r>
            </w:del>
          </w:p>
        </w:tc>
        <w:tc>
          <w:tcPr>
            <w:tcW w:w="1771" w:type="dxa"/>
          </w:tcPr>
          <w:p w14:paraId="72EFDBB6" w14:textId="77777777" w:rsidR="00D40B91" w:rsidRPr="00081AF8" w:rsidDel="00E37E31" w:rsidRDefault="00D40B91" w:rsidP="00081AF8">
            <w:pPr>
              <w:spacing w:line="360" w:lineRule="auto"/>
              <w:jc w:val="both"/>
              <w:rPr>
                <w:del w:id="3408" w:author="admin" w:date="2022-12-12T09:28:00Z"/>
                <w:rFonts w:ascii="Times New Roman" w:eastAsia="Calibri" w:hAnsi="Times New Roman" w:cs="Times New Roman"/>
                <w:sz w:val="28"/>
                <w:szCs w:val="28"/>
                <w:lang w:eastAsia="vi-VN"/>
              </w:rPr>
            </w:pPr>
            <w:del w:id="3409"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76CCC1E9" w14:textId="77777777" w:rsidR="00D40B91" w:rsidRPr="00081AF8" w:rsidDel="00E37E31" w:rsidRDefault="00D40B91" w:rsidP="00081AF8">
            <w:pPr>
              <w:spacing w:line="360" w:lineRule="auto"/>
              <w:jc w:val="both"/>
              <w:rPr>
                <w:del w:id="3410" w:author="admin" w:date="2022-12-12T09:28:00Z"/>
                <w:rFonts w:ascii="Times New Roman" w:eastAsia="Calibri" w:hAnsi="Times New Roman" w:cs="Times New Roman"/>
                <w:sz w:val="28"/>
                <w:szCs w:val="28"/>
                <w:lang w:eastAsia="vi-VN"/>
              </w:rPr>
            </w:pPr>
            <w:del w:id="3411"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2837FDF5" w14:textId="77777777" w:rsidR="00D40B91" w:rsidRPr="00081AF8" w:rsidDel="00E37E31" w:rsidRDefault="00D40B91" w:rsidP="00081AF8">
            <w:pPr>
              <w:spacing w:line="360" w:lineRule="auto"/>
              <w:jc w:val="both"/>
              <w:rPr>
                <w:del w:id="3412" w:author="admin" w:date="2022-12-12T09:28:00Z"/>
                <w:rFonts w:ascii="Times New Roman" w:eastAsia="Calibri" w:hAnsi="Times New Roman" w:cs="Times New Roman"/>
                <w:sz w:val="28"/>
                <w:szCs w:val="28"/>
                <w:lang w:eastAsia="vi-VN"/>
              </w:rPr>
            </w:pPr>
          </w:p>
        </w:tc>
        <w:tc>
          <w:tcPr>
            <w:tcW w:w="2169" w:type="dxa"/>
          </w:tcPr>
          <w:p w14:paraId="071672A7" w14:textId="77777777" w:rsidR="00D40B91" w:rsidRPr="00081AF8" w:rsidDel="00E37E31" w:rsidRDefault="00D40B91" w:rsidP="00081AF8">
            <w:pPr>
              <w:spacing w:line="360" w:lineRule="auto"/>
              <w:jc w:val="both"/>
              <w:rPr>
                <w:del w:id="3413" w:author="admin" w:date="2022-12-12T09:28:00Z"/>
                <w:rFonts w:ascii="Times New Roman" w:eastAsia="Calibri" w:hAnsi="Times New Roman" w:cs="Times New Roman"/>
                <w:sz w:val="28"/>
                <w:szCs w:val="28"/>
                <w:lang w:eastAsia="vi-VN"/>
              </w:rPr>
            </w:pPr>
            <w:del w:id="3414" w:author="admin" w:date="2022-12-12T09:28:00Z">
              <w:r w:rsidRPr="00081AF8" w:rsidDel="00E37E31">
                <w:rPr>
                  <w:rFonts w:ascii="Times New Roman" w:eastAsia="Calibri" w:hAnsi="Times New Roman" w:cs="Times New Roman"/>
                  <w:sz w:val="28"/>
                  <w:szCs w:val="28"/>
                  <w:lang w:eastAsia="vi-VN"/>
                </w:rPr>
                <w:delText xml:space="preserve">Loại khuyến mại </w:delText>
              </w:r>
            </w:del>
          </w:p>
        </w:tc>
      </w:tr>
      <w:tr w:rsidR="00D40B91" w:rsidRPr="00081AF8" w:rsidDel="00E37E31" w14:paraId="2E1FBEF6" w14:textId="77777777" w:rsidTr="00E305A5">
        <w:trPr>
          <w:trHeight w:val="450"/>
          <w:jc w:val="center"/>
          <w:del w:id="3415" w:author="admin" w:date="2022-12-12T09:28:00Z"/>
        </w:trPr>
        <w:tc>
          <w:tcPr>
            <w:tcW w:w="714" w:type="dxa"/>
          </w:tcPr>
          <w:p w14:paraId="442EF9F7" w14:textId="77777777" w:rsidR="00D40B91" w:rsidRPr="00081AF8" w:rsidDel="00E37E31" w:rsidRDefault="00D40B91" w:rsidP="00081AF8">
            <w:pPr>
              <w:spacing w:line="360" w:lineRule="auto"/>
              <w:jc w:val="both"/>
              <w:rPr>
                <w:del w:id="3416" w:author="admin" w:date="2022-12-12T09:28:00Z"/>
                <w:rFonts w:ascii="Times New Roman" w:eastAsia="Calibri" w:hAnsi="Times New Roman" w:cs="Times New Roman"/>
                <w:sz w:val="28"/>
                <w:szCs w:val="28"/>
                <w:lang w:val="vi-VN" w:eastAsia="vi-VN"/>
              </w:rPr>
            </w:pPr>
            <w:del w:id="3417" w:author="admin" w:date="2022-12-12T09:28:00Z">
              <w:r w:rsidRPr="00081AF8" w:rsidDel="00E37E31">
                <w:rPr>
                  <w:rFonts w:ascii="Times New Roman" w:eastAsia="Calibri" w:hAnsi="Times New Roman" w:cs="Times New Roman"/>
                  <w:sz w:val="28"/>
                  <w:szCs w:val="28"/>
                  <w:lang w:val="vi-VN" w:eastAsia="vi-VN"/>
                </w:rPr>
                <w:delText>4</w:delText>
              </w:r>
            </w:del>
          </w:p>
        </w:tc>
        <w:tc>
          <w:tcPr>
            <w:tcW w:w="2445" w:type="dxa"/>
          </w:tcPr>
          <w:p w14:paraId="5938495B" w14:textId="77777777" w:rsidR="00D40B91" w:rsidRPr="00081AF8" w:rsidDel="00E37E31" w:rsidRDefault="00D40B91" w:rsidP="00081AF8">
            <w:pPr>
              <w:spacing w:line="360" w:lineRule="auto"/>
              <w:jc w:val="both"/>
              <w:rPr>
                <w:del w:id="3418" w:author="admin" w:date="2022-12-12T09:28:00Z"/>
                <w:rFonts w:ascii="Times New Roman" w:eastAsia="Calibri" w:hAnsi="Times New Roman" w:cs="Times New Roman"/>
                <w:sz w:val="28"/>
                <w:szCs w:val="28"/>
                <w:lang w:val="vi-VN" w:eastAsia="vi-VN"/>
              </w:rPr>
            </w:pPr>
            <w:del w:id="3419" w:author="admin" w:date="2022-12-12T09:28:00Z">
              <w:r w:rsidRPr="00081AF8" w:rsidDel="00E37E31">
                <w:rPr>
                  <w:rFonts w:ascii="Times New Roman" w:eastAsia="Calibri" w:hAnsi="Times New Roman" w:cs="Times New Roman"/>
                  <w:sz w:val="28"/>
                  <w:szCs w:val="28"/>
                  <w:lang w:eastAsia="vi-VN"/>
                </w:rPr>
                <w:delText>PromotionValue</w:delText>
              </w:r>
            </w:del>
          </w:p>
        </w:tc>
        <w:tc>
          <w:tcPr>
            <w:tcW w:w="1771" w:type="dxa"/>
          </w:tcPr>
          <w:p w14:paraId="5F63039F" w14:textId="77777777" w:rsidR="00D40B91" w:rsidRPr="00081AF8" w:rsidDel="00E37E31" w:rsidRDefault="00D40B91" w:rsidP="00081AF8">
            <w:pPr>
              <w:spacing w:line="360" w:lineRule="auto"/>
              <w:jc w:val="both"/>
              <w:rPr>
                <w:del w:id="3420" w:author="admin" w:date="2022-12-12T09:28:00Z"/>
                <w:rFonts w:ascii="Times New Roman" w:eastAsia="Calibri" w:hAnsi="Times New Roman" w:cs="Times New Roman"/>
                <w:sz w:val="28"/>
                <w:szCs w:val="28"/>
                <w:lang w:eastAsia="vi-VN"/>
              </w:rPr>
            </w:pPr>
            <w:del w:id="3421" w:author="admin" w:date="2022-12-12T09:28:00Z">
              <w:r w:rsidRPr="00081AF8" w:rsidDel="00E37E31">
                <w:rPr>
                  <w:rFonts w:ascii="Times New Roman" w:eastAsia="Calibri" w:hAnsi="Times New Roman" w:cs="Times New Roman"/>
                  <w:sz w:val="28"/>
                  <w:szCs w:val="28"/>
                  <w:lang w:eastAsia="vi-VN"/>
                </w:rPr>
                <w:delText>Float</w:delText>
              </w:r>
            </w:del>
          </w:p>
        </w:tc>
        <w:tc>
          <w:tcPr>
            <w:tcW w:w="904" w:type="dxa"/>
          </w:tcPr>
          <w:p w14:paraId="748EC340" w14:textId="77777777" w:rsidR="00D40B91" w:rsidRPr="00081AF8" w:rsidDel="00E37E31" w:rsidRDefault="00D40B91" w:rsidP="00081AF8">
            <w:pPr>
              <w:spacing w:line="360" w:lineRule="auto"/>
              <w:jc w:val="both"/>
              <w:rPr>
                <w:del w:id="3422" w:author="admin" w:date="2022-12-12T09:28:00Z"/>
                <w:rFonts w:ascii="Times New Roman" w:eastAsia="Calibri" w:hAnsi="Times New Roman" w:cs="Times New Roman"/>
                <w:sz w:val="28"/>
                <w:szCs w:val="28"/>
                <w:lang w:val="vi-VN" w:eastAsia="vi-VN"/>
              </w:rPr>
            </w:pPr>
            <w:del w:id="3423"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23E55BF2" w14:textId="77777777" w:rsidR="00D40B91" w:rsidRPr="00081AF8" w:rsidDel="00E37E31" w:rsidRDefault="00D40B91" w:rsidP="00081AF8">
            <w:pPr>
              <w:spacing w:line="360" w:lineRule="auto"/>
              <w:jc w:val="both"/>
              <w:rPr>
                <w:del w:id="3424" w:author="admin" w:date="2022-12-12T09:28:00Z"/>
                <w:rFonts w:ascii="Times New Roman" w:eastAsia="Calibri" w:hAnsi="Times New Roman" w:cs="Times New Roman"/>
                <w:sz w:val="28"/>
                <w:szCs w:val="28"/>
                <w:lang w:val="vi-VN" w:eastAsia="vi-VN"/>
              </w:rPr>
            </w:pPr>
          </w:p>
        </w:tc>
        <w:tc>
          <w:tcPr>
            <w:tcW w:w="2169" w:type="dxa"/>
          </w:tcPr>
          <w:p w14:paraId="310529C2" w14:textId="77777777" w:rsidR="00D40B91" w:rsidRPr="00081AF8" w:rsidDel="00E37E31" w:rsidRDefault="00D40B91" w:rsidP="00081AF8">
            <w:pPr>
              <w:spacing w:line="360" w:lineRule="auto"/>
              <w:jc w:val="both"/>
              <w:rPr>
                <w:del w:id="3425" w:author="admin" w:date="2022-12-12T09:28:00Z"/>
                <w:rFonts w:ascii="Times New Roman" w:eastAsia="Calibri" w:hAnsi="Times New Roman" w:cs="Times New Roman"/>
                <w:sz w:val="28"/>
                <w:szCs w:val="28"/>
                <w:lang w:eastAsia="vi-VN"/>
              </w:rPr>
            </w:pPr>
            <w:del w:id="3426" w:author="admin" w:date="2022-12-12T09:28:00Z">
              <w:r w:rsidRPr="00081AF8" w:rsidDel="00E37E31">
                <w:rPr>
                  <w:rFonts w:ascii="Times New Roman" w:eastAsia="Calibri" w:hAnsi="Times New Roman" w:cs="Times New Roman"/>
                  <w:sz w:val="28"/>
                  <w:szCs w:val="28"/>
                  <w:lang w:eastAsia="vi-VN"/>
                </w:rPr>
                <w:delText>Giá trị khuyến mại</w:delText>
              </w:r>
            </w:del>
          </w:p>
        </w:tc>
      </w:tr>
      <w:tr w:rsidR="00D40B91" w:rsidRPr="00081AF8" w:rsidDel="00E37E31" w14:paraId="3FA3D9E4" w14:textId="77777777" w:rsidTr="00E305A5">
        <w:trPr>
          <w:trHeight w:val="466"/>
          <w:jc w:val="center"/>
          <w:del w:id="3427" w:author="admin" w:date="2022-12-12T09:28:00Z"/>
        </w:trPr>
        <w:tc>
          <w:tcPr>
            <w:tcW w:w="714" w:type="dxa"/>
          </w:tcPr>
          <w:p w14:paraId="12EDA1C9" w14:textId="77777777" w:rsidR="00D40B91" w:rsidRPr="00081AF8" w:rsidDel="00E37E31" w:rsidRDefault="00D40B91" w:rsidP="00081AF8">
            <w:pPr>
              <w:spacing w:line="360" w:lineRule="auto"/>
              <w:jc w:val="both"/>
              <w:rPr>
                <w:del w:id="3428" w:author="admin" w:date="2022-12-12T09:28:00Z"/>
                <w:rFonts w:ascii="Times New Roman" w:eastAsia="Calibri" w:hAnsi="Times New Roman" w:cs="Times New Roman"/>
                <w:sz w:val="28"/>
                <w:szCs w:val="28"/>
                <w:lang w:val="vi-VN" w:eastAsia="vi-VN"/>
              </w:rPr>
            </w:pPr>
            <w:del w:id="3429" w:author="admin" w:date="2022-12-12T09:28:00Z">
              <w:r w:rsidRPr="00081AF8" w:rsidDel="00E37E31">
                <w:rPr>
                  <w:rFonts w:ascii="Times New Roman" w:eastAsia="Calibri" w:hAnsi="Times New Roman" w:cs="Times New Roman"/>
                  <w:sz w:val="28"/>
                  <w:szCs w:val="28"/>
                  <w:lang w:val="vi-VN" w:eastAsia="vi-VN"/>
                </w:rPr>
                <w:delText>5</w:delText>
              </w:r>
            </w:del>
          </w:p>
        </w:tc>
        <w:tc>
          <w:tcPr>
            <w:tcW w:w="2445" w:type="dxa"/>
          </w:tcPr>
          <w:p w14:paraId="41645B42" w14:textId="77777777" w:rsidR="00D40B91" w:rsidRPr="00081AF8" w:rsidDel="00E37E31" w:rsidRDefault="00D40B91" w:rsidP="00081AF8">
            <w:pPr>
              <w:spacing w:line="360" w:lineRule="auto"/>
              <w:jc w:val="both"/>
              <w:rPr>
                <w:del w:id="3430" w:author="admin" w:date="2022-12-12T09:28:00Z"/>
                <w:rFonts w:ascii="Times New Roman" w:eastAsia="Calibri" w:hAnsi="Times New Roman" w:cs="Times New Roman"/>
                <w:sz w:val="28"/>
                <w:szCs w:val="28"/>
                <w:lang w:val="vi-VN" w:eastAsia="vi-VN"/>
              </w:rPr>
            </w:pPr>
            <w:del w:id="3431" w:author="admin" w:date="2022-12-12T09:28:00Z">
              <w:r w:rsidRPr="00081AF8" w:rsidDel="00E37E31">
                <w:rPr>
                  <w:rFonts w:ascii="Times New Roman" w:eastAsia="Calibri" w:hAnsi="Times New Roman" w:cs="Times New Roman"/>
                  <w:sz w:val="28"/>
                  <w:szCs w:val="28"/>
                  <w:lang w:eastAsia="vi-VN"/>
                </w:rPr>
                <w:delText>StartDate</w:delText>
              </w:r>
            </w:del>
          </w:p>
        </w:tc>
        <w:tc>
          <w:tcPr>
            <w:tcW w:w="1771" w:type="dxa"/>
          </w:tcPr>
          <w:p w14:paraId="420DD881" w14:textId="77777777" w:rsidR="00D40B91" w:rsidRPr="00081AF8" w:rsidDel="00E37E31" w:rsidRDefault="00D40B91" w:rsidP="00081AF8">
            <w:pPr>
              <w:spacing w:line="360" w:lineRule="auto"/>
              <w:jc w:val="both"/>
              <w:rPr>
                <w:del w:id="3432" w:author="admin" w:date="2022-12-12T09:28:00Z"/>
                <w:rFonts w:ascii="Times New Roman" w:eastAsia="Calibri" w:hAnsi="Times New Roman" w:cs="Times New Roman"/>
                <w:sz w:val="28"/>
                <w:szCs w:val="28"/>
                <w:lang w:eastAsia="vi-VN"/>
              </w:rPr>
            </w:pPr>
            <w:del w:id="3433" w:author="admin" w:date="2022-12-12T09:28:00Z">
              <w:r w:rsidRPr="00081AF8" w:rsidDel="00E37E31">
                <w:rPr>
                  <w:rFonts w:ascii="Times New Roman" w:eastAsia="Calibri" w:hAnsi="Times New Roman" w:cs="Times New Roman"/>
                  <w:sz w:val="28"/>
                  <w:szCs w:val="28"/>
                  <w:lang w:eastAsia="vi-VN"/>
                </w:rPr>
                <w:delText>datetime</w:delText>
              </w:r>
            </w:del>
          </w:p>
        </w:tc>
        <w:tc>
          <w:tcPr>
            <w:tcW w:w="904" w:type="dxa"/>
          </w:tcPr>
          <w:p w14:paraId="2837AB6D" w14:textId="77777777" w:rsidR="00D40B91" w:rsidRPr="00081AF8" w:rsidDel="00E37E31" w:rsidRDefault="00D40B91" w:rsidP="00081AF8">
            <w:pPr>
              <w:spacing w:line="360" w:lineRule="auto"/>
              <w:jc w:val="both"/>
              <w:rPr>
                <w:del w:id="3434" w:author="admin" w:date="2022-12-12T09:28:00Z"/>
                <w:rFonts w:ascii="Times New Roman" w:eastAsia="Calibri" w:hAnsi="Times New Roman" w:cs="Times New Roman"/>
                <w:sz w:val="28"/>
                <w:szCs w:val="28"/>
                <w:lang w:val="vi-VN" w:eastAsia="vi-VN"/>
              </w:rPr>
            </w:pPr>
            <w:del w:id="3435"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7AB830E9" w14:textId="77777777" w:rsidR="00D40B91" w:rsidRPr="00081AF8" w:rsidDel="00E37E31" w:rsidRDefault="00D40B91" w:rsidP="00081AF8">
            <w:pPr>
              <w:spacing w:line="360" w:lineRule="auto"/>
              <w:jc w:val="both"/>
              <w:rPr>
                <w:del w:id="3436" w:author="admin" w:date="2022-12-12T09:28:00Z"/>
                <w:rFonts w:ascii="Times New Roman" w:eastAsia="Calibri" w:hAnsi="Times New Roman" w:cs="Times New Roman"/>
                <w:sz w:val="28"/>
                <w:szCs w:val="28"/>
                <w:lang w:val="vi-VN" w:eastAsia="vi-VN"/>
              </w:rPr>
            </w:pPr>
          </w:p>
        </w:tc>
        <w:tc>
          <w:tcPr>
            <w:tcW w:w="2169" w:type="dxa"/>
          </w:tcPr>
          <w:p w14:paraId="07396351" w14:textId="77777777" w:rsidR="00D40B91" w:rsidRPr="00081AF8" w:rsidDel="00E37E31" w:rsidRDefault="00D40B91" w:rsidP="00081AF8">
            <w:pPr>
              <w:spacing w:line="360" w:lineRule="auto"/>
              <w:jc w:val="both"/>
              <w:rPr>
                <w:del w:id="3437" w:author="admin" w:date="2022-12-12T09:28:00Z"/>
                <w:rFonts w:ascii="Times New Roman" w:eastAsia="Calibri" w:hAnsi="Times New Roman" w:cs="Times New Roman"/>
                <w:sz w:val="28"/>
                <w:szCs w:val="28"/>
                <w:lang w:eastAsia="vi-VN"/>
              </w:rPr>
            </w:pPr>
            <w:del w:id="3438" w:author="admin" w:date="2022-12-12T09:28:00Z">
              <w:r w:rsidRPr="00081AF8" w:rsidDel="00E37E31">
                <w:rPr>
                  <w:rFonts w:ascii="Times New Roman" w:eastAsia="Calibri" w:hAnsi="Times New Roman" w:cs="Times New Roman"/>
                  <w:sz w:val="28"/>
                  <w:szCs w:val="28"/>
                  <w:lang w:eastAsia="vi-VN"/>
                </w:rPr>
                <w:delText>Ngày bắt đầu</w:delText>
              </w:r>
            </w:del>
          </w:p>
        </w:tc>
      </w:tr>
      <w:tr w:rsidR="00D40B91" w:rsidRPr="00081AF8" w:rsidDel="00E37E31" w14:paraId="7B3C2DDD" w14:textId="77777777" w:rsidTr="00E305A5">
        <w:trPr>
          <w:trHeight w:val="915"/>
          <w:jc w:val="center"/>
          <w:del w:id="3439" w:author="admin" w:date="2022-12-12T09:28:00Z"/>
        </w:trPr>
        <w:tc>
          <w:tcPr>
            <w:tcW w:w="714" w:type="dxa"/>
          </w:tcPr>
          <w:p w14:paraId="0BEAD3E7" w14:textId="77777777" w:rsidR="00D40B91" w:rsidRPr="00081AF8" w:rsidDel="00E37E31" w:rsidRDefault="00D40B91" w:rsidP="00081AF8">
            <w:pPr>
              <w:spacing w:line="360" w:lineRule="auto"/>
              <w:jc w:val="both"/>
              <w:rPr>
                <w:del w:id="3440" w:author="admin" w:date="2022-12-12T09:28:00Z"/>
                <w:rFonts w:ascii="Times New Roman" w:eastAsia="Calibri" w:hAnsi="Times New Roman" w:cs="Times New Roman"/>
                <w:sz w:val="28"/>
                <w:szCs w:val="28"/>
                <w:lang w:val="vi-VN" w:eastAsia="vi-VN"/>
              </w:rPr>
            </w:pPr>
            <w:del w:id="3441" w:author="admin" w:date="2022-12-12T09:28:00Z">
              <w:r w:rsidRPr="00081AF8" w:rsidDel="00E37E31">
                <w:rPr>
                  <w:rFonts w:ascii="Times New Roman" w:eastAsia="Calibri" w:hAnsi="Times New Roman" w:cs="Times New Roman"/>
                  <w:sz w:val="28"/>
                  <w:szCs w:val="28"/>
                  <w:lang w:val="vi-VN" w:eastAsia="vi-VN"/>
                </w:rPr>
                <w:delText>6</w:delText>
              </w:r>
            </w:del>
          </w:p>
        </w:tc>
        <w:tc>
          <w:tcPr>
            <w:tcW w:w="2445" w:type="dxa"/>
          </w:tcPr>
          <w:p w14:paraId="4ACFF0C0" w14:textId="77777777" w:rsidR="00D40B91" w:rsidRPr="00081AF8" w:rsidDel="00E37E31" w:rsidRDefault="00D40B91" w:rsidP="00081AF8">
            <w:pPr>
              <w:spacing w:line="360" w:lineRule="auto"/>
              <w:jc w:val="both"/>
              <w:rPr>
                <w:del w:id="3442" w:author="admin" w:date="2022-12-12T09:28:00Z"/>
                <w:rFonts w:ascii="Times New Roman" w:eastAsia="Calibri" w:hAnsi="Times New Roman" w:cs="Times New Roman"/>
                <w:sz w:val="28"/>
                <w:szCs w:val="28"/>
                <w:lang w:eastAsia="vi-VN"/>
              </w:rPr>
            </w:pPr>
            <w:del w:id="3443" w:author="admin" w:date="2022-12-12T09:28:00Z">
              <w:r w:rsidRPr="00081AF8" w:rsidDel="00E37E31">
                <w:rPr>
                  <w:rFonts w:ascii="Times New Roman" w:eastAsia="Calibri" w:hAnsi="Times New Roman" w:cs="Times New Roman"/>
                  <w:sz w:val="28"/>
                  <w:szCs w:val="28"/>
                  <w:lang w:eastAsia="vi-VN"/>
                </w:rPr>
                <w:delText>EndDate</w:delText>
              </w:r>
            </w:del>
          </w:p>
        </w:tc>
        <w:tc>
          <w:tcPr>
            <w:tcW w:w="1771" w:type="dxa"/>
          </w:tcPr>
          <w:p w14:paraId="2653D98E" w14:textId="77777777" w:rsidR="00D40B91" w:rsidRPr="00081AF8" w:rsidDel="00E37E31" w:rsidRDefault="00D40B91" w:rsidP="00081AF8">
            <w:pPr>
              <w:spacing w:line="360" w:lineRule="auto"/>
              <w:jc w:val="both"/>
              <w:rPr>
                <w:del w:id="3444" w:author="admin" w:date="2022-12-12T09:28:00Z"/>
                <w:rFonts w:ascii="Times New Roman" w:eastAsia="Calibri" w:hAnsi="Times New Roman" w:cs="Times New Roman"/>
                <w:sz w:val="28"/>
                <w:szCs w:val="28"/>
                <w:lang w:eastAsia="vi-VN"/>
              </w:rPr>
            </w:pPr>
            <w:del w:id="3445" w:author="admin" w:date="2022-12-12T09:28:00Z">
              <w:r w:rsidRPr="00081AF8" w:rsidDel="00E37E31">
                <w:rPr>
                  <w:rFonts w:ascii="Times New Roman" w:eastAsia="Calibri" w:hAnsi="Times New Roman" w:cs="Times New Roman"/>
                  <w:sz w:val="28"/>
                  <w:szCs w:val="28"/>
                  <w:lang w:eastAsia="vi-VN"/>
                </w:rPr>
                <w:delText>datetime</w:delText>
              </w:r>
            </w:del>
          </w:p>
        </w:tc>
        <w:tc>
          <w:tcPr>
            <w:tcW w:w="904" w:type="dxa"/>
          </w:tcPr>
          <w:p w14:paraId="79CDF453" w14:textId="77777777" w:rsidR="00D40B91" w:rsidRPr="00081AF8" w:rsidDel="00E37E31" w:rsidRDefault="00D40B91" w:rsidP="00081AF8">
            <w:pPr>
              <w:spacing w:line="360" w:lineRule="auto"/>
              <w:jc w:val="both"/>
              <w:rPr>
                <w:del w:id="3446" w:author="admin" w:date="2022-12-12T09:28:00Z"/>
                <w:rFonts w:ascii="Times New Roman" w:eastAsia="Calibri" w:hAnsi="Times New Roman" w:cs="Times New Roman"/>
                <w:sz w:val="28"/>
                <w:szCs w:val="28"/>
                <w:lang w:eastAsia="vi-VN"/>
              </w:rPr>
            </w:pPr>
            <w:del w:id="3447"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6D2308E3" w14:textId="77777777" w:rsidR="00D40B91" w:rsidRPr="00081AF8" w:rsidDel="00E37E31" w:rsidRDefault="00D40B91" w:rsidP="00081AF8">
            <w:pPr>
              <w:spacing w:line="360" w:lineRule="auto"/>
              <w:jc w:val="both"/>
              <w:rPr>
                <w:del w:id="3448" w:author="admin" w:date="2022-12-12T09:28:00Z"/>
                <w:rFonts w:ascii="Times New Roman" w:eastAsia="Calibri" w:hAnsi="Times New Roman" w:cs="Times New Roman"/>
                <w:sz w:val="28"/>
                <w:szCs w:val="28"/>
                <w:lang w:val="vi-VN" w:eastAsia="vi-VN"/>
              </w:rPr>
            </w:pPr>
          </w:p>
        </w:tc>
        <w:tc>
          <w:tcPr>
            <w:tcW w:w="2169" w:type="dxa"/>
          </w:tcPr>
          <w:p w14:paraId="7418ECAA" w14:textId="77777777" w:rsidR="00D40B91" w:rsidRPr="00081AF8" w:rsidDel="00E37E31" w:rsidRDefault="00D40B91" w:rsidP="00081AF8">
            <w:pPr>
              <w:spacing w:line="360" w:lineRule="auto"/>
              <w:jc w:val="both"/>
              <w:rPr>
                <w:del w:id="3449" w:author="admin" w:date="2022-12-12T09:28:00Z"/>
                <w:rFonts w:ascii="Times New Roman" w:eastAsia="Calibri" w:hAnsi="Times New Roman" w:cs="Times New Roman"/>
                <w:sz w:val="28"/>
                <w:szCs w:val="28"/>
                <w:lang w:eastAsia="vi-VN"/>
              </w:rPr>
            </w:pPr>
            <w:del w:id="3450" w:author="admin" w:date="2022-12-12T09:28:00Z">
              <w:r w:rsidRPr="00081AF8" w:rsidDel="00E37E31">
                <w:rPr>
                  <w:rFonts w:ascii="Times New Roman" w:eastAsia="Calibri" w:hAnsi="Times New Roman" w:cs="Times New Roman"/>
                  <w:sz w:val="28"/>
                  <w:szCs w:val="28"/>
                  <w:lang w:eastAsia="vi-VN"/>
                </w:rPr>
                <w:delText xml:space="preserve">Ngày kết thúc </w:delText>
              </w:r>
            </w:del>
          </w:p>
        </w:tc>
      </w:tr>
    </w:tbl>
    <w:p w14:paraId="4EB87E15" w14:textId="77777777" w:rsidR="00D40B91" w:rsidRPr="00081AF8" w:rsidDel="00E37E31" w:rsidRDefault="00D40B91" w:rsidP="00081AF8">
      <w:pPr>
        <w:spacing w:line="360" w:lineRule="auto"/>
        <w:jc w:val="both"/>
        <w:rPr>
          <w:del w:id="3451" w:author="admin" w:date="2022-12-12T09:28:00Z"/>
          <w:rFonts w:ascii="Times New Roman" w:eastAsia="Calibri" w:hAnsi="Times New Roman" w:cs="Times New Roman"/>
          <w:i/>
          <w:sz w:val="28"/>
          <w:szCs w:val="28"/>
          <w:lang w:eastAsia="vi-VN"/>
        </w:rPr>
      </w:pPr>
    </w:p>
    <w:p w14:paraId="16C9BCC7" w14:textId="77777777" w:rsidR="00D40B91" w:rsidRPr="00081AF8" w:rsidDel="00E37E31" w:rsidRDefault="00D40B91" w:rsidP="00081AF8">
      <w:pPr>
        <w:pStyle w:val="Heading3"/>
        <w:spacing w:line="360" w:lineRule="auto"/>
        <w:rPr>
          <w:del w:id="3452" w:author="admin" w:date="2022-12-12T09:28:00Z"/>
          <w:rFonts w:ascii="Times New Roman" w:eastAsia="Calibri" w:hAnsi="Times New Roman" w:cs="Times New Roman"/>
          <w:b/>
          <w:color w:val="auto"/>
          <w:sz w:val="28"/>
          <w:szCs w:val="28"/>
          <w:lang w:val="vi-VN" w:eastAsia="vi-VN"/>
        </w:rPr>
      </w:pPr>
      <w:del w:id="3453" w:author="admin" w:date="2022-12-12T09:28:00Z">
        <w:r w:rsidRPr="00081AF8" w:rsidDel="00E37E31">
          <w:rPr>
            <w:rFonts w:ascii="Times New Roman" w:eastAsia="Calibri" w:hAnsi="Times New Roman" w:cs="Times New Roman"/>
            <w:b/>
            <w:color w:val="auto"/>
            <w:sz w:val="28"/>
            <w:szCs w:val="28"/>
            <w:lang w:eastAsia="vi-VN"/>
          </w:rPr>
          <w:delText xml:space="preserve">3.3.3 </w:delText>
        </w:r>
        <w:r w:rsidRPr="00081AF8" w:rsidDel="00E37E31">
          <w:rPr>
            <w:rFonts w:ascii="Times New Roman" w:eastAsia="Calibri" w:hAnsi="Times New Roman" w:cs="Times New Roman"/>
            <w:b/>
            <w:color w:val="auto"/>
            <w:sz w:val="28"/>
            <w:szCs w:val="28"/>
            <w:lang w:val="vi-VN" w:eastAsia="vi-VN"/>
          </w:rPr>
          <w:delText xml:space="preserve">Bảng </w:delText>
        </w:r>
        <w:r w:rsidRPr="00081AF8" w:rsidDel="00E37E31">
          <w:rPr>
            <w:rFonts w:ascii="Times New Roman" w:eastAsia="Calibri" w:hAnsi="Times New Roman" w:cs="Times New Roman"/>
            <w:b/>
            <w:color w:val="auto"/>
            <w:sz w:val="28"/>
            <w:szCs w:val="28"/>
            <w:lang w:eastAsia="vi-VN"/>
          </w:rPr>
          <w:delText xml:space="preserve">Hãng sản xuất </w:delText>
        </w:r>
        <w:r w:rsidRPr="00081AF8" w:rsidDel="00E37E31">
          <w:rPr>
            <w:rFonts w:ascii="Times New Roman" w:eastAsia="Calibri" w:hAnsi="Times New Roman" w:cs="Times New Roman"/>
            <w:b/>
            <w:color w:val="auto"/>
            <w:sz w:val="28"/>
            <w:szCs w:val="28"/>
            <w:lang w:val="vi-VN" w:eastAsia="vi-VN"/>
          </w:rPr>
          <w:delText>(</w:delText>
        </w:r>
        <w:r w:rsidRPr="00081AF8" w:rsidDel="00E37E31">
          <w:rPr>
            <w:rFonts w:ascii="Times New Roman" w:eastAsia="Calibri" w:hAnsi="Times New Roman" w:cs="Times New Roman"/>
            <w:b/>
            <w:color w:val="auto"/>
            <w:sz w:val="28"/>
            <w:szCs w:val="28"/>
            <w:lang w:eastAsia="vi-VN"/>
          </w:rPr>
          <w:delText>Manufacturer</w:delText>
        </w:r>
        <w:r w:rsidRPr="00081AF8" w:rsidDel="00E37E31">
          <w:rPr>
            <w:rFonts w:ascii="Times New Roman" w:eastAsia="Calibri" w:hAnsi="Times New Roman" w:cs="Times New Roman"/>
            <w:b/>
            <w:color w:val="auto"/>
            <w:sz w:val="28"/>
            <w:szCs w:val="28"/>
            <w:lang w:val="vi-VN" w:eastAsia="vi-VN"/>
          </w:rPr>
          <w:delText>)</w:delText>
        </w:r>
      </w:del>
    </w:p>
    <w:p w14:paraId="545BED44" w14:textId="77777777" w:rsidR="00D40B91" w:rsidRPr="00081AF8" w:rsidDel="00E37E31" w:rsidRDefault="00D40B91" w:rsidP="00081AF8">
      <w:pPr>
        <w:spacing w:line="360" w:lineRule="auto"/>
        <w:rPr>
          <w:del w:id="3454" w:author="admin" w:date="2022-12-12T09:28:00Z"/>
          <w:rFonts w:ascii="Times New Roman" w:hAnsi="Times New Roman" w:cs="Times New Roman"/>
          <w:sz w:val="28"/>
          <w:szCs w:val="28"/>
          <w:lang w:val="vi-VN" w:eastAsia="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2409"/>
        <w:gridCol w:w="1725"/>
        <w:gridCol w:w="1029"/>
        <w:gridCol w:w="1434"/>
        <w:gridCol w:w="2062"/>
      </w:tblGrid>
      <w:tr w:rsidR="00D40B91" w:rsidRPr="00081AF8" w:rsidDel="00E37E31" w14:paraId="262D1459" w14:textId="77777777" w:rsidTr="00E305A5">
        <w:trPr>
          <w:jc w:val="center"/>
          <w:del w:id="3455" w:author="admin" w:date="2022-12-12T09:28:00Z"/>
        </w:trPr>
        <w:tc>
          <w:tcPr>
            <w:tcW w:w="735" w:type="dxa"/>
          </w:tcPr>
          <w:p w14:paraId="65AA34C6" w14:textId="77777777" w:rsidR="00D40B91" w:rsidRPr="00081AF8" w:rsidDel="00E37E31" w:rsidRDefault="00D40B91" w:rsidP="00081AF8">
            <w:pPr>
              <w:spacing w:line="360" w:lineRule="auto"/>
              <w:jc w:val="both"/>
              <w:rPr>
                <w:del w:id="3456" w:author="admin" w:date="2022-12-12T09:28:00Z"/>
                <w:rFonts w:ascii="Times New Roman" w:eastAsia="Calibri" w:hAnsi="Times New Roman" w:cs="Times New Roman"/>
                <w:sz w:val="28"/>
                <w:szCs w:val="28"/>
                <w:lang w:val="vi-VN" w:eastAsia="vi-VN"/>
              </w:rPr>
            </w:pPr>
            <w:del w:id="3457" w:author="admin" w:date="2022-12-12T09:28:00Z">
              <w:r w:rsidRPr="00081AF8" w:rsidDel="00E37E31">
                <w:rPr>
                  <w:rFonts w:ascii="Times New Roman" w:eastAsia="Calibri" w:hAnsi="Times New Roman" w:cs="Times New Roman"/>
                  <w:sz w:val="28"/>
                  <w:szCs w:val="28"/>
                  <w:lang w:val="vi-VN" w:eastAsia="vi-VN"/>
                </w:rPr>
                <w:delText>STT</w:delText>
              </w:r>
            </w:del>
          </w:p>
        </w:tc>
        <w:tc>
          <w:tcPr>
            <w:tcW w:w="2409" w:type="dxa"/>
          </w:tcPr>
          <w:p w14:paraId="4DB77F6C" w14:textId="77777777" w:rsidR="00D40B91" w:rsidRPr="00081AF8" w:rsidDel="00E37E31" w:rsidRDefault="00D40B91" w:rsidP="00081AF8">
            <w:pPr>
              <w:spacing w:line="360" w:lineRule="auto"/>
              <w:jc w:val="both"/>
              <w:rPr>
                <w:del w:id="3458" w:author="admin" w:date="2022-12-12T09:28:00Z"/>
                <w:rFonts w:ascii="Times New Roman" w:eastAsia="Calibri" w:hAnsi="Times New Roman" w:cs="Times New Roman"/>
                <w:sz w:val="28"/>
                <w:szCs w:val="28"/>
                <w:lang w:val="vi-VN" w:eastAsia="vi-VN"/>
              </w:rPr>
            </w:pPr>
            <w:del w:id="3459" w:author="admin" w:date="2022-12-12T09:28:00Z">
              <w:r w:rsidRPr="00081AF8" w:rsidDel="00E37E31">
                <w:rPr>
                  <w:rFonts w:ascii="Times New Roman" w:eastAsia="Calibri" w:hAnsi="Times New Roman" w:cs="Times New Roman"/>
                  <w:sz w:val="28"/>
                  <w:szCs w:val="28"/>
                  <w:lang w:val="vi-VN" w:eastAsia="vi-VN"/>
                </w:rPr>
                <w:delText>Thuộc tính</w:delText>
              </w:r>
            </w:del>
          </w:p>
        </w:tc>
        <w:tc>
          <w:tcPr>
            <w:tcW w:w="1725" w:type="dxa"/>
          </w:tcPr>
          <w:p w14:paraId="13A036DE" w14:textId="77777777" w:rsidR="00D40B91" w:rsidRPr="00081AF8" w:rsidDel="00E37E31" w:rsidRDefault="00D40B91" w:rsidP="00081AF8">
            <w:pPr>
              <w:spacing w:line="360" w:lineRule="auto"/>
              <w:jc w:val="both"/>
              <w:rPr>
                <w:del w:id="3460" w:author="admin" w:date="2022-12-12T09:28:00Z"/>
                <w:rFonts w:ascii="Times New Roman" w:eastAsia="Calibri" w:hAnsi="Times New Roman" w:cs="Times New Roman"/>
                <w:sz w:val="28"/>
                <w:szCs w:val="28"/>
                <w:lang w:val="vi-VN" w:eastAsia="vi-VN"/>
              </w:rPr>
            </w:pPr>
            <w:del w:id="3461" w:author="admin" w:date="2022-12-12T09:28:00Z">
              <w:r w:rsidRPr="00081AF8" w:rsidDel="00E37E31">
                <w:rPr>
                  <w:rFonts w:ascii="Times New Roman" w:eastAsia="Calibri" w:hAnsi="Times New Roman" w:cs="Times New Roman"/>
                  <w:sz w:val="28"/>
                  <w:szCs w:val="28"/>
                  <w:lang w:val="vi-VN" w:eastAsia="vi-VN"/>
                </w:rPr>
                <w:delText>Kiểu dữ liệu</w:delText>
              </w:r>
            </w:del>
          </w:p>
        </w:tc>
        <w:tc>
          <w:tcPr>
            <w:tcW w:w="1029" w:type="dxa"/>
          </w:tcPr>
          <w:p w14:paraId="046593F5" w14:textId="77777777" w:rsidR="00D40B91" w:rsidRPr="00081AF8" w:rsidDel="00E37E31" w:rsidRDefault="00D40B91" w:rsidP="00081AF8">
            <w:pPr>
              <w:spacing w:line="360" w:lineRule="auto"/>
              <w:jc w:val="both"/>
              <w:rPr>
                <w:del w:id="3462" w:author="admin" w:date="2022-12-12T09:28:00Z"/>
                <w:rFonts w:ascii="Times New Roman" w:eastAsia="Calibri" w:hAnsi="Times New Roman" w:cs="Times New Roman"/>
                <w:sz w:val="28"/>
                <w:szCs w:val="28"/>
                <w:lang w:eastAsia="vi-VN"/>
              </w:rPr>
            </w:pPr>
            <w:del w:id="3463" w:author="admin" w:date="2022-12-12T09:28:00Z">
              <w:r w:rsidRPr="00081AF8" w:rsidDel="00E37E31">
                <w:rPr>
                  <w:rFonts w:ascii="Times New Roman" w:eastAsia="Calibri" w:hAnsi="Times New Roman" w:cs="Times New Roman"/>
                  <w:sz w:val="28"/>
                  <w:szCs w:val="28"/>
                  <w:lang w:eastAsia="vi-VN"/>
                </w:rPr>
                <w:delText>Null</w:delText>
              </w:r>
            </w:del>
          </w:p>
        </w:tc>
        <w:tc>
          <w:tcPr>
            <w:tcW w:w="1434" w:type="dxa"/>
          </w:tcPr>
          <w:p w14:paraId="47E9BF0C" w14:textId="77777777" w:rsidR="00D40B91" w:rsidRPr="00081AF8" w:rsidDel="00E37E31" w:rsidRDefault="00D40B91" w:rsidP="00081AF8">
            <w:pPr>
              <w:spacing w:line="360" w:lineRule="auto"/>
              <w:jc w:val="both"/>
              <w:rPr>
                <w:del w:id="3464" w:author="admin" w:date="2022-12-12T09:28:00Z"/>
                <w:rFonts w:ascii="Times New Roman" w:eastAsia="Calibri" w:hAnsi="Times New Roman" w:cs="Times New Roman"/>
                <w:sz w:val="28"/>
                <w:szCs w:val="28"/>
                <w:lang w:val="vi-VN" w:eastAsia="vi-VN"/>
              </w:rPr>
            </w:pPr>
            <w:del w:id="3465" w:author="admin" w:date="2022-12-12T09:28:00Z">
              <w:r w:rsidRPr="00081AF8" w:rsidDel="00E37E31">
                <w:rPr>
                  <w:rFonts w:ascii="Times New Roman" w:eastAsia="Calibri" w:hAnsi="Times New Roman" w:cs="Times New Roman"/>
                  <w:sz w:val="28"/>
                  <w:szCs w:val="28"/>
                  <w:lang w:val="vi-VN" w:eastAsia="vi-VN"/>
                </w:rPr>
                <w:delText>Rằng buộc</w:delText>
              </w:r>
            </w:del>
          </w:p>
        </w:tc>
        <w:tc>
          <w:tcPr>
            <w:tcW w:w="2062" w:type="dxa"/>
          </w:tcPr>
          <w:p w14:paraId="6D530D2B" w14:textId="77777777" w:rsidR="00D40B91" w:rsidRPr="00081AF8" w:rsidDel="00E37E31" w:rsidRDefault="00D40B91" w:rsidP="00081AF8">
            <w:pPr>
              <w:spacing w:line="360" w:lineRule="auto"/>
              <w:jc w:val="both"/>
              <w:rPr>
                <w:del w:id="3466" w:author="admin" w:date="2022-12-12T09:28:00Z"/>
                <w:rFonts w:ascii="Times New Roman" w:eastAsia="Calibri" w:hAnsi="Times New Roman" w:cs="Times New Roman"/>
                <w:sz w:val="28"/>
                <w:szCs w:val="28"/>
                <w:lang w:val="vi-VN" w:eastAsia="vi-VN"/>
              </w:rPr>
            </w:pPr>
            <w:del w:id="3467" w:author="admin" w:date="2022-12-12T09:28:00Z">
              <w:r w:rsidRPr="00081AF8" w:rsidDel="00E37E31">
                <w:rPr>
                  <w:rFonts w:ascii="Times New Roman" w:eastAsia="Calibri" w:hAnsi="Times New Roman" w:cs="Times New Roman"/>
                  <w:sz w:val="28"/>
                  <w:szCs w:val="28"/>
                  <w:lang w:val="vi-VN" w:eastAsia="vi-VN"/>
                </w:rPr>
                <w:delText>Diễn giải</w:delText>
              </w:r>
            </w:del>
          </w:p>
        </w:tc>
      </w:tr>
      <w:tr w:rsidR="00D40B91" w:rsidRPr="00081AF8" w:rsidDel="00E37E31" w14:paraId="285E3924" w14:textId="77777777" w:rsidTr="00E305A5">
        <w:trPr>
          <w:jc w:val="center"/>
          <w:del w:id="3468" w:author="admin" w:date="2022-12-12T09:28:00Z"/>
        </w:trPr>
        <w:tc>
          <w:tcPr>
            <w:tcW w:w="735" w:type="dxa"/>
          </w:tcPr>
          <w:p w14:paraId="2A725933" w14:textId="77777777" w:rsidR="00D40B91" w:rsidRPr="00081AF8" w:rsidDel="00E37E31" w:rsidRDefault="00D40B91" w:rsidP="00081AF8">
            <w:pPr>
              <w:spacing w:line="360" w:lineRule="auto"/>
              <w:jc w:val="both"/>
              <w:rPr>
                <w:del w:id="3469" w:author="admin" w:date="2022-12-12T09:28:00Z"/>
                <w:rFonts w:ascii="Times New Roman" w:eastAsia="Calibri" w:hAnsi="Times New Roman" w:cs="Times New Roman"/>
                <w:sz w:val="28"/>
                <w:szCs w:val="28"/>
                <w:lang w:val="vi-VN" w:eastAsia="vi-VN"/>
              </w:rPr>
            </w:pPr>
            <w:del w:id="3470" w:author="admin" w:date="2022-12-12T09:28:00Z">
              <w:r w:rsidRPr="00081AF8" w:rsidDel="00E37E31">
                <w:rPr>
                  <w:rFonts w:ascii="Times New Roman" w:eastAsia="Calibri" w:hAnsi="Times New Roman" w:cs="Times New Roman"/>
                  <w:sz w:val="28"/>
                  <w:szCs w:val="28"/>
                  <w:lang w:val="vi-VN" w:eastAsia="vi-VN"/>
                </w:rPr>
                <w:delText>1</w:delText>
              </w:r>
            </w:del>
          </w:p>
        </w:tc>
        <w:tc>
          <w:tcPr>
            <w:tcW w:w="2409" w:type="dxa"/>
          </w:tcPr>
          <w:p w14:paraId="7FD4BC36" w14:textId="77777777" w:rsidR="00D40B91" w:rsidRPr="00081AF8" w:rsidDel="00E37E31" w:rsidRDefault="00D40B91" w:rsidP="00081AF8">
            <w:pPr>
              <w:spacing w:line="360" w:lineRule="auto"/>
              <w:jc w:val="both"/>
              <w:rPr>
                <w:del w:id="3471" w:author="admin" w:date="2022-12-12T09:28:00Z"/>
                <w:rFonts w:ascii="Times New Roman" w:eastAsia="Calibri" w:hAnsi="Times New Roman" w:cs="Times New Roman"/>
                <w:sz w:val="28"/>
                <w:szCs w:val="28"/>
                <w:lang w:val="vi-VN" w:eastAsia="vi-VN"/>
              </w:rPr>
            </w:pPr>
            <w:del w:id="3472" w:author="admin" w:date="2022-12-12T09:28:00Z">
              <w:r w:rsidRPr="00081AF8" w:rsidDel="00E37E31">
                <w:rPr>
                  <w:rFonts w:ascii="Times New Roman" w:eastAsia="Calibri" w:hAnsi="Times New Roman" w:cs="Times New Roman"/>
                  <w:sz w:val="28"/>
                  <w:szCs w:val="28"/>
                  <w:lang w:eastAsia="vi-VN"/>
                </w:rPr>
                <w:delText>ManufacturerID</w:delText>
              </w:r>
            </w:del>
          </w:p>
        </w:tc>
        <w:tc>
          <w:tcPr>
            <w:tcW w:w="1725" w:type="dxa"/>
          </w:tcPr>
          <w:p w14:paraId="1F4556C9" w14:textId="77777777" w:rsidR="00D40B91" w:rsidRPr="00081AF8" w:rsidDel="00E37E31" w:rsidRDefault="00D40B91" w:rsidP="00081AF8">
            <w:pPr>
              <w:spacing w:line="360" w:lineRule="auto"/>
              <w:jc w:val="both"/>
              <w:rPr>
                <w:del w:id="3473" w:author="admin" w:date="2022-12-12T09:28:00Z"/>
                <w:rFonts w:ascii="Times New Roman" w:eastAsia="Calibri" w:hAnsi="Times New Roman" w:cs="Times New Roman"/>
                <w:sz w:val="28"/>
                <w:szCs w:val="28"/>
                <w:lang w:eastAsia="vi-VN"/>
              </w:rPr>
            </w:pPr>
            <w:del w:id="3474" w:author="admin" w:date="2022-12-12T09:28:00Z">
              <w:r w:rsidRPr="00081AF8" w:rsidDel="00E37E31">
                <w:rPr>
                  <w:rFonts w:ascii="Times New Roman" w:eastAsia="Calibri" w:hAnsi="Times New Roman" w:cs="Times New Roman"/>
                  <w:sz w:val="28"/>
                  <w:szCs w:val="28"/>
                  <w:lang w:eastAsia="vi-VN"/>
                </w:rPr>
                <w:delText>Int</w:delText>
              </w:r>
            </w:del>
          </w:p>
        </w:tc>
        <w:tc>
          <w:tcPr>
            <w:tcW w:w="1029" w:type="dxa"/>
          </w:tcPr>
          <w:p w14:paraId="421F178A" w14:textId="77777777" w:rsidR="00D40B91" w:rsidRPr="00081AF8" w:rsidDel="00E37E31" w:rsidRDefault="00D40B91" w:rsidP="00081AF8">
            <w:pPr>
              <w:spacing w:line="360" w:lineRule="auto"/>
              <w:jc w:val="both"/>
              <w:rPr>
                <w:del w:id="3475" w:author="admin" w:date="2022-12-12T09:28:00Z"/>
                <w:rFonts w:ascii="Times New Roman" w:eastAsia="Calibri" w:hAnsi="Times New Roman" w:cs="Times New Roman"/>
                <w:sz w:val="28"/>
                <w:szCs w:val="28"/>
                <w:lang w:eastAsia="vi-VN"/>
              </w:rPr>
            </w:pPr>
          </w:p>
        </w:tc>
        <w:tc>
          <w:tcPr>
            <w:tcW w:w="1434" w:type="dxa"/>
          </w:tcPr>
          <w:p w14:paraId="3DD6DDA7" w14:textId="77777777" w:rsidR="00D40B91" w:rsidRPr="00081AF8" w:rsidDel="00E37E31" w:rsidRDefault="00D40B91" w:rsidP="00081AF8">
            <w:pPr>
              <w:spacing w:line="360" w:lineRule="auto"/>
              <w:jc w:val="both"/>
              <w:rPr>
                <w:del w:id="3476" w:author="admin" w:date="2022-12-12T09:28:00Z"/>
                <w:rFonts w:ascii="Times New Roman" w:eastAsia="Calibri" w:hAnsi="Times New Roman" w:cs="Times New Roman"/>
                <w:sz w:val="28"/>
                <w:szCs w:val="28"/>
                <w:lang w:val="vi-VN" w:eastAsia="vi-VN"/>
              </w:rPr>
            </w:pPr>
            <w:del w:id="3477" w:author="admin" w:date="2022-12-12T09:28:00Z">
              <w:r w:rsidRPr="00081AF8" w:rsidDel="00E37E31">
                <w:rPr>
                  <w:rFonts w:ascii="Times New Roman" w:eastAsia="Calibri" w:hAnsi="Times New Roman" w:cs="Times New Roman"/>
                  <w:sz w:val="28"/>
                  <w:szCs w:val="28"/>
                  <w:lang w:val="vi-VN" w:eastAsia="vi-VN"/>
                </w:rPr>
                <w:delText>Khóa chính</w:delText>
              </w:r>
            </w:del>
          </w:p>
        </w:tc>
        <w:tc>
          <w:tcPr>
            <w:tcW w:w="2062" w:type="dxa"/>
          </w:tcPr>
          <w:p w14:paraId="7702254F" w14:textId="77777777" w:rsidR="00D40B91" w:rsidRPr="00081AF8" w:rsidDel="00E37E31" w:rsidRDefault="00D40B91" w:rsidP="00081AF8">
            <w:pPr>
              <w:spacing w:line="360" w:lineRule="auto"/>
              <w:jc w:val="both"/>
              <w:rPr>
                <w:del w:id="3478" w:author="admin" w:date="2022-12-12T09:28:00Z"/>
                <w:rFonts w:ascii="Times New Roman" w:eastAsia="Calibri" w:hAnsi="Times New Roman" w:cs="Times New Roman"/>
                <w:sz w:val="28"/>
                <w:szCs w:val="28"/>
                <w:lang w:eastAsia="vi-VN"/>
              </w:rPr>
            </w:pPr>
            <w:del w:id="3479" w:author="admin" w:date="2022-12-12T09:28:00Z">
              <w:r w:rsidRPr="00081AF8" w:rsidDel="00E37E31">
                <w:rPr>
                  <w:rFonts w:ascii="Times New Roman" w:eastAsia="Calibri" w:hAnsi="Times New Roman" w:cs="Times New Roman"/>
                  <w:sz w:val="28"/>
                  <w:szCs w:val="28"/>
                  <w:lang w:eastAsia="vi-VN"/>
                </w:rPr>
                <w:delText>Mã hãng sản xuất</w:delText>
              </w:r>
            </w:del>
          </w:p>
        </w:tc>
      </w:tr>
      <w:tr w:rsidR="00D40B91" w:rsidRPr="00081AF8" w:rsidDel="00E37E31" w14:paraId="6AC21B03" w14:textId="77777777" w:rsidTr="00E305A5">
        <w:trPr>
          <w:jc w:val="center"/>
          <w:del w:id="3480" w:author="admin" w:date="2022-12-12T09:28:00Z"/>
        </w:trPr>
        <w:tc>
          <w:tcPr>
            <w:tcW w:w="735" w:type="dxa"/>
          </w:tcPr>
          <w:p w14:paraId="41C2F438" w14:textId="77777777" w:rsidR="00D40B91" w:rsidRPr="00081AF8" w:rsidDel="00E37E31" w:rsidRDefault="00D40B91" w:rsidP="00081AF8">
            <w:pPr>
              <w:spacing w:line="360" w:lineRule="auto"/>
              <w:jc w:val="both"/>
              <w:rPr>
                <w:del w:id="3481" w:author="admin" w:date="2022-12-12T09:28:00Z"/>
                <w:rFonts w:ascii="Times New Roman" w:eastAsia="Calibri" w:hAnsi="Times New Roman" w:cs="Times New Roman"/>
                <w:sz w:val="28"/>
                <w:szCs w:val="28"/>
                <w:lang w:val="vi-VN" w:eastAsia="vi-VN"/>
              </w:rPr>
            </w:pPr>
            <w:del w:id="3482" w:author="admin" w:date="2022-12-12T09:28:00Z">
              <w:r w:rsidRPr="00081AF8" w:rsidDel="00E37E31">
                <w:rPr>
                  <w:rFonts w:ascii="Times New Roman" w:eastAsia="Calibri" w:hAnsi="Times New Roman" w:cs="Times New Roman"/>
                  <w:sz w:val="28"/>
                  <w:szCs w:val="28"/>
                  <w:lang w:val="vi-VN" w:eastAsia="vi-VN"/>
                </w:rPr>
                <w:delText>2</w:delText>
              </w:r>
            </w:del>
          </w:p>
        </w:tc>
        <w:tc>
          <w:tcPr>
            <w:tcW w:w="2409" w:type="dxa"/>
          </w:tcPr>
          <w:p w14:paraId="6F1FCF86" w14:textId="77777777" w:rsidR="00D40B91" w:rsidRPr="00081AF8" w:rsidDel="00E37E31" w:rsidRDefault="00D40B91" w:rsidP="00081AF8">
            <w:pPr>
              <w:spacing w:line="360" w:lineRule="auto"/>
              <w:jc w:val="both"/>
              <w:rPr>
                <w:del w:id="3483" w:author="admin" w:date="2022-12-12T09:28:00Z"/>
                <w:rFonts w:ascii="Times New Roman" w:eastAsia="Calibri" w:hAnsi="Times New Roman" w:cs="Times New Roman"/>
                <w:sz w:val="28"/>
                <w:szCs w:val="28"/>
                <w:lang w:eastAsia="vi-VN"/>
              </w:rPr>
            </w:pPr>
            <w:del w:id="3484" w:author="admin" w:date="2022-12-12T09:28:00Z">
              <w:r w:rsidRPr="00081AF8" w:rsidDel="00E37E31">
                <w:rPr>
                  <w:rFonts w:ascii="Times New Roman" w:eastAsia="Calibri" w:hAnsi="Times New Roman" w:cs="Times New Roman"/>
                  <w:sz w:val="28"/>
                  <w:szCs w:val="28"/>
                  <w:lang w:eastAsia="vi-VN"/>
                </w:rPr>
                <w:delText>ManufacturerName</w:delText>
              </w:r>
            </w:del>
          </w:p>
        </w:tc>
        <w:tc>
          <w:tcPr>
            <w:tcW w:w="1725" w:type="dxa"/>
          </w:tcPr>
          <w:p w14:paraId="326936F3" w14:textId="77777777" w:rsidR="00D40B91" w:rsidRPr="00081AF8" w:rsidDel="00E37E31" w:rsidRDefault="00D40B91" w:rsidP="00081AF8">
            <w:pPr>
              <w:spacing w:line="360" w:lineRule="auto"/>
              <w:jc w:val="both"/>
              <w:rPr>
                <w:del w:id="3485" w:author="admin" w:date="2022-12-12T09:28:00Z"/>
                <w:rFonts w:ascii="Times New Roman" w:eastAsia="Calibri" w:hAnsi="Times New Roman" w:cs="Times New Roman"/>
                <w:sz w:val="28"/>
                <w:szCs w:val="28"/>
                <w:lang w:val="vi-VN" w:eastAsia="vi-VN"/>
              </w:rPr>
            </w:pPr>
            <w:del w:id="3486" w:author="admin" w:date="2022-12-12T09:28:00Z">
              <w:r w:rsidRPr="00081AF8" w:rsidDel="00E37E31">
                <w:rPr>
                  <w:rFonts w:ascii="Times New Roman" w:eastAsia="Calibri" w:hAnsi="Times New Roman" w:cs="Times New Roman"/>
                  <w:sz w:val="28"/>
                  <w:szCs w:val="28"/>
                  <w:lang w:eastAsia="vi-VN"/>
                </w:rPr>
                <w:delText>Varchar(50)</w:delText>
              </w:r>
              <w:r w:rsidRPr="00081AF8" w:rsidDel="00E37E31">
                <w:rPr>
                  <w:rFonts w:ascii="Times New Roman" w:eastAsia="Calibri" w:hAnsi="Times New Roman" w:cs="Times New Roman"/>
                  <w:sz w:val="28"/>
                  <w:szCs w:val="28"/>
                  <w:lang w:val="vi-VN" w:eastAsia="vi-VN"/>
                </w:rPr>
                <w:delText xml:space="preserve"> </w:delText>
              </w:r>
            </w:del>
          </w:p>
        </w:tc>
        <w:tc>
          <w:tcPr>
            <w:tcW w:w="1029" w:type="dxa"/>
          </w:tcPr>
          <w:p w14:paraId="096DD814" w14:textId="77777777" w:rsidR="00D40B91" w:rsidRPr="00081AF8" w:rsidDel="00E37E31" w:rsidRDefault="00D40B91" w:rsidP="00081AF8">
            <w:pPr>
              <w:spacing w:line="360" w:lineRule="auto"/>
              <w:jc w:val="both"/>
              <w:rPr>
                <w:del w:id="3487" w:author="admin" w:date="2022-12-12T09:28:00Z"/>
                <w:rFonts w:ascii="Times New Roman" w:eastAsia="Calibri" w:hAnsi="Times New Roman" w:cs="Times New Roman"/>
                <w:sz w:val="28"/>
                <w:szCs w:val="28"/>
                <w:lang w:eastAsia="vi-VN"/>
              </w:rPr>
            </w:pPr>
            <w:del w:id="3488" w:author="admin" w:date="2022-12-12T09:28:00Z">
              <w:r w:rsidRPr="00081AF8" w:rsidDel="00E37E31">
                <w:rPr>
                  <w:rFonts w:ascii="Times New Roman" w:eastAsia="Calibri" w:hAnsi="Times New Roman" w:cs="Times New Roman"/>
                  <w:sz w:val="28"/>
                  <w:szCs w:val="28"/>
                  <w:lang w:eastAsia="vi-VN"/>
                </w:rPr>
                <w:delText>x</w:delText>
              </w:r>
            </w:del>
          </w:p>
        </w:tc>
        <w:tc>
          <w:tcPr>
            <w:tcW w:w="1434" w:type="dxa"/>
          </w:tcPr>
          <w:p w14:paraId="56073BE6" w14:textId="77777777" w:rsidR="00D40B91" w:rsidRPr="00081AF8" w:rsidDel="00E37E31" w:rsidRDefault="00D40B91" w:rsidP="00081AF8">
            <w:pPr>
              <w:spacing w:line="360" w:lineRule="auto"/>
              <w:jc w:val="both"/>
              <w:rPr>
                <w:del w:id="3489" w:author="admin" w:date="2022-12-12T09:28:00Z"/>
                <w:rFonts w:ascii="Times New Roman" w:eastAsia="Calibri" w:hAnsi="Times New Roman" w:cs="Times New Roman"/>
                <w:sz w:val="28"/>
                <w:szCs w:val="28"/>
                <w:lang w:val="vi-VN" w:eastAsia="vi-VN"/>
              </w:rPr>
            </w:pPr>
          </w:p>
        </w:tc>
        <w:tc>
          <w:tcPr>
            <w:tcW w:w="2062" w:type="dxa"/>
          </w:tcPr>
          <w:p w14:paraId="6E91CF14" w14:textId="77777777" w:rsidR="00D40B91" w:rsidRPr="00081AF8" w:rsidDel="00E37E31" w:rsidRDefault="00D40B91" w:rsidP="00081AF8">
            <w:pPr>
              <w:spacing w:line="360" w:lineRule="auto"/>
              <w:jc w:val="both"/>
              <w:rPr>
                <w:del w:id="3490" w:author="admin" w:date="2022-12-12T09:28:00Z"/>
                <w:rFonts w:ascii="Times New Roman" w:eastAsia="Calibri" w:hAnsi="Times New Roman" w:cs="Times New Roman"/>
                <w:sz w:val="28"/>
                <w:szCs w:val="28"/>
                <w:lang w:eastAsia="vi-VN"/>
              </w:rPr>
            </w:pPr>
            <w:del w:id="3491" w:author="admin" w:date="2022-12-12T09:28:00Z">
              <w:r w:rsidRPr="00081AF8" w:rsidDel="00E37E31">
                <w:rPr>
                  <w:rFonts w:ascii="Times New Roman" w:eastAsia="Calibri" w:hAnsi="Times New Roman" w:cs="Times New Roman"/>
                  <w:sz w:val="28"/>
                  <w:szCs w:val="28"/>
                  <w:lang w:eastAsia="vi-VN"/>
                </w:rPr>
                <w:delText>Tên hãng sản xuất</w:delText>
              </w:r>
            </w:del>
          </w:p>
        </w:tc>
      </w:tr>
      <w:tr w:rsidR="00D40B91" w:rsidRPr="00081AF8" w:rsidDel="00E37E31" w14:paraId="2D706CA1" w14:textId="77777777" w:rsidTr="00E305A5">
        <w:trPr>
          <w:jc w:val="center"/>
          <w:del w:id="3492" w:author="admin" w:date="2022-12-12T09:28:00Z"/>
        </w:trPr>
        <w:tc>
          <w:tcPr>
            <w:tcW w:w="735" w:type="dxa"/>
          </w:tcPr>
          <w:p w14:paraId="33933FE5" w14:textId="77777777" w:rsidR="00D40B91" w:rsidRPr="00081AF8" w:rsidDel="00E37E31" w:rsidRDefault="00D40B91" w:rsidP="00081AF8">
            <w:pPr>
              <w:spacing w:line="360" w:lineRule="auto"/>
              <w:jc w:val="both"/>
              <w:rPr>
                <w:del w:id="3493" w:author="admin" w:date="2022-12-12T09:28:00Z"/>
                <w:rFonts w:ascii="Times New Roman" w:eastAsia="Calibri" w:hAnsi="Times New Roman" w:cs="Times New Roman"/>
                <w:sz w:val="28"/>
                <w:szCs w:val="28"/>
                <w:lang w:eastAsia="vi-VN"/>
              </w:rPr>
            </w:pPr>
            <w:del w:id="3494" w:author="admin" w:date="2022-12-12T09:28:00Z">
              <w:r w:rsidRPr="00081AF8" w:rsidDel="00E37E31">
                <w:rPr>
                  <w:rFonts w:ascii="Times New Roman" w:eastAsia="Calibri" w:hAnsi="Times New Roman" w:cs="Times New Roman"/>
                  <w:sz w:val="28"/>
                  <w:szCs w:val="28"/>
                  <w:lang w:eastAsia="vi-VN"/>
                </w:rPr>
                <w:delText>3</w:delText>
              </w:r>
            </w:del>
          </w:p>
        </w:tc>
        <w:tc>
          <w:tcPr>
            <w:tcW w:w="2409" w:type="dxa"/>
          </w:tcPr>
          <w:p w14:paraId="33070D0F" w14:textId="77777777" w:rsidR="00D40B91" w:rsidRPr="00081AF8" w:rsidDel="00E37E31" w:rsidRDefault="00D40B91" w:rsidP="00081AF8">
            <w:pPr>
              <w:spacing w:line="360" w:lineRule="auto"/>
              <w:jc w:val="both"/>
              <w:rPr>
                <w:del w:id="3495" w:author="admin" w:date="2022-12-12T09:28:00Z"/>
                <w:rFonts w:ascii="Times New Roman" w:eastAsia="Calibri" w:hAnsi="Times New Roman" w:cs="Times New Roman"/>
                <w:sz w:val="28"/>
                <w:szCs w:val="28"/>
                <w:lang w:eastAsia="vi-VN"/>
              </w:rPr>
            </w:pPr>
            <w:del w:id="3496" w:author="admin" w:date="2022-12-12T09:28:00Z">
              <w:r w:rsidRPr="00081AF8" w:rsidDel="00E37E31">
                <w:rPr>
                  <w:rFonts w:ascii="Times New Roman" w:eastAsia="Calibri" w:hAnsi="Times New Roman" w:cs="Times New Roman"/>
                  <w:sz w:val="28"/>
                  <w:szCs w:val="28"/>
                  <w:lang w:eastAsia="vi-VN"/>
                </w:rPr>
                <w:delText>Description</w:delText>
              </w:r>
            </w:del>
          </w:p>
        </w:tc>
        <w:tc>
          <w:tcPr>
            <w:tcW w:w="1725" w:type="dxa"/>
          </w:tcPr>
          <w:p w14:paraId="308CBC43" w14:textId="77777777" w:rsidR="00D40B91" w:rsidRPr="00081AF8" w:rsidDel="00E37E31" w:rsidRDefault="00D40B91" w:rsidP="00081AF8">
            <w:pPr>
              <w:spacing w:line="360" w:lineRule="auto"/>
              <w:jc w:val="both"/>
              <w:rPr>
                <w:del w:id="3497" w:author="admin" w:date="2022-12-12T09:28:00Z"/>
                <w:rFonts w:ascii="Times New Roman" w:eastAsia="Calibri" w:hAnsi="Times New Roman" w:cs="Times New Roman"/>
                <w:sz w:val="28"/>
                <w:szCs w:val="28"/>
                <w:lang w:val="vi-VN" w:eastAsia="vi-VN"/>
              </w:rPr>
            </w:pPr>
            <w:del w:id="3498" w:author="admin" w:date="2022-12-12T09:28:00Z">
              <w:r w:rsidRPr="00081AF8" w:rsidDel="00E37E31">
                <w:rPr>
                  <w:rFonts w:ascii="Times New Roman" w:eastAsia="Calibri" w:hAnsi="Times New Roman" w:cs="Times New Roman"/>
                  <w:sz w:val="28"/>
                  <w:szCs w:val="28"/>
                  <w:lang w:eastAsia="vi-VN"/>
                </w:rPr>
                <w:delText>Varchar(255)</w:delText>
              </w:r>
            </w:del>
          </w:p>
        </w:tc>
        <w:tc>
          <w:tcPr>
            <w:tcW w:w="1029" w:type="dxa"/>
          </w:tcPr>
          <w:p w14:paraId="221F1894" w14:textId="77777777" w:rsidR="00D40B91" w:rsidRPr="00081AF8" w:rsidDel="00E37E31" w:rsidRDefault="00D40B91" w:rsidP="00081AF8">
            <w:pPr>
              <w:spacing w:line="360" w:lineRule="auto"/>
              <w:jc w:val="both"/>
              <w:rPr>
                <w:del w:id="3499" w:author="admin" w:date="2022-12-12T09:28:00Z"/>
                <w:rFonts w:ascii="Times New Roman" w:eastAsia="Calibri" w:hAnsi="Times New Roman" w:cs="Times New Roman"/>
                <w:sz w:val="28"/>
                <w:szCs w:val="28"/>
                <w:lang w:eastAsia="vi-VN"/>
              </w:rPr>
            </w:pPr>
            <w:del w:id="3500" w:author="admin" w:date="2022-12-12T09:28:00Z">
              <w:r w:rsidRPr="00081AF8" w:rsidDel="00E37E31">
                <w:rPr>
                  <w:rFonts w:ascii="Times New Roman" w:eastAsia="Calibri" w:hAnsi="Times New Roman" w:cs="Times New Roman"/>
                  <w:sz w:val="28"/>
                  <w:szCs w:val="28"/>
                  <w:lang w:eastAsia="vi-VN"/>
                </w:rPr>
                <w:delText>x</w:delText>
              </w:r>
            </w:del>
          </w:p>
        </w:tc>
        <w:tc>
          <w:tcPr>
            <w:tcW w:w="1434" w:type="dxa"/>
          </w:tcPr>
          <w:p w14:paraId="1DFEAF1F" w14:textId="77777777" w:rsidR="00D40B91" w:rsidRPr="00081AF8" w:rsidDel="00E37E31" w:rsidRDefault="00D40B91" w:rsidP="00081AF8">
            <w:pPr>
              <w:spacing w:line="360" w:lineRule="auto"/>
              <w:jc w:val="both"/>
              <w:rPr>
                <w:del w:id="3501" w:author="admin" w:date="2022-12-12T09:28:00Z"/>
                <w:rFonts w:ascii="Times New Roman" w:eastAsia="Calibri" w:hAnsi="Times New Roman" w:cs="Times New Roman"/>
                <w:sz w:val="28"/>
                <w:szCs w:val="28"/>
                <w:lang w:val="vi-VN" w:eastAsia="vi-VN"/>
              </w:rPr>
            </w:pPr>
          </w:p>
        </w:tc>
        <w:tc>
          <w:tcPr>
            <w:tcW w:w="2062" w:type="dxa"/>
          </w:tcPr>
          <w:p w14:paraId="4E910B6E" w14:textId="77777777" w:rsidR="00D40B91" w:rsidRPr="00081AF8" w:rsidDel="00E37E31" w:rsidRDefault="00D40B91" w:rsidP="00081AF8">
            <w:pPr>
              <w:spacing w:line="360" w:lineRule="auto"/>
              <w:jc w:val="both"/>
              <w:rPr>
                <w:del w:id="3502" w:author="admin" w:date="2022-12-12T09:28:00Z"/>
                <w:rFonts w:ascii="Times New Roman" w:eastAsia="Calibri" w:hAnsi="Times New Roman" w:cs="Times New Roman"/>
                <w:sz w:val="28"/>
                <w:szCs w:val="28"/>
                <w:lang w:eastAsia="vi-VN"/>
              </w:rPr>
            </w:pPr>
            <w:del w:id="3503" w:author="admin" w:date="2022-12-12T09:28:00Z">
              <w:r w:rsidRPr="00081AF8" w:rsidDel="00E37E31">
                <w:rPr>
                  <w:rFonts w:ascii="Times New Roman" w:eastAsia="Calibri" w:hAnsi="Times New Roman" w:cs="Times New Roman"/>
                  <w:sz w:val="28"/>
                  <w:szCs w:val="28"/>
                  <w:lang w:eastAsia="vi-VN"/>
                </w:rPr>
                <w:delText>Mô tả</w:delText>
              </w:r>
            </w:del>
          </w:p>
        </w:tc>
      </w:tr>
    </w:tbl>
    <w:p w14:paraId="4D042505" w14:textId="77777777" w:rsidR="00D40B91" w:rsidRPr="00081AF8" w:rsidDel="00E37E31" w:rsidRDefault="00D40B91" w:rsidP="00081AF8">
      <w:pPr>
        <w:spacing w:line="360" w:lineRule="auto"/>
        <w:jc w:val="both"/>
        <w:rPr>
          <w:del w:id="3504" w:author="admin" w:date="2022-12-12T09:28:00Z"/>
          <w:rFonts w:ascii="Times New Roman" w:eastAsia="Calibri" w:hAnsi="Times New Roman" w:cs="Times New Roman"/>
          <w:sz w:val="28"/>
          <w:szCs w:val="28"/>
          <w:lang w:val="vi-VN" w:eastAsia="vi-VN"/>
        </w:rPr>
      </w:pPr>
    </w:p>
    <w:p w14:paraId="330D0410" w14:textId="77777777" w:rsidR="00D40B91" w:rsidRPr="00081AF8" w:rsidDel="00E37E31" w:rsidRDefault="00D40B91" w:rsidP="00081AF8">
      <w:pPr>
        <w:pStyle w:val="Heading3"/>
        <w:spacing w:line="360" w:lineRule="auto"/>
        <w:rPr>
          <w:del w:id="3505" w:author="admin" w:date="2022-12-12T09:28:00Z"/>
          <w:rFonts w:ascii="Times New Roman" w:eastAsia="Calibri" w:hAnsi="Times New Roman" w:cs="Times New Roman"/>
          <w:b/>
          <w:color w:val="auto"/>
          <w:sz w:val="28"/>
          <w:szCs w:val="28"/>
          <w:lang w:val="vi-VN" w:eastAsia="vi-VN"/>
        </w:rPr>
      </w:pPr>
      <w:del w:id="3506" w:author="admin" w:date="2022-12-12T09:28:00Z">
        <w:r w:rsidRPr="00081AF8" w:rsidDel="00E37E31">
          <w:rPr>
            <w:rFonts w:ascii="Times New Roman" w:eastAsia="Calibri" w:hAnsi="Times New Roman" w:cs="Times New Roman"/>
            <w:b/>
            <w:color w:val="auto"/>
            <w:sz w:val="28"/>
            <w:szCs w:val="28"/>
            <w:lang w:eastAsia="vi-VN"/>
          </w:rPr>
          <w:delText xml:space="preserve">3.3.4. </w:delText>
        </w:r>
        <w:r w:rsidRPr="00081AF8" w:rsidDel="00E37E31">
          <w:rPr>
            <w:rFonts w:ascii="Times New Roman" w:eastAsia="Calibri" w:hAnsi="Times New Roman" w:cs="Times New Roman"/>
            <w:b/>
            <w:color w:val="auto"/>
            <w:sz w:val="28"/>
            <w:szCs w:val="28"/>
            <w:lang w:val="vi-VN" w:eastAsia="vi-VN"/>
          </w:rPr>
          <w:delText xml:space="preserve">Bảng </w:delText>
        </w:r>
        <w:r w:rsidRPr="00081AF8" w:rsidDel="00E37E31">
          <w:rPr>
            <w:rFonts w:ascii="Times New Roman" w:eastAsia="Calibri" w:hAnsi="Times New Roman" w:cs="Times New Roman"/>
            <w:b/>
            <w:color w:val="auto"/>
            <w:sz w:val="28"/>
            <w:szCs w:val="28"/>
            <w:lang w:eastAsia="vi-VN"/>
          </w:rPr>
          <w:delText>Sản phẩm</w:delText>
        </w:r>
        <w:r w:rsidRPr="00081AF8" w:rsidDel="00E37E31">
          <w:rPr>
            <w:rFonts w:ascii="Times New Roman" w:eastAsia="Calibri" w:hAnsi="Times New Roman" w:cs="Times New Roman"/>
            <w:b/>
            <w:color w:val="auto"/>
            <w:sz w:val="28"/>
            <w:szCs w:val="28"/>
            <w:lang w:val="vi-VN" w:eastAsia="vi-VN"/>
          </w:rPr>
          <w:delText xml:space="preserve"> (</w:delText>
        </w:r>
        <w:r w:rsidRPr="00081AF8" w:rsidDel="00E37E31">
          <w:rPr>
            <w:rFonts w:ascii="Times New Roman" w:eastAsia="Calibri" w:hAnsi="Times New Roman" w:cs="Times New Roman"/>
            <w:b/>
            <w:color w:val="auto"/>
            <w:sz w:val="28"/>
            <w:szCs w:val="28"/>
            <w:lang w:eastAsia="vi-VN"/>
          </w:rPr>
          <w:delText>Product</w:delText>
        </w:r>
        <w:r w:rsidRPr="00081AF8" w:rsidDel="00E37E31">
          <w:rPr>
            <w:rFonts w:ascii="Times New Roman" w:eastAsia="Calibri" w:hAnsi="Times New Roman" w:cs="Times New Roman"/>
            <w:b/>
            <w:color w:val="auto"/>
            <w:sz w:val="28"/>
            <w:szCs w:val="28"/>
            <w:lang w:val="vi-VN" w:eastAsia="vi-VN"/>
          </w:rPr>
          <w:delText>)</w:delText>
        </w:r>
      </w:del>
    </w:p>
    <w:p w14:paraId="1561AC16" w14:textId="77777777" w:rsidR="00D40B91" w:rsidRPr="00081AF8" w:rsidDel="00E37E31" w:rsidRDefault="00D40B91" w:rsidP="00081AF8">
      <w:pPr>
        <w:spacing w:line="360" w:lineRule="auto"/>
        <w:rPr>
          <w:del w:id="3507" w:author="admin" w:date="2022-12-12T09:28:00Z"/>
          <w:rFonts w:ascii="Times New Roman" w:hAnsi="Times New Roman" w:cs="Times New Roman"/>
          <w:sz w:val="28"/>
          <w:szCs w:val="28"/>
          <w:lang w:val="vi-VN" w:eastAsia="vi-VN"/>
        </w:rPr>
      </w:pPr>
    </w:p>
    <w:tbl>
      <w:tblPr>
        <w:tblW w:w="90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445"/>
        <w:gridCol w:w="1771"/>
        <w:gridCol w:w="904"/>
        <w:gridCol w:w="1015"/>
        <w:gridCol w:w="2169"/>
      </w:tblGrid>
      <w:tr w:rsidR="00D40B91" w:rsidRPr="00081AF8" w:rsidDel="00E37E31" w14:paraId="36B539DF" w14:textId="77777777" w:rsidTr="00E305A5">
        <w:trPr>
          <w:trHeight w:val="138"/>
          <w:jc w:val="center"/>
          <w:del w:id="3508" w:author="admin" w:date="2022-12-12T09:28:00Z"/>
        </w:trPr>
        <w:tc>
          <w:tcPr>
            <w:tcW w:w="714" w:type="dxa"/>
          </w:tcPr>
          <w:p w14:paraId="5F138C66" w14:textId="77777777" w:rsidR="00D40B91" w:rsidRPr="00081AF8" w:rsidDel="00E37E31" w:rsidRDefault="00D40B91" w:rsidP="00081AF8">
            <w:pPr>
              <w:spacing w:line="360" w:lineRule="auto"/>
              <w:jc w:val="both"/>
              <w:rPr>
                <w:del w:id="3509" w:author="admin" w:date="2022-12-12T09:28:00Z"/>
                <w:rFonts w:ascii="Times New Roman" w:eastAsia="Calibri" w:hAnsi="Times New Roman" w:cs="Times New Roman"/>
                <w:sz w:val="28"/>
                <w:szCs w:val="28"/>
                <w:lang w:val="vi-VN" w:eastAsia="vi-VN"/>
              </w:rPr>
            </w:pPr>
            <w:del w:id="3510" w:author="admin" w:date="2022-12-12T09:28:00Z">
              <w:r w:rsidRPr="00081AF8" w:rsidDel="00E37E31">
                <w:rPr>
                  <w:rFonts w:ascii="Times New Roman" w:eastAsia="Calibri" w:hAnsi="Times New Roman" w:cs="Times New Roman"/>
                  <w:sz w:val="28"/>
                  <w:szCs w:val="28"/>
                  <w:lang w:val="vi-VN" w:eastAsia="vi-VN"/>
                </w:rPr>
                <w:delText>STT</w:delText>
              </w:r>
            </w:del>
          </w:p>
        </w:tc>
        <w:tc>
          <w:tcPr>
            <w:tcW w:w="2445" w:type="dxa"/>
          </w:tcPr>
          <w:p w14:paraId="0BFE1F0B" w14:textId="77777777" w:rsidR="00D40B91" w:rsidRPr="00081AF8" w:rsidDel="00E37E31" w:rsidRDefault="00D40B91" w:rsidP="00081AF8">
            <w:pPr>
              <w:spacing w:line="360" w:lineRule="auto"/>
              <w:jc w:val="both"/>
              <w:rPr>
                <w:del w:id="3511" w:author="admin" w:date="2022-12-12T09:28:00Z"/>
                <w:rFonts w:ascii="Times New Roman" w:eastAsia="Calibri" w:hAnsi="Times New Roman" w:cs="Times New Roman"/>
                <w:sz w:val="28"/>
                <w:szCs w:val="28"/>
                <w:lang w:val="vi-VN" w:eastAsia="vi-VN"/>
              </w:rPr>
            </w:pPr>
            <w:del w:id="3512" w:author="admin" w:date="2022-12-12T09:28:00Z">
              <w:r w:rsidRPr="00081AF8" w:rsidDel="00E37E31">
                <w:rPr>
                  <w:rFonts w:ascii="Times New Roman" w:eastAsia="Calibri" w:hAnsi="Times New Roman" w:cs="Times New Roman"/>
                  <w:sz w:val="28"/>
                  <w:szCs w:val="28"/>
                  <w:lang w:val="vi-VN" w:eastAsia="vi-VN"/>
                </w:rPr>
                <w:delText>Thuộc tính</w:delText>
              </w:r>
            </w:del>
          </w:p>
        </w:tc>
        <w:tc>
          <w:tcPr>
            <w:tcW w:w="1771" w:type="dxa"/>
          </w:tcPr>
          <w:p w14:paraId="2EF99162" w14:textId="77777777" w:rsidR="00D40B91" w:rsidRPr="00081AF8" w:rsidDel="00E37E31" w:rsidRDefault="00D40B91" w:rsidP="00081AF8">
            <w:pPr>
              <w:spacing w:line="360" w:lineRule="auto"/>
              <w:jc w:val="both"/>
              <w:rPr>
                <w:del w:id="3513" w:author="admin" w:date="2022-12-12T09:28:00Z"/>
                <w:rFonts w:ascii="Times New Roman" w:eastAsia="Calibri" w:hAnsi="Times New Roman" w:cs="Times New Roman"/>
                <w:sz w:val="28"/>
                <w:szCs w:val="28"/>
                <w:lang w:val="vi-VN" w:eastAsia="vi-VN"/>
              </w:rPr>
            </w:pPr>
            <w:del w:id="3514" w:author="admin" w:date="2022-12-12T09:28:00Z">
              <w:r w:rsidRPr="00081AF8" w:rsidDel="00E37E31">
                <w:rPr>
                  <w:rFonts w:ascii="Times New Roman" w:eastAsia="Calibri" w:hAnsi="Times New Roman" w:cs="Times New Roman"/>
                  <w:sz w:val="28"/>
                  <w:szCs w:val="28"/>
                  <w:lang w:val="vi-VN" w:eastAsia="vi-VN"/>
                </w:rPr>
                <w:delText>Kiểu dữ liệu</w:delText>
              </w:r>
            </w:del>
          </w:p>
        </w:tc>
        <w:tc>
          <w:tcPr>
            <w:tcW w:w="904" w:type="dxa"/>
          </w:tcPr>
          <w:p w14:paraId="374B32C5" w14:textId="77777777" w:rsidR="00D40B91" w:rsidRPr="00081AF8" w:rsidDel="00E37E31" w:rsidRDefault="00D40B91" w:rsidP="00081AF8">
            <w:pPr>
              <w:spacing w:line="360" w:lineRule="auto"/>
              <w:jc w:val="both"/>
              <w:rPr>
                <w:del w:id="3515" w:author="admin" w:date="2022-12-12T09:28:00Z"/>
                <w:rFonts w:ascii="Times New Roman" w:eastAsia="Calibri" w:hAnsi="Times New Roman" w:cs="Times New Roman"/>
                <w:sz w:val="28"/>
                <w:szCs w:val="28"/>
                <w:lang w:eastAsia="vi-VN"/>
              </w:rPr>
            </w:pPr>
            <w:del w:id="3516" w:author="admin" w:date="2022-12-12T09:28:00Z">
              <w:r w:rsidRPr="00081AF8" w:rsidDel="00E37E31">
                <w:rPr>
                  <w:rFonts w:ascii="Times New Roman" w:eastAsia="Calibri" w:hAnsi="Times New Roman" w:cs="Times New Roman"/>
                  <w:sz w:val="28"/>
                  <w:szCs w:val="28"/>
                  <w:lang w:eastAsia="vi-VN"/>
                </w:rPr>
                <w:delText>Null</w:delText>
              </w:r>
            </w:del>
          </w:p>
        </w:tc>
        <w:tc>
          <w:tcPr>
            <w:tcW w:w="1015" w:type="dxa"/>
          </w:tcPr>
          <w:p w14:paraId="5AE7850F" w14:textId="77777777" w:rsidR="00D40B91" w:rsidRPr="00081AF8" w:rsidDel="00E37E31" w:rsidRDefault="00D40B91" w:rsidP="00081AF8">
            <w:pPr>
              <w:spacing w:line="360" w:lineRule="auto"/>
              <w:jc w:val="both"/>
              <w:rPr>
                <w:del w:id="3517" w:author="admin" w:date="2022-12-12T09:28:00Z"/>
                <w:rFonts w:ascii="Times New Roman" w:eastAsia="Calibri" w:hAnsi="Times New Roman" w:cs="Times New Roman"/>
                <w:sz w:val="28"/>
                <w:szCs w:val="28"/>
                <w:lang w:val="vi-VN" w:eastAsia="vi-VN"/>
              </w:rPr>
            </w:pPr>
            <w:del w:id="3518" w:author="admin" w:date="2022-12-12T09:28:00Z">
              <w:r w:rsidRPr="00081AF8" w:rsidDel="00E37E31">
                <w:rPr>
                  <w:rFonts w:ascii="Times New Roman" w:eastAsia="Calibri" w:hAnsi="Times New Roman" w:cs="Times New Roman"/>
                  <w:sz w:val="28"/>
                  <w:szCs w:val="28"/>
                  <w:lang w:val="vi-VN" w:eastAsia="vi-VN"/>
                </w:rPr>
                <w:delText>Rằng buộc</w:delText>
              </w:r>
            </w:del>
          </w:p>
        </w:tc>
        <w:tc>
          <w:tcPr>
            <w:tcW w:w="2169" w:type="dxa"/>
          </w:tcPr>
          <w:p w14:paraId="7EE873F3" w14:textId="77777777" w:rsidR="00D40B91" w:rsidRPr="00081AF8" w:rsidDel="00E37E31" w:rsidRDefault="00D40B91" w:rsidP="00081AF8">
            <w:pPr>
              <w:spacing w:line="360" w:lineRule="auto"/>
              <w:jc w:val="both"/>
              <w:rPr>
                <w:del w:id="3519" w:author="admin" w:date="2022-12-12T09:28:00Z"/>
                <w:rFonts w:ascii="Times New Roman" w:eastAsia="Calibri" w:hAnsi="Times New Roman" w:cs="Times New Roman"/>
                <w:sz w:val="28"/>
                <w:szCs w:val="28"/>
                <w:lang w:val="vi-VN" w:eastAsia="vi-VN"/>
              </w:rPr>
            </w:pPr>
            <w:del w:id="3520" w:author="admin" w:date="2022-12-12T09:28:00Z">
              <w:r w:rsidRPr="00081AF8" w:rsidDel="00E37E31">
                <w:rPr>
                  <w:rFonts w:ascii="Times New Roman" w:eastAsia="Calibri" w:hAnsi="Times New Roman" w:cs="Times New Roman"/>
                  <w:sz w:val="28"/>
                  <w:szCs w:val="28"/>
                  <w:lang w:val="vi-VN" w:eastAsia="vi-VN"/>
                </w:rPr>
                <w:delText>Diễn giải</w:delText>
              </w:r>
            </w:del>
          </w:p>
        </w:tc>
      </w:tr>
      <w:tr w:rsidR="00D40B91" w:rsidRPr="00081AF8" w:rsidDel="00E37E31" w14:paraId="0382990B" w14:textId="77777777" w:rsidTr="00E305A5">
        <w:trPr>
          <w:trHeight w:val="138"/>
          <w:jc w:val="center"/>
          <w:del w:id="3521" w:author="admin" w:date="2022-12-12T09:28:00Z"/>
        </w:trPr>
        <w:tc>
          <w:tcPr>
            <w:tcW w:w="714" w:type="dxa"/>
          </w:tcPr>
          <w:p w14:paraId="6179FEF2" w14:textId="77777777" w:rsidR="00D40B91" w:rsidRPr="00081AF8" w:rsidDel="00E37E31" w:rsidRDefault="00D40B91" w:rsidP="00081AF8">
            <w:pPr>
              <w:spacing w:line="360" w:lineRule="auto"/>
              <w:jc w:val="both"/>
              <w:rPr>
                <w:del w:id="3522" w:author="admin" w:date="2022-12-12T09:28:00Z"/>
                <w:rFonts w:ascii="Times New Roman" w:eastAsia="Calibri" w:hAnsi="Times New Roman" w:cs="Times New Roman"/>
                <w:sz w:val="28"/>
                <w:szCs w:val="28"/>
                <w:lang w:val="vi-VN" w:eastAsia="vi-VN"/>
              </w:rPr>
            </w:pPr>
            <w:del w:id="3523" w:author="admin" w:date="2022-12-12T09:28:00Z">
              <w:r w:rsidRPr="00081AF8" w:rsidDel="00E37E31">
                <w:rPr>
                  <w:rFonts w:ascii="Times New Roman" w:eastAsia="Calibri" w:hAnsi="Times New Roman" w:cs="Times New Roman"/>
                  <w:sz w:val="28"/>
                  <w:szCs w:val="28"/>
                  <w:lang w:val="vi-VN" w:eastAsia="vi-VN"/>
                </w:rPr>
                <w:delText>1</w:delText>
              </w:r>
            </w:del>
          </w:p>
        </w:tc>
        <w:tc>
          <w:tcPr>
            <w:tcW w:w="2445" w:type="dxa"/>
          </w:tcPr>
          <w:p w14:paraId="20366913" w14:textId="77777777" w:rsidR="00D40B91" w:rsidRPr="00081AF8" w:rsidDel="00E37E31" w:rsidRDefault="00D40B91" w:rsidP="00081AF8">
            <w:pPr>
              <w:spacing w:line="360" w:lineRule="auto"/>
              <w:jc w:val="both"/>
              <w:rPr>
                <w:del w:id="3524" w:author="admin" w:date="2022-12-12T09:28:00Z"/>
                <w:rFonts w:ascii="Times New Roman" w:eastAsia="Calibri" w:hAnsi="Times New Roman" w:cs="Times New Roman"/>
                <w:sz w:val="28"/>
                <w:szCs w:val="28"/>
                <w:lang w:eastAsia="vi-VN"/>
              </w:rPr>
            </w:pPr>
            <w:del w:id="3525" w:author="admin" w:date="2022-12-12T09:28:00Z">
              <w:r w:rsidRPr="00081AF8" w:rsidDel="00E37E31">
                <w:rPr>
                  <w:rFonts w:ascii="Times New Roman" w:eastAsia="Calibri" w:hAnsi="Times New Roman" w:cs="Times New Roman"/>
                  <w:sz w:val="28"/>
                  <w:szCs w:val="28"/>
                  <w:lang w:eastAsia="vi-VN"/>
                </w:rPr>
                <w:delText>ProductID</w:delText>
              </w:r>
            </w:del>
          </w:p>
        </w:tc>
        <w:tc>
          <w:tcPr>
            <w:tcW w:w="1771" w:type="dxa"/>
          </w:tcPr>
          <w:p w14:paraId="6269CB9A" w14:textId="77777777" w:rsidR="00D40B91" w:rsidRPr="00081AF8" w:rsidDel="00E37E31" w:rsidRDefault="00D40B91" w:rsidP="00081AF8">
            <w:pPr>
              <w:spacing w:line="360" w:lineRule="auto"/>
              <w:jc w:val="both"/>
              <w:rPr>
                <w:del w:id="3526" w:author="admin" w:date="2022-12-12T09:28:00Z"/>
                <w:rFonts w:ascii="Times New Roman" w:eastAsia="Calibri" w:hAnsi="Times New Roman" w:cs="Times New Roman"/>
                <w:sz w:val="28"/>
                <w:szCs w:val="28"/>
                <w:lang w:eastAsia="vi-VN"/>
              </w:rPr>
            </w:pPr>
            <w:del w:id="3527" w:author="admin" w:date="2022-12-12T09:28:00Z">
              <w:r w:rsidRPr="00081AF8" w:rsidDel="00E37E31">
                <w:rPr>
                  <w:rFonts w:ascii="Times New Roman" w:eastAsia="Calibri" w:hAnsi="Times New Roman" w:cs="Times New Roman"/>
                  <w:sz w:val="28"/>
                  <w:szCs w:val="28"/>
                  <w:lang w:eastAsia="vi-VN"/>
                </w:rPr>
                <w:delText>Int</w:delText>
              </w:r>
            </w:del>
          </w:p>
        </w:tc>
        <w:tc>
          <w:tcPr>
            <w:tcW w:w="904" w:type="dxa"/>
          </w:tcPr>
          <w:p w14:paraId="0FB4BAA6" w14:textId="77777777" w:rsidR="00D40B91" w:rsidRPr="00081AF8" w:rsidDel="00E37E31" w:rsidRDefault="00D40B91" w:rsidP="00081AF8">
            <w:pPr>
              <w:spacing w:line="360" w:lineRule="auto"/>
              <w:jc w:val="both"/>
              <w:rPr>
                <w:del w:id="3528" w:author="admin" w:date="2022-12-12T09:28:00Z"/>
                <w:rFonts w:ascii="Times New Roman" w:eastAsia="Calibri" w:hAnsi="Times New Roman" w:cs="Times New Roman"/>
                <w:sz w:val="28"/>
                <w:szCs w:val="28"/>
                <w:lang w:eastAsia="vi-VN"/>
              </w:rPr>
            </w:pPr>
          </w:p>
        </w:tc>
        <w:tc>
          <w:tcPr>
            <w:tcW w:w="1015" w:type="dxa"/>
          </w:tcPr>
          <w:p w14:paraId="236934C5" w14:textId="77777777" w:rsidR="00D40B91" w:rsidRPr="00081AF8" w:rsidDel="00E37E31" w:rsidRDefault="00D40B91" w:rsidP="00081AF8">
            <w:pPr>
              <w:spacing w:line="360" w:lineRule="auto"/>
              <w:jc w:val="both"/>
              <w:rPr>
                <w:del w:id="3529" w:author="admin" w:date="2022-12-12T09:28:00Z"/>
                <w:rFonts w:ascii="Times New Roman" w:eastAsia="Calibri" w:hAnsi="Times New Roman" w:cs="Times New Roman"/>
                <w:sz w:val="28"/>
                <w:szCs w:val="28"/>
                <w:lang w:val="vi-VN" w:eastAsia="vi-VN"/>
              </w:rPr>
            </w:pPr>
            <w:del w:id="3530" w:author="admin" w:date="2022-12-12T09:28:00Z">
              <w:r w:rsidRPr="00081AF8" w:rsidDel="00E37E31">
                <w:rPr>
                  <w:rFonts w:ascii="Times New Roman" w:eastAsia="Calibri" w:hAnsi="Times New Roman" w:cs="Times New Roman"/>
                  <w:sz w:val="28"/>
                  <w:szCs w:val="28"/>
                  <w:lang w:val="vi-VN" w:eastAsia="vi-VN"/>
                </w:rPr>
                <w:delText>Khóa chính</w:delText>
              </w:r>
            </w:del>
          </w:p>
        </w:tc>
        <w:tc>
          <w:tcPr>
            <w:tcW w:w="2169" w:type="dxa"/>
          </w:tcPr>
          <w:p w14:paraId="161A2177" w14:textId="77777777" w:rsidR="00D40B91" w:rsidRPr="00081AF8" w:rsidDel="00E37E31" w:rsidRDefault="00D40B91" w:rsidP="00081AF8">
            <w:pPr>
              <w:spacing w:line="360" w:lineRule="auto"/>
              <w:jc w:val="both"/>
              <w:rPr>
                <w:del w:id="3531" w:author="admin" w:date="2022-12-12T09:28:00Z"/>
                <w:rFonts w:ascii="Times New Roman" w:eastAsia="Calibri" w:hAnsi="Times New Roman" w:cs="Times New Roman"/>
                <w:sz w:val="28"/>
                <w:szCs w:val="28"/>
                <w:lang w:val="vi-VN" w:eastAsia="vi-VN"/>
              </w:rPr>
            </w:pPr>
            <w:del w:id="3532" w:author="admin" w:date="2022-12-12T09:28:00Z">
              <w:r w:rsidRPr="00081AF8" w:rsidDel="00E37E31">
                <w:rPr>
                  <w:rFonts w:ascii="Times New Roman" w:eastAsia="Calibri" w:hAnsi="Times New Roman" w:cs="Times New Roman"/>
                  <w:sz w:val="28"/>
                  <w:szCs w:val="28"/>
                  <w:lang w:val="vi-VN" w:eastAsia="vi-VN"/>
                </w:rPr>
                <w:delText>Mã sản phẩm</w:delText>
              </w:r>
            </w:del>
          </w:p>
        </w:tc>
      </w:tr>
      <w:tr w:rsidR="00D40B91" w:rsidRPr="00081AF8" w:rsidDel="00E37E31" w14:paraId="68344669" w14:textId="77777777" w:rsidTr="00E305A5">
        <w:trPr>
          <w:trHeight w:val="138"/>
          <w:jc w:val="center"/>
          <w:del w:id="3533" w:author="admin" w:date="2022-12-12T09:28:00Z"/>
        </w:trPr>
        <w:tc>
          <w:tcPr>
            <w:tcW w:w="714" w:type="dxa"/>
          </w:tcPr>
          <w:p w14:paraId="4435E10F" w14:textId="77777777" w:rsidR="00D40B91" w:rsidRPr="00081AF8" w:rsidDel="00E37E31" w:rsidRDefault="00D40B91" w:rsidP="00081AF8">
            <w:pPr>
              <w:spacing w:line="360" w:lineRule="auto"/>
              <w:jc w:val="both"/>
              <w:rPr>
                <w:del w:id="3534" w:author="admin" w:date="2022-12-12T09:28:00Z"/>
                <w:rFonts w:ascii="Times New Roman" w:eastAsia="Calibri" w:hAnsi="Times New Roman" w:cs="Times New Roman"/>
                <w:sz w:val="28"/>
                <w:szCs w:val="28"/>
                <w:lang w:eastAsia="vi-VN"/>
              </w:rPr>
            </w:pPr>
            <w:del w:id="3535" w:author="admin" w:date="2022-12-12T09:28:00Z">
              <w:r w:rsidRPr="00081AF8" w:rsidDel="00E37E31">
                <w:rPr>
                  <w:rFonts w:ascii="Times New Roman" w:eastAsia="Calibri" w:hAnsi="Times New Roman" w:cs="Times New Roman"/>
                  <w:sz w:val="28"/>
                  <w:szCs w:val="28"/>
                  <w:lang w:eastAsia="vi-VN"/>
                </w:rPr>
                <w:delText>2</w:delText>
              </w:r>
            </w:del>
          </w:p>
        </w:tc>
        <w:tc>
          <w:tcPr>
            <w:tcW w:w="2445" w:type="dxa"/>
          </w:tcPr>
          <w:p w14:paraId="6207E0C7" w14:textId="77777777" w:rsidR="00D40B91" w:rsidRPr="00081AF8" w:rsidDel="00E37E31" w:rsidRDefault="00D40B91" w:rsidP="00081AF8">
            <w:pPr>
              <w:spacing w:line="360" w:lineRule="auto"/>
              <w:jc w:val="both"/>
              <w:rPr>
                <w:del w:id="3536" w:author="admin" w:date="2022-12-12T09:28:00Z"/>
                <w:rFonts w:ascii="Times New Roman" w:eastAsia="Calibri" w:hAnsi="Times New Roman" w:cs="Times New Roman"/>
                <w:sz w:val="28"/>
                <w:szCs w:val="28"/>
                <w:lang w:eastAsia="vi-VN"/>
              </w:rPr>
            </w:pPr>
            <w:del w:id="3537" w:author="admin" w:date="2022-12-12T09:28:00Z">
              <w:r w:rsidRPr="00081AF8" w:rsidDel="00E37E31">
                <w:rPr>
                  <w:rFonts w:ascii="Times New Roman" w:eastAsia="Calibri" w:hAnsi="Times New Roman" w:cs="Times New Roman"/>
                  <w:sz w:val="28"/>
                  <w:szCs w:val="28"/>
                  <w:lang w:eastAsia="vi-VN"/>
                </w:rPr>
                <w:delText>ManufacturerID</w:delText>
              </w:r>
            </w:del>
          </w:p>
        </w:tc>
        <w:tc>
          <w:tcPr>
            <w:tcW w:w="1771" w:type="dxa"/>
          </w:tcPr>
          <w:p w14:paraId="63471472" w14:textId="77777777" w:rsidR="00D40B91" w:rsidRPr="00081AF8" w:rsidDel="00E37E31" w:rsidRDefault="00D40B91" w:rsidP="00081AF8">
            <w:pPr>
              <w:spacing w:line="360" w:lineRule="auto"/>
              <w:jc w:val="both"/>
              <w:rPr>
                <w:del w:id="3538" w:author="admin" w:date="2022-12-12T09:28:00Z"/>
                <w:rFonts w:ascii="Times New Roman" w:eastAsia="Calibri" w:hAnsi="Times New Roman" w:cs="Times New Roman"/>
                <w:sz w:val="28"/>
                <w:szCs w:val="28"/>
                <w:lang w:eastAsia="vi-VN"/>
              </w:rPr>
            </w:pPr>
            <w:del w:id="3539" w:author="admin" w:date="2022-12-12T09:28:00Z">
              <w:r w:rsidRPr="00081AF8" w:rsidDel="00E37E31">
                <w:rPr>
                  <w:rFonts w:ascii="Times New Roman" w:eastAsia="Calibri" w:hAnsi="Times New Roman" w:cs="Times New Roman"/>
                  <w:sz w:val="28"/>
                  <w:szCs w:val="28"/>
                  <w:lang w:eastAsia="vi-VN"/>
                </w:rPr>
                <w:delText>Int</w:delText>
              </w:r>
            </w:del>
          </w:p>
        </w:tc>
        <w:tc>
          <w:tcPr>
            <w:tcW w:w="904" w:type="dxa"/>
          </w:tcPr>
          <w:p w14:paraId="38E857AB" w14:textId="77777777" w:rsidR="00D40B91" w:rsidRPr="00081AF8" w:rsidDel="00E37E31" w:rsidRDefault="00D40B91" w:rsidP="00081AF8">
            <w:pPr>
              <w:spacing w:line="360" w:lineRule="auto"/>
              <w:jc w:val="both"/>
              <w:rPr>
                <w:del w:id="3540" w:author="admin" w:date="2022-12-12T09:28:00Z"/>
                <w:rFonts w:ascii="Times New Roman" w:eastAsia="Calibri" w:hAnsi="Times New Roman" w:cs="Times New Roman"/>
                <w:sz w:val="28"/>
                <w:szCs w:val="28"/>
                <w:lang w:eastAsia="vi-VN"/>
              </w:rPr>
            </w:pPr>
          </w:p>
        </w:tc>
        <w:tc>
          <w:tcPr>
            <w:tcW w:w="1015" w:type="dxa"/>
          </w:tcPr>
          <w:p w14:paraId="4478176F" w14:textId="77777777" w:rsidR="00D40B91" w:rsidRPr="00081AF8" w:rsidDel="00E37E31" w:rsidRDefault="00D40B91" w:rsidP="00081AF8">
            <w:pPr>
              <w:spacing w:line="360" w:lineRule="auto"/>
              <w:jc w:val="both"/>
              <w:rPr>
                <w:del w:id="3541" w:author="admin" w:date="2022-12-12T09:28:00Z"/>
                <w:rFonts w:ascii="Times New Roman" w:eastAsia="Calibri" w:hAnsi="Times New Roman" w:cs="Times New Roman"/>
                <w:sz w:val="28"/>
                <w:szCs w:val="28"/>
                <w:lang w:eastAsia="vi-VN"/>
              </w:rPr>
            </w:pPr>
            <w:del w:id="3542" w:author="admin" w:date="2022-12-12T09:28:00Z">
              <w:r w:rsidRPr="00081AF8" w:rsidDel="00E37E31">
                <w:rPr>
                  <w:rFonts w:ascii="Times New Roman" w:eastAsia="Calibri" w:hAnsi="Times New Roman" w:cs="Times New Roman"/>
                  <w:sz w:val="28"/>
                  <w:szCs w:val="28"/>
                  <w:lang w:eastAsia="vi-VN"/>
                </w:rPr>
                <w:delText>Khóa ngoại</w:delText>
              </w:r>
            </w:del>
          </w:p>
        </w:tc>
        <w:tc>
          <w:tcPr>
            <w:tcW w:w="2169" w:type="dxa"/>
          </w:tcPr>
          <w:p w14:paraId="4E27CEC5" w14:textId="77777777" w:rsidR="00D40B91" w:rsidRPr="00081AF8" w:rsidDel="00E37E31" w:rsidRDefault="00D40B91" w:rsidP="00081AF8">
            <w:pPr>
              <w:spacing w:line="360" w:lineRule="auto"/>
              <w:jc w:val="both"/>
              <w:rPr>
                <w:del w:id="3543" w:author="admin" w:date="2022-12-12T09:28:00Z"/>
                <w:rFonts w:ascii="Times New Roman" w:eastAsia="Calibri" w:hAnsi="Times New Roman" w:cs="Times New Roman"/>
                <w:sz w:val="28"/>
                <w:szCs w:val="28"/>
                <w:lang w:eastAsia="vi-VN"/>
              </w:rPr>
            </w:pPr>
            <w:del w:id="3544" w:author="admin" w:date="2022-12-12T09:28:00Z">
              <w:r w:rsidRPr="00081AF8" w:rsidDel="00E37E31">
                <w:rPr>
                  <w:rFonts w:ascii="Times New Roman" w:eastAsia="Calibri" w:hAnsi="Times New Roman" w:cs="Times New Roman"/>
                  <w:sz w:val="28"/>
                  <w:szCs w:val="28"/>
                  <w:lang w:eastAsia="vi-VN"/>
                </w:rPr>
                <w:delText xml:space="preserve">Mã hãng </w:delText>
              </w:r>
            </w:del>
          </w:p>
        </w:tc>
      </w:tr>
      <w:tr w:rsidR="00D40B91" w:rsidRPr="00081AF8" w:rsidDel="00E37E31" w14:paraId="4A26D043" w14:textId="77777777" w:rsidTr="00E305A5">
        <w:trPr>
          <w:trHeight w:val="450"/>
          <w:jc w:val="center"/>
          <w:del w:id="3545" w:author="admin" w:date="2022-12-12T09:28:00Z"/>
        </w:trPr>
        <w:tc>
          <w:tcPr>
            <w:tcW w:w="714" w:type="dxa"/>
          </w:tcPr>
          <w:p w14:paraId="387E2B19" w14:textId="77777777" w:rsidR="00D40B91" w:rsidRPr="00081AF8" w:rsidDel="00E37E31" w:rsidRDefault="00D40B91" w:rsidP="00081AF8">
            <w:pPr>
              <w:spacing w:line="360" w:lineRule="auto"/>
              <w:jc w:val="both"/>
              <w:rPr>
                <w:del w:id="3546" w:author="admin" w:date="2022-12-12T09:28:00Z"/>
                <w:rFonts w:ascii="Times New Roman" w:eastAsia="Calibri" w:hAnsi="Times New Roman" w:cs="Times New Roman"/>
                <w:sz w:val="28"/>
                <w:szCs w:val="28"/>
                <w:lang w:val="vi-VN" w:eastAsia="vi-VN"/>
              </w:rPr>
            </w:pPr>
            <w:del w:id="3547" w:author="admin" w:date="2022-12-12T09:28:00Z">
              <w:r w:rsidRPr="00081AF8" w:rsidDel="00E37E31">
                <w:rPr>
                  <w:rFonts w:ascii="Times New Roman" w:eastAsia="Calibri" w:hAnsi="Times New Roman" w:cs="Times New Roman"/>
                  <w:sz w:val="28"/>
                  <w:szCs w:val="28"/>
                  <w:lang w:val="vi-VN" w:eastAsia="vi-VN"/>
                </w:rPr>
                <w:delText>3</w:delText>
              </w:r>
            </w:del>
          </w:p>
        </w:tc>
        <w:tc>
          <w:tcPr>
            <w:tcW w:w="2445" w:type="dxa"/>
          </w:tcPr>
          <w:p w14:paraId="5B4828B6" w14:textId="77777777" w:rsidR="00D40B91" w:rsidRPr="00081AF8" w:rsidDel="00E37E31" w:rsidRDefault="00D40B91" w:rsidP="00081AF8">
            <w:pPr>
              <w:spacing w:line="360" w:lineRule="auto"/>
              <w:jc w:val="both"/>
              <w:rPr>
                <w:del w:id="3548" w:author="admin" w:date="2022-12-12T09:28:00Z"/>
                <w:rFonts w:ascii="Times New Roman" w:eastAsia="Calibri" w:hAnsi="Times New Roman" w:cs="Times New Roman"/>
                <w:sz w:val="28"/>
                <w:szCs w:val="28"/>
                <w:lang w:val="vi-VN" w:eastAsia="vi-VN"/>
              </w:rPr>
            </w:pPr>
            <w:del w:id="3549" w:author="admin" w:date="2022-12-12T09:28:00Z">
              <w:r w:rsidRPr="00081AF8" w:rsidDel="00E37E31">
                <w:rPr>
                  <w:rFonts w:ascii="Times New Roman" w:eastAsia="Calibri" w:hAnsi="Times New Roman" w:cs="Times New Roman"/>
                  <w:sz w:val="28"/>
                  <w:szCs w:val="28"/>
                  <w:lang w:eastAsia="vi-VN"/>
                </w:rPr>
                <w:delText>ProductName</w:delText>
              </w:r>
            </w:del>
          </w:p>
        </w:tc>
        <w:tc>
          <w:tcPr>
            <w:tcW w:w="1771" w:type="dxa"/>
          </w:tcPr>
          <w:p w14:paraId="7A4EA4A8" w14:textId="77777777" w:rsidR="00D40B91" w:rsidRPr="00081AF8" w:rsidDel="00E37E31" w:rsidRDefault="00D40B91" w:rsidP="00081AF8">
            <w:pPr>
              <w:spacing w:line="360" w:lineRule="auto"/>
              <w:jc w:val="both"/>
              <w:rPr>
                <w:del w:id="3550" w:author="admin" w:date="2022-12-12T09:28:00Z"/>
                <w:rFonts w:ascii="Times New Roman" w:eastAsia="Calibri" w:hAnsi="Times New Roman" w:cs="Times New Roman"/>
                <w:sz w:val="28"/>
                <w:szCs w:val="28"/>
                <w:lang w:eastAsia="vi-VN"/>
              </w:rPr>
            </w:pPr>
            <w:del w:id="3551" w:author="admin" w:date="2022-12-12T09:28:00Z">
              <w:r w:rsidRPr="00081AF8" w:rsidDel="00E37E31">
                <w:rPr>
                  <w:rFonts w:ascii="Times New Roman" w:eastAsia="Calibri" w:hAnsi="Times New Roman" w:cs="Times New Roman"/>
                  <w:sz w:val="28"/>
                  <w:szCs w:val="28"/>
                  <w:lang w:eastAsia="vi-VN"/>
                </w:rPr>
                <w:delText>V</w:delText>
              </w:r>
              <w:r w:rsidRPr="00081AF8" w:rsidDel="00E37E31">
                <w:rPr>
                  <w:rFonts w:ascii="Times New Roman" w:eastAsia="Calibri" w:hAnsi="Times New Roman" w:cs="Times New Roman"/>
                  <w:sz w:val="28"/>
                  <w:szCs w:val="28"/>
                  <w:lang w:val="vi-VN" w:eastAsia="vi-VN"/>
                </w:rPr>
                <w:delText>archar</w:delText>
              </w:r>
              <w:r w:rsidRPr="00081AF8" w:rsidDel="00E37E31">
                <w:rPr>
                  <w:rFonts w:ascii="Times New Roman" w:eastAsia="Calibri" w:hAnsi="Times New Roman" w:cs="Times New Roman"/>
                  <w:sz w:val="28"/>
                  <w:szCs w:val="28"/>
                  <w:lang w:eastAsia="vi-VN"/>
                </w:rPr>
                <w:delText>(50)</w:delText>
              </w:r>
            </w:del>
          </w:p>
        </w:tc>
        <w:tc>
          <w:tcPr>
            <w:tcW w:w="904" w:type="dxa"/>
          </w:tcPr>
          <w:p w14:paraId="360FB95E" w14:textId="77777777" w:rsidR="00D40B91" w:rsidRPr="00081AF8" w:rsidDel="00E37E31" w:rsidRDefault="00D40B91" w:rsidP="00081AF8">
            <w:pPr>
              <w:spacing w:line="360" w:lineRule="auto"/>
              <w:jc w:val="both"/>
              <w:rPr>
                <w:del w:id="3552" w:author="admin" w:date="2022-12-12T09:28:00Z"/>
                <w:rFonts w:ascii="Times New Roman" w:eastAsia="Calibri" w:hAnsi="Times New Roman" w:cs="Times New Roman"/>
                <w:sz w:val="28"/>
                <w:szCs w:val="28"/>
                <w:lang w:val="vi-VN" w:eastAsia="vi-VN"/>
              </w:rPr>
            </w:pPr>
            <w:del w:id="3553"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14471A33" w14:textId="77777777" w:rsidR="00D40B91" w:rsidRPr="00081AF8" w:rsidDel="00E37E31" w:rsidRDefault="00D40B91" w:rsidP="00081AF8">
            <w:pPr>
              <w:spacing w:line="360" w:lineRule="auto"/>
              <w:jc w:val="both"/>
              <w:rPr>
                <w:del w:id="3554" w:author="admin" w:date="2022-12-12T09:28:00Z"/>
                <w:rFonts w:ascii="Times New Roman" w:eastAsia="Calibri" w:hAnsi="Times New Roman" w:cs="Times New Roman"/>
                <w:sz w:val="28"/>
                <w:szCs w:val="28"/>
                <w:lang w:val="vi-VN" w:eastAsia="vi-VN"/>
              </w:rPr>
            </w:pPr>
          </w:p>
        </w:tc>
        <w:tc>
          <w:tcPr>
            <w:tcW w:w="2169" w:type="dxa"/>
          </w:tcPr>
          <w:p w14:paraId="06C4E235" w14:textId="77777777" w:rsidR="00D40B91" w:rsidRPr="00081AF8" w:rsidDel="00E37E31" w:rsidRDefault="00D40B91" w:rsidP="00081AF8">
            <w:pPr>
              <w:spacing w:line="360" w:lineRule="auto"/>
              <w:jc w:val="both"/>
              <w:rPr>
                <w:del w:id="3555" w:author="admin" w:date="2022-12-12T09:28:00Z"/>
                <w:rFonts w:ascii="Times New Roman" w:eastAsia="Calibri" w:hAnsi="Times New Roman" w:cs="Times New Roman"/>
                <w:sz w:val="28"/>
                <w:szCs w:val="28"/>
                <w:lang w:eastAsia="vi-VN"/>
              </w:rPr>
            </w:pPr>
            <w:del w:id="3556" w:author="admin" w:date="2022-12-12T09:28:00Z">
              <w:r w:rsidRPr="00081AF8" w:rsidDel="00E37E31">
                <w:rPr>
                  <w:rFonts w:ascii="Times New Roman" w:eastAsia="Calibri" w:hAnsi="Times New Roman" w:cs="Times New Roman"/>
                  <w:sz w:val="28"/>
                  <w:szCs w:val="28"/>
                  <w:lang w:eastAsia="vi-VN"/>
                </w:rPr>
                <w:delText>Tên sản phẩm</w:delText>
              </w:r>
            </w:del>
          </w:p>
        </w:tc>
      </w:tr>
      <w:tr w:rsidR="00D40B91" w:rsidRPr="00081AF8" w:rsidDel="00E37E31" w14:paraId="50CD97C0" w14:textId="77777777" w:rsidTr="00E305A5">
        <w:trPr>
          <w:trHeight w:val="466"/>
          <w:jc w:val="center"/>
          <w:del w:id="3557" w:author="admin" w:date="2022-12-12T09:28:00Z"/>
        </w:trPr>
        <w:tc>
          <w:tcPr>
            <w:tcW w:w="714" w:type="dxa"/>
          </w:tcPr>
          <w:p w14:paraId="4E107F58" w14:textId="77777777" w:rsidR="00D40B91" w:rsidRPr="00081AF8" w:rsidDel="00E37E31" w:rsidRDefault="00D40B91" w:rsidP="00081AF8">
            <w:pPr>
              <w:spacing w:line="360" w:lineRule="auto"/>
              <w:jc w:val="both"/>
              <w:rPr>
                <w:del w:id="3558" w:author="admin" w:date="2022-12-12T09:28:00Z"/>
                <w:rFonts w:ascii="Times New Roman" w:eastAsia="Calibri" w:hAnsi="Times New Roman" w:cs="Times New Roman"/>
                <w:sz w:val="28"/>
                <w:szCs w:val="28"/>
                <w:lang w:val="vi-VN" w:eastAsia="vi-VN"/>
              </w:rPr>
            </w:pPr>
            <w:del w:id="3559" w:author="admin" w:date="2022-12-12T09:28:00Z">
              <w:r w:rsidRPr="00081AF8" w:rsidDel="00E37E31">
                <w:rPr>
                  <w:rFonts w:ascii="Times New Roman" w:eastAsia="Calibri" w:hAnsi="Times New Roman" w:cs="Times New Roman"/>
                  <w:sz w:val="28"/>
                  <w:szCs w:val="28"/>
                  <w:lang w:val="vi-VN" w:eastAsia="vi-VN"/>
                </w:rPr>
                <w:delText>4</w:delText>
              </w:r>
            </w:del>
          </w:p>
        </w:tc>
        <w:tc>
          <w:tcPr>
            <w:tcW w:w="2445" w:type="dxa"/>
          </w:tcPr>
          <w:p w14:paraId="69F2271C" w14:textId="77777777" w:rsidR="00D40B91" w:rsidRPr="00081AF8" w:rsidDel="00E37E31" w:rsidRDefault="00D40B91" w:rsidP="00081AF8">
            <w:pPr>
              <w:spacing w:line="360" w:lineRule="auto"/>
              <w:jc w:val="both"/>
              <w:rPr>
                <w:del w:id="3560" w:author="admin" w:date="2022-12-12T09:28:00Z"/>
                <w:rFonts w:ascii="Times New Roman" w:eastAsia="Calibri" w:hAnsi="Times New Roman" w:cs="Times New Roman"/>
                <w:sz w:val="28"/>
                <w:szCs w:val="28"/>
                <w:lang w:val="vi-VN" w:eastAsia="vi-VN"/>
              </w:rPr>
            </w:pPr>
            <w:del w:id="3561" w:author="admin" w:date="2022-12-12T09:28:00Z">
              <w:r w:rsidRPr="00081AF8" w:rsidDel="00E37E31">
                <w:rPr>
                  <w:rFonts w:ascii="Times New Roman" w:eastAsia="Calibri" w:hAnsi="Times New Roman" w:cs="Times New Roman"/>
                  <w:sz w:val="28"/>
                  <w:szCs w:val="28"/>
                  <w:lang w:eastAsia="vi-VN"/>
                </w:rPr>
                <w:delText>Price</w:delText>
              </w:r>
            </w:del>
          </w:p>
        </w:tc>
        <w:tc>
          <w:tcPr>
            <w:tcW w:w="1771" w:type="dxa"/>
          </w:tcPr>
          <w:p w14:paraId="09D35CB4" w14:textId="77777777" w:rsidR="00D40B91" w:rsidRPr="00081AF8" w:rsidDel="00E37E31" w:rsidRDefault="00D40B91" w:rsidP="00081AF8">
            <w:pPr>
              <w:spacing w:line="360" w:lineRule="auto"/>
              <w:jc w:val="both"/>
              <w:rPr>
                <w:del w:id="3562" w:author="admin" w:date="2022-12-12T09:28:00Z"/>
                <w:rFonts w:ascii="Times New Roman" w:eastAsia="Calibri" w:hAnsi="Times New Roman" w:cs="Times New Roman"/>
                <w:sz w:val="28"/>
                <w:szCs w:val="28"/>
                <w:lang w:eastAsia="vi-VN"/>
              </w:rPr>
            </w:pPr>
            <w:del w:id="3563" w:author="admin" w:date="2022-12-12T09:28:00Z">
              <w:r w:rsidRPr="00081AF8" w:rsidDel="00E37E31">
                <w:rPr>
                  <w:rFonts w:ascii="Times New Roman" w:eastAsia="Calibri" w:hAnsi="Times New Roman" w:cs="Times New Roman"/>
                  <w:sz w:val="28"/>
                  <w:szCs w:val="28"/>
                  <w:lang w:eastAsia="vi-VN"/>
                </w:rPr>
                <w:delText>Int</w:delText>
              </w:r>
            </w:del>
          </w:p>
        </w:tc>
        <w:tc>
          <w:tcPr>
            <w:tcW w:w="904" w:type="dxa"/>
          </w:tcPr>
          <w:p w14:paraId="0C981EB7" w14:textId="77777777" w:rsidR="00D40B91" w:rsidRPr="00081AF8" w:rsidDel="00E37E31" w:rsidRDefault="00D40B91" w:rsidP="00081AF8">
            <w:pPr>
              <w:spacing w:line="360" w:lineRule="auto"/>
              <w:jc w:val="both"/>
              <w:rPr>
                <w:del w:id="3564" w:author="admin" w:date="2022-12-12T09:28:00Z"/>
                <w:rFonts w:ascii="Times New Roman" w:eastAsia="Calibri" w:hAnsi="Times New Roman" w:cs="Times New Roman"/>
                <w:sz w:val="28"/>
                <w:szCs w:val="28"/>
                <w:lang w:val="vi-VN" w:eastAsia="vi-VN"/>
              </w:rPr>
            </w:pPr>
            <w:del w:id="3565"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42DF043C" w14:textId="77777777" w:rsidR="00D40B91" w:rsidRPr="00081AF8" w:rsidDel="00E37E31" w:rsidRDefault="00D40B91" w:rsidP="00081AF8">
            <w:pPr>
              <w:spacing w:line="360" w:lineRule="auto"/>
              <w:jc w:val="both"/>
              <w:rPr>
                <w:del w:id="3566" w:author="admin" w:date="2022-12-12T09:28:00Z"/>
                <w:rFonts w:ascii="Times New Roman" w:eastAsia="Calibri" w:hAnsi="Times New Roman" w:cs="Times New Roman"/>
                <w:sz w:val="28"/>
                <w:szCs w:val="28"/>
                <w:lang w:val="vi-VN" w:eastAsia="vi-VN"/>
              </w:rPr>
            </w:pPr>
          </w:p>
        </w:tc>
        <w:tc>
          <w:tcPr>
            <w:tcW w:w="2169" w:type="dxa"/>
          </w:tcPr>
          <w:p w14:paraId="00B23CA8" w14:textId="77777777" w:rsidR="00D40B91" w:rsidRPr="00081AF8" w:rsidDel="00E37E31" w:rsidRDefault="00D40B91" w:rsidP="00081AF8">
            <w:pPr>
              <w:spacing w:line="360" w:lineRule="auto"/>
              <w:jc w:val="both"/>
              <w:rPr>
                <w:del w:id="3567" w:author="admin" w:date="2022-12-12T09:28:00Z"/>
                <w:rFonts w:ascii="Times New Roman" w:eastAsia="Calibri" w:hAnsi="Times New Roman" w:cs="Times New Roman"/>
                <w:sz w:val="28"/>
                <w:szCs w:val="28"/>
                <w:lang w:eastAsia="vi-VN"/>
              </w:rPr>
            </w:pPr>
            <w:del w:id="3568" w:author="admin" w:date="2022-12-12T09:28:00Z">
              <w:r w:rsidRPr="00081AF8" w:rsidDel="00E37E31">
                <w:rPr>
                  <w:rFonts w:ascii="Times New Roman" w:eastAsia="Calibri" w:hAnsi="Times New Roman" w:cs="Times New Roman"/>
                  <w:sz w:val="28"/>
                  <w:szCs w:val="28"/>
                  <w:lang w:eastAsia="vi-VN"/>
                </w:rPr>
                <w:delText>Đơn giá</w:delText>
              </w:r>
            </w:del>
          </w:p>
        </w:tc>
      </w:tr>
      <w:tr w:rsidR="00D40B91" w:rsidRPr="00081AF8" w:rsidDel="00E37E31" w14:paraId="19D42A6D" w14:textId="77777777" w:rsidTr="00E305A5">
        <w:trPr>
          <w:trHeight w:val="915"/>
          <w:jc w:val="center"/>
          <w:del w:id="3569" w:author="admin" w:date="2022-12-12T09:28:00Z"/>
        </w:trPr>
        <w:tc>
          <w:tcPr>
            <w:tcW w:w="714" w:type="dxa"/>
          </w:tcPr>
          <w:p w14:paraId="7A438CB8" w14:textId="77777777" w:rsidR="00D40B91" w:rsidRPr="00081AF8" w:rsidDel="00E37E31" w:rsidRDefault="00D40B91" w:rsidP="00081AF8">
            <w:pPr>
              <w:spacing w:line="360" w:lineRule="auto"/>
              <w:jc w:val="both"/>
              <w:rPr>
                <w:del w:id="3570" w:author="admin" w:date="2022-12-12T09:28:00Z"/>
                <w:rFonts w:ascii="Times New Roman" w:eastAsia="Calibri" w:hAnsi="Times New Roman" w:cs="Times New Roman"/>
                <w:sz w:val="28"/>
                <w:szCs w:val="28"/>
                <w:lang w:val="vi-VN" w:eastAsia="vi-VN"/>
              </w:rPr>
            </w:pPr>
            <w:del w:id="3571" w:author="admin" w:date="2022-12-12T09:28:00Z">
              <w:r w:rsidRPr="00081AF8" w:rsidDel="00E37E31">
                <w:rPr>
                  <w:rFonts w:ascii="Times New Roman" w:eastAsia="Calibri" w:hAnsi="Times New Roman" w:cs="Times New Roman"/>
                  <w:sz w:val="28"/>
                  <w:szCs w:val="28"/>
                  <w:lang w:val="vi-VN" w:eastAsia="vi-VN"/>
                </w:rPr>
                <w:delText>5</w:delText>
              </w:r>
            </w:del>
          </w:p>
        </w:tc>
        <w:tc>
          <w:tcPr>
            <w:tcW w:w="2445" w:type="dxa"/>
          </w:tcPr>
          <w:p w14:paraId="0C7A70B3" w14:textId="77777777" w:rsidR="00D40B91" w:rsidRPr="00081AF8" w:rsidDel="00E37E31" w:rsidRDefault="00D40B91" w:rsidP="00081AF8">
            <w:pPr>
              <w:spacing w:line="360" w:lineRule="auto"/>
              <w:jc w:val="both"/>
              <w:rPr>
                <w:del w:id="3572" w:author="admin" w:date="2022-12-12T09:28:00Z"/>
                <w:rFonts w:ascii="Times New Roman" w:eastAsia="Calibri" w:hAnsi="Times New Roman" w:cs="Times New Roman"/>
                <w:sz w:val="28"/>
                <w:szCs w:val="28"/>
                <w:lang w:eastAsia="vi-VN"/>
              </w:rPr>
            </w:pPr>
            <w:del w:id="3573" w:author="admin" w:date="2022-12-12T09:28:00Z">
              <w:r w:rsidRPr="00081AF8" w:rsidDel="00E37E31">
                <w:rPr>
                  <w:rFonts w:ascii="Times New Roman" w:eastAsia="Calibri" w:hAnsi="Times New Roman" w:cs="Times New Roman"/>
                  <w:sz w:val="28"/>
                  <w:szCs w:val="28"/>
                  <w:lang w:eastAsia="vi-VN"/>
                </w:rPr>
                <w:delText>Amount</w:delText>
              </w:r>
            </w:del>
          </w:p>
        </w:tc>
        <w:tc>
          <w:tcPr>
            <w:tcW w:w="1771" w:type="dxa"/>
          </w:tcPr>
          <w:p w14:paraId="50422E43" w14:textId="77777777" w:rsidR="00D40B91" w:rsidRPr="00081AF8" w:rsidDel="00E37E31" w:rsidRDefault="00D40B91" w:rsidP="00081AF8">
            <w:pPr>
              <w:spacing w:line="360" w:lineRule="auto"/>
              <w:jc w:val="both"/>
              <w:rPr>
                <w:del w:id="3574" w:author="admin" w:date="2022-12-12T09:28:00Z"/>
                <w:rFonts w:ascii="Times New Roman" w:eastAsia="Calibri" w:hAnsi="Times New Roman" w:cs="Times New Roman"/>
                <w:sz w:val="28"/>
                <w:szCs w:val="28"/>
                <w:lang w:eastAsia="vi-VN"/>
              </w:rPr>
            </w:pPr>
            <w:del w:id="3575" w:author="admin" w:date="2022-12-12T09:28:00Z">
              <w:r w:rsidRPr="00081AF8" w:rsidDel="00E37E31">
                <w:rPr>
                  <w:rFonts w:ascii="Times New Roman" w:eastAsia="Calibri" w:hAnsi="Times New Roman" w:cs="Times New Roman"/>
                  <w:sz w:val="28"/>
                  <w:szCs w:val="28"/>
                  <w:lang w:eastAsia="vi-VN"/>
                </w:rPr>
                <w:delText>Int</w:delText>
              </w:r>
            </w:del>
          </w:p>
        </w:tc>
        <w:tc>
          <w:tcPr>
            <w:tcW w:w="904" w:type="dxa"/>
          </w:tcPr>
          <w:p w14:paraId="15F592C4" w14:textId="77777777" w:rsidR="00D40B91" w:rsidRPr="00081AF8" w:rsidDel="00E37E31" w:rsidRDefault="00D40B91" w:rsidP="00081AF8">
            <w:pPr>
              <w:spacing w:line="360" w:lineRule="auto"/>
              <w:jc w:val="both"/>
              <w:rPr>
                <w:del w:id="3576" w:author="admin" w:date="2022-12-12T09:28:00Z"/>
                <w:rFonts w:ascii="Times New Roman" w:eastAsia="Calibri" w:hAnsi="Times New Roman" w:cs="Times New Roman"/>
                <w:sz w:val="28"/>
                <w:szCs w:val="28"/>
                <w:lang w:eastAsia="vi-VN"/>
              </w:rPr>
            </w:pPr>
            <w:del w:id="3577"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090C1531" w14:textId="77777777" w:rsidR="00D40B91" w:rsidRPr="00081AF8" w:rsidDel="00E37E31" w:rsidRDefault="00D40B91" w:rsidP="00081AF8">
            <w:pPr>
              <w:spacing w:line="360" w:lineRule="auto"/>
              <w:jc w:val="both"/>
              <w:rPr>
                <w:del w:id="3578" w:author="admin" w:date="2022-12-12T09:28:00Z"/>
                <w:rFonts w:ascii="Times New Roman" w:eastAsia="Calibri" w:hAnsi="Times New Roman" w:cs="Times New Roman"/>
                <w:sz w:val="28"/>
                <w:szCs w:val="28"/>
                <w:lang w:val="vi-VN" w:eastAsia="vi-VN"/>
              </w:rPr>
            </w:pPr>
          </w:p>
        </w:tc>
        <w:tc>
          <w:tcPr>
            <w:tcW w:w="2169" w:type="dxa"/>
          </w:tcPr>
          <w:p w14:paraId="2F959DD1" w14:textId="77777777" w:rsidR="00D40B91" w:rsidRPr="00081AF8" w:rsidDel="00E37E31" w:rsidRDefault="00D40B91" w:rsidP="00081AF8">
            <w:pPr>
              <w:spacing w:line="360" w:lineRule="auto"/>
              <w:jc w:val="both"/>
              <w:rPr>
                <w:del w:id="3579" w:author="admin" w:date="2022-12-12T09:28:00Z"/>
                <w:rFonts w:ascii="Times New Roman" w:eastAsia="Calibri" w:hAnsi="Times New Roman" w:cs="Times New Roman"/>
                <w:sz w:val="28"/>
                <w:szCs w:val="28"/>
                <w:lang w:eastAsia="vi-VN"/>
              </w:rPr>
            </w:pPr>
            <w:del w:id="3580" w:author="admin" w:date="2022-12-12T09:28:00Z">
              <w:r w:rsidRPr="00081AF8" w:rsidDel="00E37E31">
                <w:rPr>
                  <w:rFonts w:ascii="Times New Roman" w:eastAsia="Calibri" w:hAnsi="Times New Roman" w:cs="Times New Roman"/>
                  <w:sz w:val="28"/>
                  <w:szCs w:val="28"/>
                  <w:lang w:eastAsia="vi-VN"/>
                </w:rPr>
                <w:delText xml:space="preserve">Số lượng </w:delText>
              </w:r>
            </w:del>
          </w:p>
        </w:tc>
      </w:tr>
      <w:tr w:rsidR="00D40B91" w:rsidRPr="00081AF8" w:rsidDel="00E37E31" w14:paraId="4ACE9D77" w14:textId="77777777" w:rsidTr="00E305A5">
        <w:trPr>
          <w:trHeight w:val="466"/>
          <w:jc w:val="center"/>
          <w:del w:id="3581" w:author="admin" w:date="2022-12-12T09:28:00Z"/>
        </w:trPr>
        <w:tc>
          <w:tcPr>
            <w:tcW w:w="714" w:type="dxa"/>
          </w:tcPr>
          <w:p w14:paraId="7B6C66B8" w14:textId="77777777" w:rsidR="00D40B91" w:rsidRPr="00081AF8" w:rsidDel="00E37E31" w:rsidRDefault="00D40B91" w:rsidP="00081AF8">
            <w:pPr>
              <w:spacing w:line="360" w:lineRule="auto"/>
              <w:jc w:val="both"/>
              <w:rPr>
                <w:del w:id="3582" w:author="admin" w:date="2022-12-12T09:28:00Z"/>
                <w:rFonts w:ascii="Times New Roman" w:eastAsia="Calibri" w:hAnsi="Times New Roman" w:cs="Times New Roman"/>
                <w:sz w:val="28"/>
                <w:szCs w:val="28"/>
                <w:lang w:eastAsia="vi-VN"/>
              </w:rPr>
            </w:pPr>
            <w:del w:id="3583" w:author="admin" w:date="2022-12-12T09:28:00Z">
              <w:r w:rsidRPr="00081AF8" w:rsidDel="00E37E31">
                <w:rPr>
                  <w:rFonts w:ascii="Times New Roman" w:eastAsia="Calibri" w:hAnsi="Times New Roman" w:cs="Times New Roman"/>
                  <w:sz w:val="28"/>
                  <w:szCs w:val="28"/>
                  <w:lang w:eastAsia="vi-VN"/>
                </w:rPr>
                <w:delText>6</w:delText>
              </w:r>
            </w:del>
          </w:p>
        </w:tc>
        <w:tc>
          <w:tcPr>
            <w:tcW w:w="2445" w:type="dxa"/>
          </w:tcPr>
          <w:p w14:paraId="08AD99DB" w14:textId="77777777" w:rsidR="00D40B91" w:rsidRPr="00081AF8" w:rsidDel="00E37E31" w:rsidRDefault="00D40B91" w:rsidP="00081AF8">
            <w:pPr>
              <w:spacing w:line="360" w:lineRule="auto"/>
              <w:jc w:val="both"/>
              <w:rPr>
                <w:del w:id="3584" w:author="admin" w:date="2022-12-12T09:28:00Z"/>
                <w:rFonts w:ascii="Times New Roman" w:eastAsia="Calibri" w:hAnsi="Times New Roman" w:cs="Times New Roman"/>
                <w:sz w:val="28"/>
                <w:szCs w:val="28"/>
                <w:lang w:val="vi-VN" w:eastAsia="vi-VN"/>
              </w:rPr>
            </w:pPr>
            <w:del w:id="3585" w:author="admin" w:date="2022-12-12T09:28:00Z">
              <w:r w:rsidRPr="00081AF8" w:rsidDel="00E37E31">
                <w:rPr>
                  <w:rFonts w:ascii="Times New Roman" w:eastAsia="Calibri" w:hAnsi="Times New Roman" w:cs="Times New Roman"/>
                  <w:sz w:val="28"/>
                  <w:szCs w:val="28"/>
                  <w:lang w:eastAsia="vi-VN"/>
                </w:rPr>
                <w:delText>Image</w:delText>
              </w:r>
            </w:del>
          </w:p>
        </w:tc>
        <w:tc>
          <w:tcPr>
            <w:tcW w:w="1771" w:type="dxa"/>
          </w:tcPr>
          <w:p w14:paraId="06F42786" w14:textId="77777777" w:rsidR="00D40B91" w:rsidRPr="00081AF8" w:rsidDel="00E37E31" w:rsidRDefault="00D40B91" w:rsidP="00081AF8">
            <w:pPr>
              <w:spacing w:line="360" w:lineRule="auto"/>
              <w:jc w:val="both"/>
              <w:rPr>
                <w:del w:id="3586" w:author="admin" w:date="2022-12-12T09:28:00Z"/>
                <w:rFonts w:ascii="Times New Roman" w:eastAsia="Calibri" w:hAnsi="Times New Roman" w:cs="Times New Roman"/>
                <w:sz w:val="28"/>
                <w:szCs w:val="28"/>
                <w:lang w:eastAsia="vi-VN"/>
              </w:rPr>
            </w:pPr>
            <w:del w:id="3587" w:author="admin" w:date="2022-12-12T09:28:00Z">
              <w:r w:rsidRPr="00081AF8" w:rsidDel="00E37E31">
                <w:rPr>
                  <w:rFonts w:ascii="Times New Roman" w:eastAsia="Calibri" w:hAnsi="Times New Roman" w:cs="Times New Roman"/>
                  <w:sz w:val="28"/>
                  <w:szCs w:val="28"/>
                  <w:lang w:eastAsia="vi-VN"/>
                </w:rPr>
                <w:delText>V</w:delText>
              </w:r>
              <w:r w:rsidRPr="00081AF8" w:rsidDel="00E37E31">
                <w:rPr>
                  <w:rFonts w:ascii="Times New Roman" w:eastAsia="Calibri" w:hAnsi="Times New Roman" w:cs="Times New Roman"/>
                  <w:sz w:val="28"/>
                  <w:szCs w:val="28"/>
                  <w:lang w:val="vi-VN" w:eastAsia="vi-VN"/>
                </w:rPr>
                <w:delText>archar</w:delText>
              </w:r>
              <w:r w:rsidRPr="00081AF8" w:rsidDel="00E37E31">
                <w:rPr>
                  <w:rFonts w:ascii="Times New Roman" w:eastAsia="Calibri" w:hAnsi="Times New Roman" w:cs="Times New Roman"/>
                  <w:sz w:val="28"/>
                  <w:szCs w:val="28"/>
                  <w:lang w:eastAsia="vi-VN"/>
                </w:rPr>
                <w:delText>(255)</w:delText>
              </w:r>
            </w:del>
          </w:p>
        </w:tc>
        <w:tc>
          <w:tcPr>
            <w:tcW w:w="904" w:type="dxa"/>
          </w:tcPr>
          <w:p w14:paraId="5F9D05A9" w14:textId="77777777" w:rsidR="00D40B91" w:rsidRPr="00081AF8" w:rsidDel="00E37E31" w:rsidRDefault="00D40B91" w:rsidP="00081AF8">
            <w:pPr>
              <w:spacing w:line="360" w:lineRule="auto"/>
              <w:jc w:val="both"/>
              <w:rPr>
                <w:del w:id="3588" w:author="admin" w:date="2022-12-12T09:28:00Z"/>
                <w:rFonts w:ascii="Times New Roman" w:eastAsia="Calibri" w:hAnsi="Times New Roman" w:cs="Times New Roman"/>
                <w:sz w:val="28"/>
                <w:szCs w:val="28"/>
                <w:lang w:eastAsia="vi-VN"/>
              </w:rPr>
            </w:pPr>
            <w:del w:id="3589"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25EF1743" w14:textId="77777777" w:rsidR="00D40B91" w:rsidRPr="00081AF8" w:rsidDel="00E37E31" w:rsidRDefault="00D40B91" w:rsidP="00081AF8">
            <w:pPr>
              <w:spacing w:line="360" w:lineRule="auto"/>
              <w:jc w:val="both"/>
              <w:rPr>
                <w:del w:id="3590" w:author="admin" w:date="2022-12-12T09:28:00Z"/>
                <w:rFonts w:ascii="Times New Roman" w:eastAsia="Calibri" w:hAnsi="Times New Roman" w:cs="Times New Roman"/>
                <w:sz w:val="28"/>
                <w:szCs w:val="28"/>
                <w:lang w:val="vi-VN" w:eastAsia="vi-VN"/>
              </w:rPr>
            </w:pPr>
          </w:p>
        </w:tc>
        <w:tc>
          <w:tcPr>
            <w:tcW w:w="2169" w:type="dxa"/>
          </w:tcPr>
          <w:p w14:paraId="605C2A46" w14:textId="77777777" w:rsidR="00D40B91" w:rsidRPr="00081AF8" w:rsidDel="00E37E31" w:rsidRDefault="00D40B91" w:rsidP="00081AF8">
            <w:pPr>
              <w:spacing w:line="360" w:lineRule="auto"/>
              <w:jc w:val="both"/>
              <w:rPr>
                <w:del w:id="3591" w:author="admin" w:date="2022-12-12T09:28:00Z"/>
                <w:rFonts w:ascii="Times New Roman" w:eastAsia="Calibri" w:hAnsi="Times New Roman" w:cs="Times New Roman"/>
                <w:sz w:val="28"/>
                <w:szCs w:val="28"/>
                <w:lang w:eastAsia="vi-VN"/>
              </w:rPr>
            </w:pPr>
            <w:del w:id="3592" w:author="admin" w:date="2022-12-12T09:28:00Z">
              <w:r w:rsidRPr="00081AF8" w:rsidDel="00E37E31">
                <w:rPr>
                  <w:rFonts w:ascii="Times New Roman" w:eastAsia="Calibri" w:hAnsi="Times New Roman" w:cs="Times New Roman"/>
                  <w:sz w:val="28"/>
                  <w:szCs w:val="28"/>
                  <w:lang w:eastAsia="vi-VN"/>
                </w:rPr>
                <w:delText>Hình ảnh</w:delText>
              </w:r>
            </w:del>
          </w:p>
        </w:tc>
      </w:tr>
      <w:tr w:rsidR="00D40B91" w:rsidRPr="00081AF8" w:rsidDel="00E37E31" w14:paraId="51507039" w14:textId="77777777" w:rsidTr="00E305A5">
        <w:trPr>
          <w:trHeight w:val="915"/>
          <w:jc w:val="center"/>
          <w:del w:id="3593" w:author="admin" w:date="2022-12-12T09:28:00Z"/>
        </w:trPr>
        <w:tc>
          <w:tcPr>
            <w:tcW w:w="714" w:type="dxa"/>
          </w:tcPr>
          <w:p w14:paraId="737BB67E" w14:textId="77777777" w:rsidR="00D40B91" w:rsidRPr="00081AF8" w:rsidDel="00E37E31" w:rsidRDefault="00D40B91" w:rsidP="00081AF8">
            <w:pPr>
              <w:spacing w:line="360" w:lineRule="auto"/>
              <w:jc w:val="both"/>
              <w:rPr>
                <w:del w:id="3594" w:author="admin" w:date="2022-12-12T09:28:00Z"/>
                <w:rFonts w:ascii="Times New Roman" w:eastAsia="Calibri" w:hAnsi="Times New Roman" w:cs="Times New Roman"/>
                <w:sz w:val="28"/>
                <w:szCs w:val="28"/>
                <w:lang w:eastAsia="vi-VN"/>
              </w:rPr>
            </w:pPr>
            <w:del w:id="3595" w:author="admin" w:date="2022-12-12T09:28:00Z">
              <w:r w:rsidRPr="00081AF8" w:rsidDel="00E37E31">
                <w:rPr>
                  <w:rFonts w:ascii="Times New Roman" w:eastAsia="Calibri" w:hAnsi="Times New Roman" w:cs="Times New Roman"/>
                  <w:sz w:val="28"/>
                  <w:szCs w:val="28"/>
                  <w:lang w:eastAsia="vi-VN"/>
                </w:rPr>
                <w:delText>7</w:delText>
              </w:r>
            </w:del>
          </w:p>
        </w:tc>
        <w:tc>
          <w:tcPr>
            <w:tcW w:w="2445" w:type="dxa"/>
          </w:tcPr>
          <w:p w14:paraId="6C14FEED" w14:textId="77777777" w:rsidR="00D40B91" w:rsidRPr="00081AF8" w:rsidDel="00E37E31" w:rsidRDefault="00D40B91" w:rsidP="00081AF8">
            <w:pPr>
              <w:spacing w:line="360" w:lineRule="auto"/>
              <w:jc w:val="both"/>
              <w:rPr>
                <w:del w:id="3596" w:author="admin" w:date="2022-12-12T09:28:00Z"/>
                <w:rFonts w:ascii="Times New Roman" w:eastAsia="Calibri" w:hAnsi="Times New Roman" w:cs="Times New Roman"/>
                <w:sz w:val="28"/>
                <w:szCs w:val="28"/>
                <w:lang w:eastAsia="vi-VN"/>
              </w:rPr>
            </w:pPr>
            <w:del w:id="3597" w:author="admin" w:date="2022-12-12T09:28:00Z">
              <w:r w:rsidRPr="00081AF8" w:rsidDel="00E37E31">
                <w:rPr>
                  <w:rFonts w:ascii="Times New Roman" w:eastAsia="Calibri" w:hAnsi="Times New Roman" w:cs="Times New Roman"/>
                  <w:sz w:val="28"/>
                  <w:szCs w:val="28"/>
                  <w:lang w:eastAsia="vi-VN"/>
                </w:rPr>
                <w:delText>Screen</w:delText>
              </w:r>
            </w:del>
          </w:p>
        </w:tc>
        <w:tc>
          <w:tcPr>
            <w:tcW w:w="1771" w:type="dxa"/>
          </w:tcPr>
          <w:p w14:paraId="7C84AD60" w14:textId="77777777" w:rsidR="00D40B91" w:rsidRPr="00081AF8" w:rsidDel="00E37E31" w:rsidRDefault="00D40B91" w:rsidP="00081AF8">
            <w:pPr>
              <w:spacing w:line="360" w:lineRule="auto"/>
              <w:jc w:val="both"/>
              <w:rPr>
                <w:del w:id="3598" w:author="admin" w:date="2022-12-12T09:28:00Z"/>
                <w:rFonts w:ascii="Times New Roman" w:eastAsia="Calibri" w:hAnsi="Times New Roman" w:cs="Times New Roman"/>
                <w:sz w:val="28"/>
                <w:szCs w:val="28"/>
                <w:lang w:eastAsia="vi-VN"/>
              </w:rPr>
            </w:pPr>
            <w:del w:id="3599"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08FC2FA5" w14:textId="77777777" w:rsidR="00D40B91" w:rsidRPr="00081AF8" w:rsidDel="00E37E31" w:rsidRDefault="00D40B91" w:rsidP="00081AF8">
            <w:pPr>
              <w:spacing w:line="360" w:lineRule="auto"/>
              <w:jc w:val="both"/>
              <w:rPr>
                <w:del w:id="3600" w:author="admin" w:date="2022-12-12T09:28:00Z"/>
                <w:rFonts w:ascii="Times New Roman" w:eastAsia="Calibri" w:hAnsi="Times New Roman" w:cs="Times New Roman"/>
                <w:sz w:val="28"/>
                <w:szCs w:val="28"/>
                <w:lang w:eastAsia="vi-VN"/>
              </w:rPr>
            </w:pPr>
            <w:del w:id="3601"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4DBC727B" w14:textId="77777777" w:rsidR="00D40B91" w:rsidRPr="00081AF8" w:rsidDel="00E37E31" w:rsidRDefault="00D40B91" w:rsidP="00081AF8">
            <w:pPr>
              <w:spacing w:line="360" w:lineRule="auto"/>
              <w:jc w:val="both"/>
              <w:rPr>
                <w:del w:id="3602" w:author="admin" w:date="2022-12-12T09:28:00Z"/>
                <w:rFonts w:ascii="Times New Roman" w:eastAsia="Calibri" w:hAnsi="Times New Roman" w:cs="Times New Roman"/>
                <w:sz w:val="28"/>
                <w:szCs w:val="28"/>
                <w:lang w:val="vi-VN" w:eastAsia="vi-VN"/>
              </w:rPr>
            </w:pPr>
          </w:p>
        </w:tc>
        <w:tc>
          <w:tcPr>
            <w:tcW w:w="2169" w:type="dxa"/>
          </w:tcPr>
          <w:p w14:paraId="5180B299" w14:textId="77777777" w:rsidR="00D40B91" w:rsidRPr="00081AF8" w:rsidDel="00E37E31" w:rsidRDefault="00D40B91" w:rsidP="00081AF8">
            <w:pPr>
              <w:spacing w:line="360" w:lineRule="auto"/>
              <w:jc w:val="both"/>
              <w:rPr>
                <w:del w:id="3603" w:author="admin" w:date="2022-12-12T09:28:00Z"/>
                <w:rFonts w:ascii="Times New Roman" w:eastAsia="Calibri" w:hAnsi="Times New Roman" w:cs="Times New Roman"/>
                <w:sz w:val="28"/>
                <w:szCs w:val="28"/>
                <w:lang w:eastAsia="vi-VN"/>
              </w:rPr>
            </w:pPr>
            <w:del w:id="3604" w:author="admin" w:date="2022-12-12T09:28:00Z">
              <w:r w:rsidRPr="00081AF8" w:rsidDel="00E37E31">
                <w:rPr>
                  <w:rFonts w:ascii="Times New Roman" w:eastAsia="Calibri" w:hAnsi="Times New Roman" w:cs="Times New Roman"/>
                  <w:sz w:val="28"/>
                  <w:szCs w:val="28"/>
                  <w:lang w:eastAsia="vi-VN"/>
                </w:rPr>
                <w:delText>Màn hình</w:delText>
              </w:r>
            </w:del>
          </w:p>
        </w:tc>
      </w:tr>
      <w:tr w:rsidR="00D40B91" w:rsidRPr="00081AF8" w:rsidDel="00E37E31" w14:paraId="2994C03D" w14:textId="77777777" w:rsidTr="00E305A5">
        <w:trPr>
          <w:trHeight w:val="450"/>
          <w:jc w:val="center"/>
          <w:del w:id="3605" w:author="admin" w:date="2022-12-12T09:28:00Z"/>
        </w:trPr>
        <w:tc>
          <w:tcPr>
            <w:tcW w:w="714" w:type="dxa"/>
          </w:tcPr>
          <w:p w14:paraId="15EE0FFA" w14:textId="77777777" w:rsidR="00D40B91" w:rsidRPr="00081AF8" w:rsidDel="00E37E31" w:rsidRDefault="00D40B91" w:rsidP="00081AF8">
            <w:pPr>
              <w:spacing w:line="360" w:lineRule="auto"/>
              <w:jc w:val="both"/>
              <w:rPr>
                <w:del w:id="3606" w:author="admin" w:date="2022-12-12T09:28:00Z"/>
                <w:rFonts w:ascii="Times New Roman" w:eastAsia="Calibri" w:hAnsi="Times New Roman" w:cs="Times New Roman"/>
                <w:sz w:val="28"/>
                <w:szCs w:val="28"/>
                <w:lang w:eastAsia="vi-VN"/>
              </w:rPr>
            </w:pPr>
            <w:del w:id="3607" w:author="admin" w:date="2022-12-12T09:28:00Z">
              <w:r w:rsidRPr="00081AF8" w:rsidDel="00E37E31">
                <w:rPr>
                  <w:rFonts w:ascii="Times New Roman" w:eastAsia="Calibri" w:hAnsi="Times New Roman" w:cs="Times New Roman"/>
                  <w:sz w:val="28"/>
                  <w:szCs w:val="28"/>
                  <w:lang w:eastAsia="vi-VN"/>
                </w:rPr>
                <w:delText>8</w:delText>
              </w:r>
            </w:del>
          </w:p>
        </w:tc>
        <w:tc>
          <w:tcPr>
            <w:tcW w:w="2445" w:type="dxa"/>
          </w:tcPr>
          <w:p w14:paraId="68E7B86B" w14:textId="77777777" w:rsidR="00D40B91" w:rsidRPr="00081AF8" w:rsidDel="00E37E31" w:rsidRDefault="00D40B91" w:rsidP="00081AF8">
            <w:pPr>
              <w:spacing w:line="360" w:lineRule="auto"/>
              <w:jc w:val="both"/>
              <w:rPr>
                <w:del w:id="3608" w:author="admin" w:date="2022-12-12T09:28:00Z"/>
                <w:rFonts w:ascii="Times New Roman" w:eastAsia="Calibri" w:hAnsi="Times New Roman" w:cs="Times New Roman"/>
                <w:sz w:val="28"/>
                <w:szCs w:val="28"/>
                <w:lang w:eastAsia="vi-VN"/>
              </w:rPr>
            </w:pPr>
            <w:del w:id="3609" w:author="admin" w:date="2022-12-12T09:28:00Z">
              <w:r w:rsidRPr="00081AF8" w:rsidDel="00E37E31">
                <w:rPr>
                  <w:rFonts w:ascii="Times New Roman" w:eastAsia="Calibri" w:hAnsi="Times New Roman" w:cs="Times New Roman"/>
                  <w:sz w:val="28"/>
                  <w:szCs w:val="28"/>
                  <w:lang w:eastAsia="vi-VN"/>
                </w:rPr>
                <w:delText>OperatingSystem</w:delText>
              </w:r>
            </w:del>
          </w:p>
        </w:tc>
        <w:tc>
          <w:tcPr>
            <w:tcW w:w="1771" w:type="dxa"/>
          </w:tcPr>
          <w:p w14:paraId="1C9ACF78" w14:textId="77777777" w:rsidR="00D40B91" w:rsidRPr="00081AF8" w:rsidDel="00E37E31" w:rsidRDefault="00D40B91" w:rsidP="00081AF8">
            <w:pPr>
              <w:spacing w:line="360" w:lineRule="auto"/>
              <w:jc w:val="both"/>
              <w:rPr>
                <w:del w:id="3610" w:author="admin" w:date="2022-12-12T09:28:00Z"/>
                <w:rFonts w:ascii="Times New Roman" w:eastAsia="Calibri" w:hAnsi="Times New Roman" w:cs="Times New Roman"/>
                <w:sz w:val="28"/>
                <w:szCs w:val="28"/>
                <w:lang w:eastAsia="vi-VN"/>
              </w:rPr>
            </w:pPr>
            <w:del w:id="3611"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7A15E5F6" w14:textId="77777777" w:rsidR="00D40B91" w:rsidRPr="00081AF8" w:rsidDel="00E37E31" w:rsidRDefault="00D40B91" w:rsidP="00081AF8">
            <w:pPr>
              <w:spacing w:line="360" w:lineRule="auto"/>
              <w:jc w:val="both"/>
              <w:rPr>
                <w:del w:id="3612" w:author="admin" w:date="2022-12-12T09:28:00Z"/>
                <w:rFonts w:ascii="Times New Roman" w:eastAsia="Calibri" w:hAnsi="Times New Roman" w:cs="Times New Roman"/>
                <w:sz w:val="28"/>
                <w:szCs w:val="28"/>
                <w:lang w:eastAsia="vi-VN"/>
              </w:rPr>
            </w:pPr>
            <w:del w:id="3613"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3524177D" w14:textId="77777777" w:rsidR="00D40B91" w:rsidRPr="00081AF8" w:rsidDel="00E37E31" w:rsidRDefault="00D40B91" w:rsidP="00081AF8">
            <w:pPr>
              <w:spacing w:line="360" w:lineRule="auto"/>
              <w:jc w:val="both"/>
              <w:rPr>
                <w:del w:id="3614" w:author="admin" w:date="2022-12-12T09:28:00Z"/>
                <w:rFonts w:ascii="Times New Roman" w:eastAsia="Calibri" w:hAnsi="Times New Roman" w:cs="Times New Roman"/>
                <w:sz w:val="28"/>
                <w:szCs w:val="28"/>
                <w:lang w:val="vi-VN" w:eastAsia="vi-VN"/>
              </w:rPr>
            </w:pPr>
          </w:p>
        </w:tc>
        <w:tc>
          <w:tcPr>
            <w:tcW w:w="2169" w:type="dxa"/>
          </w:tcPr>
          <w:p w14:paraId="44A5D979" w14:textId="77777777" w:rsidR="00D40B91" w:rsidRPr="00081AF8" w:rsidDel="00E37E31" w:rsidRDefault="00D40B91" w:rsidP="00081AF8">
            <w:pPr>
              <w:spacing w:line="360" w:lineRule="auto"/>
              <w:jc w:val="both"/>
              <w:rPr>
                <w:del w:id="3615" w:author="admin" w:date="2022-12-12T09:28:00Z"/>
                <w:rFonts w:ascii="Times New Roman" w:eastAsia="Calibri" w:hAnsi="Times New Roman" w:cs="Times New Roman"/>
                <w:sz w:val="28"/>
                <w:szCs w:val="28"/>
                <w:lang w:eastAsia="vi-VN"/>
              </w:rPr>
            </w:pPr>
            <w:del w:id="3616" w:author="admin" w:date="2022-12-12T09:28:00Z">
              <w:r w:rsidRPr="00081AF8" w:rsidDel="00E37E31">
                <w:rPr>
                  <w:rFonts w:ascii="Times New Roman" w:eastAsia="Calibri" w:hAnsi="Times New Roman" w:cs="Times New Roman"/>
                  <w:sz w:val="28"/>
                  <w:szCs w:val="28"/>
                  <w:lang w:eastAsia="vi-VN"/>
                </w:rPr>
                <w:delText>Hệ điều hành</w:delText>
              </w:r>
            </w:del>
          </w:p>
        </w:tc>
      </w:tr>
      <w:tr w:rsidR="00D40B91" w:rsidRPr="00081AF8" w:rsidDel="00E37E31" w14:paraId="78584A56" w14:textId="77777777" w:rsidTr="00E305A5">
        <w:trPr>
          <w:trHeight w:val="931"/>
          <w:jc w:val="center"/>
          <w:del w:id="3617" w:author="admin" w:date="2022-12-12T09:28:00Z"/>
        </w:trPr>
        <w:tc>
          <w:tcPr>
            <w:tcW w:w="714" w:type="dxa"/>
          </w:tcPr>
          <w:p w14:paraId="4A9FB05D" w14:textId="77777777" w:rsidR="00D40B91" w:rsidRPr="00081AF8" w:rsidDel="00E37E31" w:rsidRDefault="00D40B91" w:rsidP="00081AF8">
            <w:pPr>
              <w:spacing w:line="360" w:lineRule="auto"/>
              <w:jc w:val="both"/>
              <w:rPr>
                <w:del w:id="3618" w:author="admin" w:date="2022-12-12T09:28:00Z"/>
                <w:rFonts w:ascii="Times New Roman" w:eastAsia="Calibri" w:hAnsi="Times New Roman" w:cs="Times New Roman"/>
                <w:sz w:val="28"/>
                <w:szCs w:val="28"/>
                <w:lang w:eastAsia="vi-VN"/>
              </w:rPr>
            </w:pPr>
            <w:del w:id="3619" w:author="admin" w:date="2022-12-12T09:28:00Z">
              <w:r w:rsidRPr="00081AF8" w:rsidDel="00E37E31">
                <w:rPr>
                  <w:rFonts w:ascii="Times New Roman" w:eastAsia="Calibri" w:hAnsi="Times New Roman" w:cs="Times New Roman"/>
                  <w:sz w:val="28"/>
                  <w:szCs w:val="28"/>
                  <w:lang w:eastAsia="vi-VN"/>
                </w:rPr>
                <w:delText>9</w:delText>
              </w:r>
            </w:del>
          </w:p>
        </w:tc>
        <w:tc>
          <w:tcPr>
            <w:tcW w:w="2445" w:type="dxa"/>
          </w:tcPr>
          <w:p w14:paraId="6B3DAF35" w14:textId="77777777" w:rsidR="00D40B91" w:rsidRPr="00081AF8" w:rsidDel="00E37E31" w:rsidRDefault="00D40B91" w:rsidP="00081AF8">
            <w:pPr>
              <w:spacing w:line="360" w:lineRule="auto"/>
              <w:jc w:val="both"/>
              <w:rPr>
                <w:del w:id="3620" w:author="admin" w:date="2022-12-12T09:28:00Z"/>
                <w:rFonts w:ascii="Times New Roman" w:eastAsia="Calibri" w:hAnsi="Times New Roman" w:cs="Times New Roman"/>
                <w:sz w:val="28"/>
                <w:szCs w:val="28"/>
                <w:lang w:eastAsia="vi-VN"/>
              </w:rPr>
            </w:pPr>
            <w:del w:id="3621" w:author="admin" w:date="2022-12-12T09:28:00Z">
              <w:r w:rsidRPr="00081AF8" w:rsidDel="00E37E31">
                <w:rPr>
                  <w:rFonts w:ascii="Times New Roman" w:eastAsia="Calibri" w:hAnsi="Times New Roman" w:cs="Times New Roman"/>
                  <w:sz w:val="28"/>
                  <w:szCs w:val="28"/>
                  <w:lang w:eastAsia="vi-VN"/>
                </w:rPr>
                <w:delText>FrontCamera</w:delText>
              </w:r>
            </w:del>
          </w:p>
        </w:tc>
        <w:tc>
          <w:tcPr>
            <w:tcW w:w="1771" w:type="dxa"/>
          </w:tcPr>
          <w:p w14:paraId="387772C6" w14:textId="77777777" w:rsidR="00D40B91" w:rsidRPr="00081AF8" w:rsidDel="00E37E31" w:rsidRDefault="00D40B91" w:rsidP="00081AF8">
            <w:pPr>
              <w:spacing w:line="360" w:lineRule="auto"/>
              <w:jc w:val="both"/>
              <w:rPr>
                <w:del w:id="3622" w:author="admin" w:date="2022-12-12T09:28:00Z"/>
                <w:rFonts w:ascii="Times New Roman" w:eastAsia="Calibri" w:hAnsi="Times New Roman" w:cs="Times New Roman"/>
                <w:sz w:val="28"/>
                <w:szCs w:val="28"/>
                <w:lang w:eastAsia="vi-VN"/>
              </w:rPr>
            </w:pPr>
            <w:del w:id="3623"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597AECC5" w14:textId="77777777" w:rsidR="00D40B91" w:rsidRPr="00081AF8" w:rsidDel="00E37E31" w:rsidRDefault="00D40B91" w:rsidP="00081AF8">
            <w:pPr>
              <w:spacing w:line="360" w:lineRule="auto"/>
              <w:jc w:val="both"/>
              <w:rPr>
                <w:del w:id="3624" w:author="admin" w:date="2022-12-12T09:28:00Z"/>
                <w:rFonts w:ascii="Times New Roman" w:eastAsia="Calibri" w:hAnsi="Times New Roman" w:cs="Times New Roman"/>
                <w:sz w:val="28"/>
                <w:szCs w:val="28"/>
                <w:lang w:eastAsia="vi-VN"/>
              </w:rPr>
            </w:pPr>
            <w:del w:id="3625"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5BDA2F69" w14:textId="77777777" w:rsidR="00D40B91" w:rsidRPr="00081AF8" w:rsidDel="00E37E31" w:rsidRDefault="00D40B91" w:rsidP="00081AF8">
            <w:pPr>
              <w:spacing w:line="360" w:lineRule="auto"/>
              <w:jc w:val="both"/>
              <w:rPr>
                <w:del w:id="3626" w:author="admin" w:date="2022-12-12T09:28:00Z"/>
                <w:rFonts w:ascii="Times New Roman" w:eastAsia="Calibri" w:hAnsi="Times New Roman" w:cs="Times New Roman"/>
                <w:sz w:val="28"/>
                <w:szCs w:val="28"/>
                <w:lang w:val="vi-VN" w:eastAsia="vi-VN"/>
              </w:rPr>
            </w:pPr>
          </w:p>
        </w:tc>
        <w:tc>
          <w:tcPr>
            <w:tcW w:w="2169" w:type="dxa"/>
          </w:tcPr>
          <w:p w14:paraId="5C59B3EC" w14:textId="77777777" w:rsidR="00D40B91" w:rsidRPr="00081AF8" w:rsidDel="00E37E31" w:rsidRDefault="00D40B91" w:rsidP="00081AF8">
            <w:pPr>
              <w:spacing w:line="360" w:lineRule="auto"/>
              <w:jc w:val="both"/>
              <w:rPr>
                <w:del w:id="3627" w:author="admin" w:date="2022-12-12T09:28:00Z"/>
                <w:rFonts w:ascii="Times New Roman" w:eastAsia="Calibri" w:hAnsi="Times New Roman" w:cs="Times New Roman"/>
                <w:sz w:val="28"/>
                <w:szCs w:val="28"/>
                <w:lang w:eastAsia="vi-VN"/>
              </w:rPr>
            </w:pPr>
            <w:del w:id="3628" w:author="admin" w:date="2022-12-12T09:28:00Z">
              <w:r w:rsidRPr="00081AF8" w:rsidDel="00E37E31">
                <w:rPr>
                  <w:rFonts w:ascii="Times New Roman" w:eastAsia="Calibri" w:hAnsi="Times New Roman" w:cs="Times New Roman"/>
                  <w:sz w:val="28"/>
                  <w:szCs w:val="28"/>
                  <w:lang w:eastAsia="vi-VN"/>
                </w:rPr>
                <w:delText>Camera trước</w:delText>
              </w:r>
            </w:del>
          </w:p>
        </w:tc>
      </w:tr>
      <w:tr w:rsidR="00D40B91" w:rsidRPr="00081AF8" w:rsidDel="00E37E31" w14:paraId="20A0D3AB" w14:textId="77777777" w:rsidTr="00E305A5">
        <w:trPr>
          <w:trHeight w:val="915"/>
          <w:jc w:val="center"/>
          <w:del w:id="3629" w:author="admin" w:date="2022-12-12T09:28:00Z"/>
        </w:trPr>
        <w:tc>
          <w:tcPr>
            <w:tcW w:w="714" w:type="dxa"/>
          </w:tcPr>
          <w:p w14:paraId="6E28AAC4" w14:textId="77777777" w:rsidR="00D40B91" w:rsidRPr="00081AF8" w:rsidDel="00E37E31" w:rsidRDefault="00D40B91" w:rsidP="00081AF8">
            <w:pPr>
              <w:spacing w:line="360" w:lineRule="auto"/>
              <w:jc w:val="both"/>
              <w:rPr>
                <w:del w:id="3630" w:author="admin" w:date="2022-12-12T09:28:00Z"/>
                <w:rFonts w:ascii="Times New Roman" w:eastAsia="Calibri" w:hAnsi="Times New Roman" w:cs="Times New Roman"/>
                <w:sz w:val="28"/>
                <w:szCs w:val="28"/>
                <w:lang w:eastAsia="vi-VN"/>
              </w:rPr>
            </w:pPr>
            <w:del w:id="3631" w:author="admin" w:date="2022-12-12T09:28:00Z">
              <w:r w:rsidRPr="00081AF8" w:rsidDel="00E37E31">
                <w:rPr>
                  <w:rFonts w:ascii="Times New Roman" w:eastAsia="Calibri" w:hAnsi="Times New Roman" w:cs="Times New Roman"/>
                  <w:sz w:val="28"/>
                  <w:szCs w:val="28"/>
                  <w:lang w:eastAsia="vi-VN"/>
                </w:rPr>
                <w:delText>10</w:delText>
              </w:r>
            </w:del>
          </w:p>
        </w:tc>
        <w:tc>
          <w:tcPr>
            <w:tcW w:w="2445" w:type="dxa"/>
          </w:tcPr>
          <w:p w14:paraId="292C2634" w14:textId="77777777" w:rsidR="00D40B91" w:rsidRPr="00081AF8" w:rsidDel="00E37E31" w:rsidRDefault="00D40B91" w:rsidP="00081AF8">
            <w:pPr>
              <w:spacing w:line="360" w:lineRule="auto"/>
              <w:jc w:val="both"/>
              <w:rPr>
                <w:del w:id="3632" w:author="admin" w:date="2022-12-12T09:28:00Z"/>
                <w:rFonts w:ascii="Times New Roman" w:eastAsia="Calibri" w:hAnsi="Times New Roman" w:cs="Times New Roman"/>
                <w:sz w:val="28"/>
                <w:szCs w:val="28"/>
                <w:lang w:eastAsia="vi-VN"/>
              </w:rPr>
            </w:pPr>
            <w:del w:id="3633" w:author="admin" w:date="2022-12-12T09:28:00Z">
              <w:r w:rsidRPr="00081AF8" w:rsidDel="00E37E31">
                <w:rPr>
                  <w:rFonts w:ascii="Times New Roman" w:eastAsia="Calibri" w:hAnsi="Times New Roman" w:cs="Times New Roman"/>
                  <w:sz w:val="28"/>
                  <w:szCs w:val="28"/>
                  <w:lang w:eastAsia="vi-VN"/>
                </w:rPr>
                <w:delText>BackCamera</w:delText>
              </w:r>
            </w:del>
          </w:p>
        </w:tc>
        <w:tc>
          <w:tcPr>
            <w:tcW w:w="1771" w:type="dxa"/>
          </w:tcPr>
          <w:p w14:paraId="1DC25C41" w14:textId="77777777" w:rsidR="00D40B91" w:rsidRPr="00081AF8" w:rsidDel="00E37E31" w:rsidRDefault="00D40B91" w:rsidP="00081AF8">
            <w:pPr>
              <w:spacing w:line="360" w:lineRule="auto"/>
              <w:jc w:val="both"/>
              <w:rPr>
                <w:del w:id="3634" w:author="admin" w:date="2022-12-12T09:28:00Z"/>
                <w:rFonts w:ascii="Times New Roman" w:eastAsia="Calibri" w:hAnsi="Times New Roman" w:cs="Times New Roman"/>
                <w:sz w:val="28"/>
                <w:szCs w:val="28"/>
                <w:lang w:eastAsia="vi-VN"/>
              </w:rPr>
            </w:pPr>
            <w:del w:id="3635"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4459E867" w14:textId="77777777" w:rsidR="00D40B91" w:rsidRPr="00081AF8" w:rsidDel="00E37E31" w:rsidRDefault="00D40B91" w:rsidP="00081AF8">
            <w:pPr>
              <w:spacing w:line="360" w:lineRule="auto"/>
              <w:jc w:val="both"/>
              <w:rPr>
                <w:del w:id="3636" w:author="admin" w:date="2022-12-12T09:28:00Z"/>
                <w:rFonts w:ascii="Times New Roman" w:eastAsia="Calibri" w:hAnsi="Times New Roman" w:cs="Times New Roman"/>
                <w:sz w:val="28"/>
                <w:szCs w:val="28"/>
                <w:lang w:eastAsia="vi-VN"/>
              </w:rPr>
            </w:pPr>
            <w:del w:id="3637"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48359980" w14:textId="77777777" w:rsidR="00D40B91" w:rsidRPr="00081AF8" w:rsidDel="00E37E31" w:rsidRDefault="00D40B91" w:rsidP="00081AF8">
            <w:pPr>
              <w:spacing w:line="360" w:lineRule="auto"/>
              <w:jc w:val="both"/>
              <w:rPr>
                <w:del w:id="3638" w:author="admin" w:date="2022-12-12T09:28:00Z"/>
                <w:rFonts w:ascii="Times New Roman" w:eastAsia="Calibri" w:hAnsi="Times New Roman" w:cs="Times New Roman"/>
                <w:sz w:val="28"/>
                <w:szCs w:val="28"/>
                <w:lang w:val="vi-VN" w:eastAsia="vi-VN"/>
              </w:rPr>
            </w:pPr>
          </w:p>
        </w:tc>
        <w:tc>
          <w:tcPr>
            <w:tcW w:w="2169" w:type="dxa"/>
          </w:tcPr>
          <w:p w14:paraId="4B4E946C" w14:textId="77777777" w:rsidR="00D40B91" w:rsidRPr="00081AF8" w:rsidDel="00E37E31" w:rsidRDefault="00D40B91" w:rsidP="00081AF8">
            <w:pPr>
              <w:spacing w:line="360" w:lineRule="auto"/>
              <w:jc w:val="both"/>
              <w:rPr>
                <w:del w:id="3639" w:author="admin" w:date="2022-12-12T09:28:00Z"/>
                <w:rFonts w:ascii="Times New Roman" w:eastAsia="Calibri" w:hAnsi="Times New Roman" w:cs="Times New Roman"/>
                <w:sz w:val="28"/>
                <w:szCs w:val="28"/>
                <w:lang w:eastAsia="vi-VN"/>
              </w:rPr>
            </w:pPr>
            <w:del w:id="3640" w:author="admin" w:date="2022-12-12T09:28:00Z">
              <w:r w:rsidRPr="00081AF8" w:rsidDel="00E37E31">
                <w:rPr>
                  <w:rFonts w:ascii="Times New Roman" w:eastAsia="Calibri" w:hAnsi="Times New Roman" w:cs="Times New Roman"/>
                  <w:sz w:val="28"/>
                  <w:szCs w:val="28"/>
                  <w:lang w:eastAsia="vi-VN"/>
                </w:rPr>
                <w:delText>Camera sau</w:delText>
              </w:r>
            </w:del>
          </w:p>
        </w:tc>
      </w:tr>
      <w:tr w:rsidR="00D40B91" w:rsidRPr="00081AF8" w:rsidDel="00E37E31" w14:paraId="084D4E34" w14:textId="77777777" w:rsidTr="00E305A5">
        <w:trPr>
          <w:trHeight w:val="915"/>
          <w:jc w:val="center"/>
          <w:del w:id="3641" w:author="admin" w:date="2022-12-12T09:28:00Z"/>
        </w:trPr>
        <w:tc>
          <w:tcPr>
            <w:tcW w:w="714" w:type="dxa"/>
          </w:tcPr>
          <w:p w14:paraId="54E51831" w14:textId="77777777" w:rsidR="00D40B91" w:rsidRPr="00081AF8" w:rsidDel="00E37E31" w:rsidRDefault="00D40B91" w:rsidP="00081AF8">
            <w:pPr>
              <w:spacing w:line="360" w:lineRule="auto"/>
              <w:jc w:val="both"/>
              <w:rPr>
                <w:del w:id="3642" w:author="admin" w:date="2022-12-12T09:28:00Z"/>
                <w:rFonts w:ascii="Times New Roman" w:eastAsia="Calibri" w:hAnsi="Times New Roman" w:cs="Times New Roman"/>
                <w:sz w:val="28"/>
                <w:szCs w:val="28"/>
                <w:lang w:eastAsia="vi-VN"/>
              </w:rPr>
            </w:pPr>
            <w:del w:id="3643" w:author="admin" w:date="2022-12-12T09:28:00Z">
              <w:r w:rsidRPr="00081AF8" w:rsidDel="00E37E31">
                <w:rPr>
                  <w:rFonts w:ascii="Times New Roman" w:eastAsia="Calibri" w:hAnsi="Times New Roman" w:cs="Times New Roman"/>
                  <w:sz w:val="28"/>
                  <w:szCs w:val="28"/>
                  <w:lang w:eastAsia="vi-VN"/>
                </w:rPr>
                <w:delText>11</w:delText>
              </w:r>
            </w:del>
          </w:p>
        </w:tc>
        <w:tc>
          <w:tcPr>
            <w:tcW w:w="2445" w:type="dxa"/>
          </w:tcPr>
          <w:p w14:paraId="73DDFE2B" w14:textId="77777777" w:rsidR="00D40B91" w:rsidRPr="00081AF8" w:rsidDel="00E37E31" w:rsidRDefault="00D40B91" w:rsidP="00081AF8">
            <w:pPr>
              <w:spacing w:line="360" w:lineRule="auto"/>
              <w:jc w:val="both"/>
              <w:rPr>
                <w:del w:id="3644" w:author="admin" w:date="2022-12-12T09:28:00Z"/>
                <w:rFonts w:ascii="Times New Roman" w:eastAsia="Calibri" w:hAnsi="Times New Roman" w:cs="Times New Roman"/>
                <w:sz w:val="28"/>
                <w:szCs w:val="28"/>
                <w:lang w:eastAsia="vi-VN"/>
              </w:rPr>
            </w:pPr>
            <w:del w:id="3645" w:author="admin" w:date="2022-12-12T09:28:00Z">
              <w:r w:rsidRPr="00081AF8" w:rsidDel="00E37E31">
                <w:rPr>
                  <w:rFonts w:ascii="Times New Roman" w:eastAsia="Calibri" w:hAnsi="Times New Roman" w:cs="Times New Roman"/>
                  <w:sz w:val="28"/>
                  <w:szCs w:val="28"/>
                  <w:lang w:eastAsia="vi-VN"/>
                </w:rPr>
                <w:delText>CPU</w:delText>
              </w:r>
            </w:del>
          </w:p>
        </w:tc>
        <w:tc>
          <w:tcPr>
            <w:tcW w:w="1771" w:type="dxa"/>
          </w:tcPr>
          <w:p w14:paraId="266CA6D1" w14:textId="77777777" w:rsidR="00D40B91" w:rsidRPr="00081AF8" w:rsidDel="00E37E31" w:rsidRDefault="00D40B91" w:rsidP="00081AF8">
            <w:pPr>
              <w:spacing w:line="360" w:lineRule="auto"/>
              <w:jc w:val="both"/>
              <w:rPr>
                <w:del w:id="3646" w:author="admin" w:date="2022-12-12T09:28:00Z"/>
                <w:rFonts w:ascii="Times New Roman" w:eastAsia="Calibri" w:hAnsi="Times New Roman" w:cs="Times New Roman"/>
                <w:sz w:val="28"/>
                <w:szCs w:val="28"/>
                <w:lang w:eastAsia="vi-VN"/>
              </w:rPr>
            </w:pPr>
            <w:del w:id="3647"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314868AF" w14:textId="77777777" w:rsidR="00D40B91" w:rsidRPr="00081AF8" w:rsidDel="00E37E31" w:rsidRDefault="00D40B91" w:rsidP="00081AF8">
            <w:pPr>
              <w:spacing w:line="360" w:lineRule="auto"/>
              <w:jc w:val="both"/>
              <w:rPr>
                <w:del w:id="3648" w:author="admin" w:date="2022-12-12T09:28:00Z"/>
                <w:rFonts w:ascii="Times New Roman" w:eastAsia="Calibri" w:hAnsi="Times New Roman" w:cs="Times New Roman"/>
                <w:color w:val="FF0000"/>
                <w:sz w:val="28"/>
                <w:szCs w:val="28"/>
                <w:lang w:eastAsia="vi-VN"/>
              </w:rPr>
            </w:pPr>
            <w:del w:id="3649"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41E4C35D" w14:textId="77777777" w:rsidR="00D40B91" w:rsidRPr="00081AF8" w:rsidDel="00E37E31" w:rsidRDefault="00D40B91" w:rsidP="00081AF8">
            <w:pPr>
              <w:spacing w:line="360" w:lineRule="auto"/>
              <w:jc w:val="both"/>
              <w:rPr>
                <w:del w:id="3650" w:author="admin" w:date="2022-12-12T09:28:00Z"/>
                <w:rFonts w:ascii="Times New Roman" w:eastAsia="Calibri" w:hAnsi="Times New Roman" w:cs="Times New Roman"/>
                <w:sz w:val="28"/>
                <w:szCs w:val="28"/>
                <w:lang w:val="vi-VN" w:eastAsia="vi-VN"/>
              </w:rPr>
            </w:pPr>
          </w:p>
        </w:tc>
        <w:tc>
          <w:tcPr>
            <w:tcW w:w="2169" w:type="dxa"/>
          </w:tcPr>
          <w:p w14:paraId="00278CB3" w14:textId="77777777" w:rsidR="00D40B91" w:rsidRPr="00081AF8" w:rsidDel="00E37E31" w:rsidRDefault="00D40B91" w:rsidP="00081AF8">
            <w:pPr>
              <w:spacing w:line="360" w:lineRule="auto"/>
              <w:jc w:val="both"/>
              <w:rPr>
                <w:del w:id="3651" w:author="admin" w:date="2022-12-12T09:28:00Z"/>
                <w:rFonts w:ascii="Times New Roman" w:eastAsia="Calibri" w:hAnsi="Times New Roman" w:cs="Times New Roman"/>
                <w:sz w:val="28"/>
                <w:szCs w:val="28"/>
                <w:lang w:eastAsia="vi-VN"/>
              </w:rPr>
            </w:pPr>
            <w:del w:id="3652" w:author="admin" w:date="2022-12-12T09:28:00Z">
              <w:r w:rsidRPr="00081AF8" w:rsidDel="00E37E31">
                <w:rPr>
                  <w:rFonts w:ascii="Times New Roman" w:eastAsia="Calibri" w:hAnsi="Times New Roman" w:cs="Times New Roman"/>
                  <w:sz w:val="28"/>
                  <w:szCs w:val="28"/>
                  <w:lang w:eastAsia="vi-VN"/>
                </w:rPr>
                <w:delText>CPU của máy</w:delText>
              </w:r>
            </w:del>
          </w:p>
        </w:tc>
      </w:tr>
      <w:tr w:rsidR="00D40B91" w:rsidRPr="00081AF8" w:rsidDel="00E37E31" w14:paraId="206A5B52" w14:textId="77777777" w:rsidTr="00E305A5">
        <w:trPr>
          <w:trHeight w:val="915"/>
          <w:jc w:val="center"/>
          <w:del w:id="3653" w:author="admin" w:date="2022-12-12T09:28:00Z"/>
        </w:trPr>
        <w:tc>
          <w:tcPr>
            <w:tcW w:w="714" w:type="dxa"/>
          </w:tcPr>
          <w:p w14:paraId="18BDC396" w14:textId="77777777" w:rsidR="00D40B91" w:rsidRPr="00081AF8" w:rsidDel="00E37E31" w:rsidRDefault="00D40B91" w:rsidP="00081AF8">
            <w:pPr>
              <w:spacing w:line="360" w:lineRule="auto"/>
              <w:jc w:val="both"/>
              <w:rPr>
                <w:del w:id="3654" w:author="admin" w:date="2022-12-12T09:28:00Z"/>
                <w:rFonts w:ascii="Times New Roman" w:eastAsia="Calibri" w:hAnsi="Times New Roman" w:cs="Times New Roman"/>
                <w:sz w:val="28"/>
                <w:szCs w:val="28"/>
                <w:lang w:eastAsia="vi-VN"/>
              </w:rPr>
            </w:pPr>
            <w:del w:id="3655" w:author="admin" w:date="2022-12-12T09:28:00Z">
              <w:r w:rsidRPr="00081AF8" w:rsidDel="00E37E31">
                <w:rPr>
                  <w:rFonts w:ascii="Times New Roman" w:eastAsia="Calibri" w:hAnsi="Times New Roman" w:cs="Times New Roman"/>
                  <w:sz w:val="28"/>
                  <w:szCs w:val="28"/>
                  <w:lang w:eastAsia="vi-VN"/>
                </w:rPr>
                <w:delText>12</w:delText>
              </w:r>
            </w:del>
          </w:p>
        </w:tc>
        <w:tc>
          <w:tcPr>
            <w:tcW w:w="2445" w:type="dxa"/>
          </w:tcPr>
          <w:p w14:paraId="4305172B" w14:textId="77777777" w:rsidR="00D40B91" w:rsidRPr="00081AF8" w:rsidDel="00E37E31" w:rsidRDefault="00D40B91" w:rsidP="00081AF8">
            <w:pPr>
              <w:spacing w:line="360" w:lineRule="auto"/>
              <w:jc w:val="both"/>
              <w:rPr>
                <w:del w:id="3656" w:author="admin" w:date="2022-12-12T09:28:00Z"/>
                <w:rFonts w:ascii="Times New Roman" w:eastAsia="Calibri" w:hAnsi="Times New Roman" w:cs="Times New Roman"/>
                <w:sz w:val="28"/>
                <w:szCs w:val="28"/>
                <w:lang w:eastAsia="vi-VN"/>
              </w:rPr>
            </w:pPr>
            <w:del w:id="3657" w:author="admin" w:date="2022-12-12T09:28:00Z">
              <w:r w:rsidRPr="00081AF8" w:rsidDel="00E37E31">
                <w:rPr>
                  <w:rFonts w:ascii="Times New Roman" w:eastAsia="Calibri" w:hAnsi="Times New Roman" w:cs="Times New Roman"/>
                  <w:sz w:val="28"/>
                  <w:szCs w:val="28"/>
                  <w:lang w:eastAsia="vi-VN"/>
                </w:rPr>
                <w:delText>RAM</w:delText>
              </w:r>
            </w:del>
          </w:p>
        </w:tc>
        <w:tc>
          <w:tcPr>
            <w:tcW w:w="1771" w:type="dxa"/>
          </w:tcPr>
          <w:p w14:paraId="3556945E" w14:textId="77777777" w:rsidR="00D40B91" w:rsidRPr="00081AF8" w:rsidDel="00E37E31" w:rsidRDefault="00D40B91" w:rsidP="00081AF8">
            <w:pPr>
              <w:spacing w:line="360" w:lineRule="auto"/>
              <w:jc w:val="both"/>
              <w:rPr>
                <w:del w:id="3658" w:author="admin" w:date="2022-12-12T09:28:00Z"/>
                <w:rFonts w:ascii="Times New Roman" w:eastAsia="Calibri" w:hAnsi="Times New Roman" w:cs="Times New Roman"/>
                <w:sz w:val="28"/>
                <w:szCs w:val="28"/>
                <w:lang w:eastAsia="vi-VN"/>
              </w:rPr>
            </w:pPr>
            <w:del w:id="3659"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55869DBC" w14:textId="77777777" w:rsidR="00D40B91" w:rsidRPr="00081AF8" w:rsidDel="00E37E31" w:rsidRDefault="00D40B91" w:rsidP="00081AF8">
            <w:pPr>
              <w:spacing w:line="360" w:lineRule="auto"/>
              <w:jc w:val="both"/>
              <w:rPr>
                <w:del w:id="3660" w:author="admin" w:date="2022-12-12T09:28:00Z"/>
                <w:rFonts w:ascii="Times New Roman" w:eastAsia="Calibri" w:hAnsi="Times New Roman" w:cs="Times New Roman"/>
                <w:sz w:val="28"/>
                <w:szCs w:val="28"/>
                <w:lang w:eastAsia="vi-VN"/>
              </w:rPr>
            </w:pPr>
            <w:del w:id="3661"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285E08FE" w14:textId="77777777" w:rsidR="00D40B91" w:rsidRPr="00081AF8" w:rsidDel="00E37E31" w:rsidRDefault="00D40B91" w:rsidP="00081AF8">
            <w:pPr>
              <w:spacing w:line="360" w:lineRule="auto"/>
              <w:jc w:val="both"/>
              <w:rPr>
                <w:del w:id="3662" w:author="admin" w:date="2022-12-12T09:28:00Z"/>
                <w:rFonts w:ascii="Times New Roman" w:eastAsia="Calibri" w:hAnsi="Times New Roman" w:cs="Times New Roman"/>
                <w:sz w:val="28"/>
                <w:szCs w:val="28"/>
                <w:lang w:val="vi-VN" w:eastAsia="vi-VN"/>
              </w:rPr>
            </w:pPr>
          </w:p>
        </w:tc>
        <w:tc>
          <w:tcPr>
            <w:tcW w:w="2169" w:type="dxa"/>
          </w:tcPr>
          <w:p w14:paraId="3A8BCDFE" w14:textId="77777777" w:rsidR="00D40B91" w:rsidRPr="00081AF8" w:rsidDel="00E37E31" w:rsidRDefault="00D40B91" w:rsidP="00081AF8">
            <w:pPr>
              <w:spacing w:line="360" w:lineRule="auto"/>
              <w:jc w:val="both"/>
              <w:rPr>
                <w:del w:id="3663" w:author="admin" w:date="2022-12-12T09:28:00Z"/>
                <w:rFonts w:ascii="Times New Roman" w:eastAsia="Calibri" w:hAnsi="Times New Roman" w:cs="Times New Roman"/>
                <w:sz w:val="28"/>
                <w:szCs w:val="28"/>
                <w:lang w:eastAsia="vi-VN"/>
              </w:rPr>
            </w:pPr>
            <w:del w:id="3664" w:author="admin" w:date="2022-12-12T09:28:00Z">
              <w:r w:rsidRPr="00081AF8" w:rsidDel="00E37E31">
                <w:rPr>
                  <w:rFonts w:ascii="Times New Roman" w:eastAsia="Calibri" w:hAnsi="Times New Roman" w:cs="Times New Roman"/>
                  <w:sz w:val="28"/>
                  <w:szCs w:val="28"/>
                  <w:lang w:eastAsia="vi-VN"/>
                </w:rPr>
                <w:delText>RAM  của máy</w:delText>
              </w:r>
            </w:del>
          </w:p>
        </w:tc>
      </w:tr>
      <w:tr w:rsidR="00D40B91" w:rsidRPr="00081AF8" w:rsidDel="00E37E31" w14:paraId="0C6201C9" w14:textId="77777777" w:rsidTr="00E305A5">
        <w:trPr>
          <w:trHeight w:val="466"/>
          <w:jc w:val="center"/>
          <w:del w:id="3665" w:author="admin" w:date="2022-12-12T09:28:00Z"/>
        </w:trPr>
        <w:tc>
          <w:tcPr>
            <w:tcW w:w="714" w:type="dxa"/>
          </w:tcPr>
          <w:p w14:paraId="2B3E2EA9" w14:textId="77777777" w:rsidR="00D40B91" w:rsidRPr="00081AF8" w:rsidDel="00E37E31" w:rsidRDefault="00D40B91" w:rsidP="00081AF8">
            <w:pPr>
              <w:spacing w:line="360" w:lineRule="auto"/>
              <w:jc w:val="both"/>
              <w:rPr>
                <w:del w:id="3666" w:author="admin" w:date="2022-12-12T09:28:00Z"/>
                <w:rFonts w:ascii="Times New Roman" w:eastAsia="Calibri" w:hAnsi="Times New Roman" w:cs="Times New Roman"/>
                <w:sz w:val="28"/>
                <w:szCs w:val="28"/>
                <w:lang w:eastAsia="vi-VN"/>
              </w:rPr>
            </w:pPr>
            <w:del w:id="3667" w:author="admin" w:date="2022-12-12T09:28:00Z">
              <w:r w:rsidRPr="00081AF8" w:rsidDel="00E37E31">
                <w:rPr>
                  <w:rFonts w:ascii="Times New Roman" w:eastAsia="Calibri" w:hAnsi="Times New Roman" w:cs="Times New Roman"/>
                  <w:sz w:val="28"/>
                  <w:szCs w:val="28"/>
                  <w:lang w:eastAsia="vi-VN"/>
                </w:rPr>
                <w:delText>13</w:delText>
              </w:r>
            </w:del>
          </w:p>
        </w:tc>
        <w:tc>
          <w:tcPr>
            <w:tcW w:w="2445" w:type="dxa"/>
          </w:tcPr>
          <w:p w14:paraId="0B90C305" w14:textId="77777777" w:rsidR="00D40B91" w:rsidRPr="00081AF8" w:rsidDel="00E37E31" w:rsidRDefault="00D40B91" w:rsidP="00081AF8">
            <w:pPr>
              <w:spacing w:line="360" w:lineRule="auto"/>
              <w:jc w:val="both"/>
              <w:rPr>
                <w:del w:id="3668" w:author="admin" w:date="2022-12-12T09:28:00Z"/>
                <w:rFonts w:ascii="Times New Roman" w:eastAsia="Calibri" w:hAnsi="Times New Roman" w:cs="Times New Roman"/>
                <w:sz w:val="28"/>
                <w:szCs w:val="28"/>
                <w:lang w:eastAsia="vi-VN"/>
              </w:rPr>
            </w:pPr>
            <w:del w:id="3669" w:author="admin" w:date="2022-12-12T09:28:00Z">
              <w:r w:rsidRPr="00081AF8" w:rsidDel="00E37E31">
                <w:rPr>
                  <w:rFonts w:ascii="Times New Roman" w:eastAsia="Calibri" w:hAnsi="Times New Roman" w:cs="Times New Roman"/>
                  <w:sz w:val="28"/>
                  <w:szCs w:val="28"/>
                  <w:lang w:eastAsia="vi-VN"/>
                </w:rPr>
                <w:delText>ROM</w:delText>
              </w:r>
            </w:del>
          </w:p>
        </w:tc>
        <w:tc>
          <w:tcPr>
            <w:tcW w:w="1771" w:type="dxa"/>
          </w:tcPr>
          <w:p w14:paraId="4B963E14" w14:textId="77777777" w:rsidR="00D40B91" w:rsidRPr="00081AF8" w:rsidDel="00E37E31" w:rsidRDefault="00D40B91" w:rsidP="00081AF8">
            <w:pPr>
              <w:spacing w:line="360" w:lineRule="auto"/>
              <w:jc w:val="both"/>
              <w:rPr>
                <w:del w:id="3670" w:author="admin" w:date="2022-12-12T09:28:00Z"/>
                <w:rFonts w:ascii="Times New Roman" w:eastAsia="Calibri" w:hAnsi="Times New Roman" w:cs="Times New Roman"/>
                <w:sz w:val="28"/>
                <w:szCs w:val="28"/>
                <w:lang w:eastAsia="vi-VN"/>
              </w:rPr>
            </w:pPr>
            <w:del w:id="3671"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5DD865FF" w14:textId="77777777" w:rsidR="00D40B91" w:rsidRPr="00081AF8" w:rsidDel="00E37E31" w:rsidRDefault="00D40B91" w:rsidP="00081AF8">
            <w:pPr>
              <w:spacing w:line="360" w:lineRule="auto"/>
              <w:jc w:val="both"/>
              <w:rPr>
                <w:del w:id="3672" w:author="admin" w:date="2022-12-12T09:28:00Z"/>
                <w:rFonts w:ascii="Times New Roman" w:eastAsia="Calibri" w:hAnsi="Times New Roman" w:cs="Times New Roman"/>
                <w:sz w:val="28"/>
                <w:szCs w:val="28"/>
                <w:lang w:eastAsia="vi-VN"/>
              </w:rPr>
            </w:pPr>
            <w:del w:id="3673"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51CDD495" w14:textId="77777777" w:rsidR="00D40B91" w:rsidRPr="00081AF8" w:rsidDel="00E37E31" w:rsidRDefault="00D40B91" w:rsidP="00081AF8">
            <w:pPr>
              <w:spacing w:line="360" w:lineRule="auto"/>
              <w:jc w:val="both"/>
              <w:rPr>
                <w:del w:id="3674" w:author="admin" w:date="2022-12-12T09:28:00Z"/>
                <w:rFonts w:ascii="Times New Roman" w:eastAsia="Calibri" w:hAnsi="Times New Roman" w:cs="Times New Roman"/>
                <w:sz w:val="28"/>
                <w:szCs w:val="28"/>
                <w:lang w:val="vi-VN" w:eastAsia="vi-VN"/>
              </w:rPr>
            </w:pPr>
          </w:p>
        </w:tc>
        <w:tc>
          <w:tcPr>
            <w:tcW w:w="2169" w:type="dxa"/>
          </w:tcPr>
          <w:p w14:paraId="60613603" w14:textId="77777777" w:rsidR="00D40B91" w:rsidRPr="00081AF8" w:rsidDel="00E37E31" w:rsidRDefault="00D40B91" w:rsidP="00081AF8">
            <w:pPr>
              <w:spacing w:line="360" w:lineRule="auto"/>
              <w:jc w:val="both"/>
              <w:rPr>
                <w:del w:id="3675" w:author="admin" w:date="2022-12-12T09:28:00Z"/>
                <w:rFonts w:ascii="Times New Roman" w:eastAsia="Calibri" w:hAnsi="Times New Roman" w:cs="Times New Roman"/>
                <w:sz w:val="28"/>
                <w:szCs w:val="28"/>
                <w:lang w:eastAsia="vi-VN"/>
              </w:rPr>
            </w:pPr>
            <w:del w:id="3676" w:author="admin" w:date="2022-12-12T09:28:00Z">
              <w:r w:rsidRPr="00081AF8" w:rsidDel="00E37E31">
                <w:rPr>
                  <w:rFonts w:ascii="Times New Roman" w:eastAsia="Calibri" w:hAnsi="Times New Roman" w:cs="Times New Roman"/>
                  <w:sz w:val="28"/>
                  <w:szCs w:val="28"/>
                  <w:lang w:eastAsia="vi-VN"/>
                </w:rPr>
                <w:delText>ROM của máy</w:delText>
              </w:r>
            </w:del>
          </w:p>
        </w:tc>
      </w:tr>
      <w:tr w:rsidR="00D40B91" w:rsidRPr="00081AF8" w:rsidDel="00E37E31" w14:paraId="1824EA7B" w14:textId="77777777" w:rsidTr="00E305A5">
        <w:trPr>
          <w:trHeight w:val="450"/>
          <w:jc w:val="center"/>
          <w:del w:id="3677" w:author="admin" w:date="2022-12-12T09:28:00Z"/>
        </w:trPr>
        <w:tc>
          <w:tcPr>
            <w:tcW w:w="714" w:type="dxa"/>
          </w:tcPr>
          <w:p w14:paraId="26EB36B1" w14:textId="77777777" w:rsidR="00D40B91" w:rsidRPr="00081AF8" w:rsidDel="00E37E31" w:rsidRDefault="00D40B91" w:rsidP="00081AF8">
            <w:pPr>
              <w:spacing w:line="360" w:lineRule="auto"/>
              <w:jc w:val="both"/>
              <w:rPr>
                <w:del w:id="3678" w:author="admin" w:date="2022-12-12T09:28:00Z"/>
                <w:rFonts w:ascii="Times New Roman" w:eastAsia="Calibri" w:hAnsi="Times New Roman" w:cs="Times New Roman"/>
                <w:sz w:val="28"/>
                <w:szCs w:val="28"/>
                <w:lang w:eastAsia="vi-VN"/>
              </w:rPr>
            </w:pPr>
            <w:del w:id="3679" w:author="admin" w:date="2022-12-12T09:28:00Z">
              <w:r w:rsidRPr="00081AF8" w:rsidDel="00E37E31">
                <w:rPr>
                  <w:rFonts w:ascii="Times New Roman" w:eastAsia="Calibri" w:hAnsi="Times New Roman" w:cs="Times New Roman"/>
                  <w:sz w:val="28"/>
                  <w:szCs w:val="28"/>
                  <w:lang w:eastAsia="vi-VN"/>
                </w:rPr>
                <w:delText>14</w:delText>
              </w:r>
            </w:del>
          </w:p>
        </w:tc>
        <w:tc>
          <w:tcPr>
            <w:tcW w:w="2445" w:type="dxa"/>
          </w:tcPr>
          <w:p w14:paraId="289DE065" w14:textId="77777777" w:rsidR="00D40B91" w:rsidRPr="00081AF8" w:rsidDel="00E37E31" w:rsidRDefault="00D40B91" w:rsidP="00081AF8">
            <w:pPr>
              <w:spacing w:line="360" w:lineRule="auto"/>
              <w:jc w:val="both"/>
              <w:rPr>
                <w:del w:id="3680" w:author="admin" w:date="2022-12-12T09:28:00Z"/>
                <w:rFonts w:ascii="Times New Roman" w:eastAsia="Calibri" w:hAnsi="Times New Roman" w:cs="Times New Roman"/>
                <w:sz w:val="28"/>
                <w:szCs w:val="28"/>
                <w:lang w:eastAsia="vi-VN"/>
              </w:rPr>
            </w:pPr>
            <w:del w:id="3681" w:author="admin" w:date="2022-12-12T09:28:00Z">
              <w:r w:rsidRPr="00081AF8" w:rsidDel="00E37E31">
                <w:rPr>
                  <w:rFonts w:ascii="Times New Roman" w:eastAsia="Calibri" w:hAnsi="Times New Roman" w:cs="Times New Roman"/>
                  <w:sz w:val="28"/>
                  <w:szCs w:val="28"/>
                  <w:lang w:eastAsia="vi-VN"/>
                </w:rPr>
                <w:delText>SDCard</w:delText>
              </w:r>
            </w:del>
          </w:p>
        </w:tc>
        <w:tc>
          <w:tcPr>
            <w:tcW w:w="1771" w:type="dxa"/>
          </w:tcPr>
          <w:p w14:paraId="4BB65018" w14:textId="77777777" w:rsidR="00D40B91" w:rsidRPr="00081AF8" w:rsidDel="00E37E31" w:rsidRDefault="00D40B91" w:rsidP="00081AF8">
            <w:pPr>
              <w:spacing w:line="360" w:lineRule="auto"/>
              <w:jc w:val="both"/>
              <w:rPr>
                <w:del w:id="3682" w:author="admin" w:date="2022-12-12T09:28:00Z"/>
                <w:rFonts w:ascii="Times New Roman" w:eastAsia="Calibri" w:hAnsi="Times New Roman" w:cs="Times New Roman"/>
                <w:sz w:val="28"/>
                <w:szCs w:val="28"/>
                <w:lang w:eastAsia="vi-VN"/>
              </w:rPr>
            </w:pPr>
            <w:del w:id="3683"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2C2B748C" w14:textId="77777777" w:rsidR="00D40B91" w:rsidRPr="00081AF8" w:rsidDel="00E37E31" w:rsidRDefault="00D40B91" w:rsidP="00081AF8">
            <w:pPr>
              <w:spacing w:line="360" w:lineRule="auto"/>
              <w:jc w:val="both"/>
              <w:rPr>
                <w:del w:id="3684" w:author="admin" w:date="2022-12-12T09:28:00Z"/>
                <w:rFonts w:ascii="Times New Roman" w:eastAsia="Calibri" w:hAnsi="Times New Roman" w:cs="Times New Roman"/>
                <w:sz w:val="28"/>
                <w:szCs w:val="28"/>
                <w:lang w:eastAsia="vi-VN"/>
              </w:rPr>
            </w:pPr>
            <w:del w:id="3685"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1A22F1CF" w14:textId="77777777" w:rsidR="00D40B91" w:rsidRPr="00081AF8" w:rsidDel="00E37E31" w:rsidRDefault="00D40B91" w:rsidP="00081AF8">
            <w:pPr>
              <w:spacing w:line="360" w:lineRule="auto"/>
              <w:jc w:val="both"/>
              <w:rPr>
                <w:del w:id="3686" w:author="admin" w:date="2022-12-12T09:28:00Z"/>
                <w:rFonts w:ascii="Times New Roman" w:eastAsia="Calibri" w:hAnsi="Times New Roman" w:cs="Times New Roman"/>
                <w:sz w:val="28"/>
                <w:szCs w:val="28"/>
                <w:lang w:val="vi-VN" w:eastAsia="vi-VN"/>
              </w:rPr>
            </w:pPr>
          </w:p>
        </w:tc>
        <w:tc>
          <w:tcPr>
            <w:tcW w:w="2169" w:type="dxa"/>
          </w:tcPr>
          <w:p w14:paraId="49A34899" w14:textId="77777777" w:rsidR="00D40B91" w:rsidRPr="00081AF8" w:rsidDel="00E37E31" w:rsidRDefault="00D40B91" w:rsidP="00081AF8">
            <w:pPr>
              <w:spacing w:line="360" w:lineRule="auto"/>
              <w:jc w:val="both"/>
              <w:rPr>
                <w:del w:id="3687" w:author="admin" w:date="2022-12-12T09:28:00Z"/>
                <w:rFonts w:ascii="Times New Roman" w:eastAsia="Calibri" w:hAnsi="Times New Roman" w:cs="Times New Roman"/>
                <w:sz w:val="28"/>
                <w:szCs w:val="28"/>
                <w:lang w:eastAsia="vi-VN"/>
              </w:rPr>
            </w:pPr>
            <w:del w:id="3688" w:author="admin" w:date="2022-12-12T09:28:00Z">
              <w:r w:rsidRPr="00081AF8" w:rsidDel="00E37E31">
                <w:rPr>
                  <w:rFonts w:ascii="Times New Roman" w:eastAsia="Calibri" w:hAnsi="Times New Roman" w:cs="Times New Roman"/>
                  <w:sz w:val="28"/>
                  <w:szCs w:val="28"/>
                  <w:lang w:eastAsia="vi-VN"/>
                </w:rPr>
                <w:delText>Bộ nhớ trong</w:delText>
              </w:r>
            </w:del>
          </w:p>
        </w:tc>
      </w:tr>
      <w:tr w:rsidR="00D40B91" w:rsidRPr="00081AF8" w:rsidDel="00E37E31" w14:paraId="62CF9057" w14:textId="77777777" w:rsidTr="00E305A5">
        <w:trPr>
          <w:trHeight w:val="466"/>
          <w:jc w:val="center"/>
          <w:del w:id="3689" w:author="admin" w:date="2022-12-12T09:28:00Z"/>
        </w:trPr>
        <w:tc>
          <w:tcPr>
            <w:tcW w:w="714" w:type="dxa"/>
          </w:tcPr>
          <w:p w14:paraId="5B441C71" w14:textId="77777777" w:rsidR="00D40B91" w:rsidRPr="00081AF8" w:rsidDel="00E37E31" w:rsidRDefault="00D40B91" w:rsidP="00081AF8">
            <w:pPr>
              <w:spacing w:line="360" w:lineRule="auto"/>
              <w:jc w:val="both"/>
              <w:rPr>
                <w:del w:id="3690" w:author="admin" w:date="2022-12-12T09:28:00Z"/>
                <w:rFonts w:ascii="Times New Roman" w:eastAsia="Calibri" w:hAnsi="Times New Roman" w:cs="Times New Roman"/>
                <w:sz w:val="28"/>
                <w:szCs w:val="28"/>
                <w:lang w:eastAsia="vi-VN"/>
              </w:rPr>
            </w:pPr>
            <w:del w:id="3691" w:author="admin" w:date="2022-12-12T09:28:00Z">
              <w:r w:rsidRPr="00081AF8" w:rsidDel="00E37E31">
                <w:rPr>
                  <w:rFonts w:ascii="Times New Roman" w:eastAsia="Calibri" w:hAnsi="Times New Roman" w:cs="Times New Roman"/>
                  <w:sz w:val="28"/>
                  <w:szCs w:val="28"/>
                  <w:lang w:eastAsia="vi-VN"/>
                </w:rPr>
                <w:delText>15</w:delText>
              </w:r>
            </w:del>
          </w:p>
        </w:tc>
        <w:tc>
          <w:tcPr>
            <w:tcW w:w="2445" w:type="dxa"/>
          </w:tcPr>
          <w:p w14:paraId="5F03F7E3" w14:textId="77777777" w:rsidR="00D40B91" w:rsidRPr="00081AF8" w:rsidDel="00E37E31" w:rsidRDefault="00D40B91" w:rsidP="00081AF8">
            <w:pPr>
              <w:spacing w:line="360" w:lineRule="auto"/>
              <w:jc w:val="both"/>
              <w:rPr>
                <w:del w:id="3692" w:author="admin" w:date="2022-12-12T09:28:00Z"/>
                <w:rFonts w:ascii="Times New Roman" w:eastAsia="Calibri" w:hAnsi="Times New Roman" w:cs="Times New Roman"/>
                <w:sz w:val="28"/>
                <w:szCs w:val="28"/>
                <w:lang w:eastAsia="vi-VN"/>
              </w:rPr>
            </w:pPr>
            <w:del w:id="3693" w:author="admin" w:date="2022-12-12T09:28:00Z">
              <w:r w:rsidRPr="00081AF8" w:rsidDel="00E37E31">
                <w:rPr>
                  <w:rFonts w:ascii="Times New Roman" w:eastAsia="Calibri" w:hAnsi="Times New Roman" w:cs="Times New Roman"/>
                  <w:sz w:val="28"/>
                  <w:szCs w:val="28"/>
                  <w:lang w:eastAsia="vi-VN"/>
                </w:rPr>
                <w:delText>Battery</w:delText>
              </w:r>
            </w:del>
          </w:p>
        </w:tc>
        <w:tc>
          <w:tcPr>
            <w:tcW w:w="1771" w:type="dxa"/>
          </w:tcPr>
          <w:p w14:paraId="36499B54" w14:textId="77777777" w:rsidR="00D40B91" w:rsidRPr="00081AF8" w:rsidDel="00E37E31" w:rsidRDefault="00D40B91" w:rsidP="00081AF8">
            <w:pPr>
              <w:spacing w:line="360" w:lineRule="auto"/>
              <w:jc w:val="both"/>
              <w:rPr>
                <w:del w:id="3694" w:author="admin" w:date="2022-12-12T09:28:00Z"/>
                <w:rFonts w:ascii="Times New Roman" w:eastAsia="Calibri" w:hAnsi="Times New Roman" w:cs="Times New Roman"/>
                <w:sz w:val="28"/>
                <w:szCs w:val="28"/>
                <w:lang w:eastAsia="vi-VN"/>
              </w:rPr>
            </w:pPr>
            <w:del w:id="3695" w:author="admin" w:date="2022-12-12T09:28:00Z">
              <w:r w:rsidRPr="00081AF8" w:rsidDel="00E37E31">
                <w:rPr>
                  <w:rFonts w:ascii="Times New Roman" w:eastAsia="Calibri" w:hAnsi="Times New Roman" w:cs="Times New Roman"/>
                  <w:sz w:val="28"/>
                  <w:szCs w:val="28"/>
                  <w:lang w:eastAsia="vi-VN"/>
                </w:rPr>
                <w:delText>Varchar(50)</w:delText>
              </w:r>
            </w:del>
          </w:p>
        </w:tc>
        <w:tc>
          <w:tcPr>
            <w:tcW w:w="904" w:type="dxa"/>
          </w:tcPr>
          <w:p w14:paraId="40D8B384" w14:textId="77777777" w:rsidR="00D40B91" w:rsidRPr="00081AF8" w:rsidDel="00E37E31" w:rsidRDefault="00D40B91" w:rsidP="00081AF8">
            <w:pPr>
              <w:spacing w:line="360" w:lineRule="auto"/>
              <w:jc w:val="both"/>
              <w:rPr>
                <w:del w:id="3696" w:author="admin" w:date="2022-12-12T09:28:00Z"/>
                <w:rFonts w:ascii="Times New Roman" w:eastAsia="Calibri" w:hAnsi="Times New Roman" w:cs="Times New Roman"/>
                <w:sz w:val="28"/>
                <w:szCs w:val="28"/>
                <w:lang w:eastAsia="vi-VN"/>
              </w:rPr>
            </w:pPr>
            <w:del w:id="3697" w:author="admin" w:date="2022-12-12T09:28:00Z">
              <w:r w:rsidRPr="00081AF8" w:rsidDel="00E37E31">
                <w:rPr>
                  <w:rFonts w:ascii="Times New Roman" w:eastAsia="Calibri" w:hAnsi="Times New Roman" w:cs="Times New Roman"/>
                  <w:sz w:val="28"/>
                  <w:szCs w:val="28"/>
                  <w:lang w:eastAsia="vi-VN"/>
                </w:rPr>
                <w:delText>x</w:delText>
              </w:r>
            </w:del>
          </w:p>
        </w:tc>
        <w:tc>
          <w:tcPr>
            <w:tcW w:w="1015" w:type="dxa"/>
          </w:tcPr>
          <w:p w14:paraId="546BAC2A" w14:textId="77777777" w:rsidR="00D40B91" w:rsidRPr="00081AF8" w:rsidDel="00E37E31" w:rsidRDefault="00D40B91" w:rsidP="00081AF8">
            <w:pPr>
              <w:spacing w:line="360" w:lineRule="auto"/>
              <w:jc w:val="both"/>
              <w:rPr>
                <w:del w:id="3698" w:author="admin" w:date="2022-12-12T09:28:00Z"/>
                <w:rFonts w:ascii="Times New Roman" w:eastAsia="Calibri" w:hAnsi="Times New Roman" w:cs="Times New Roman"/>
                <w:sz w:val="28"/>
                <w:szCs w:val="28"/>
                <w:lang w:val="vi-VN" w:eastAsia="vi-VN"/>
              </w:rPr>
            </w:pPr>
          </w:p>
        </w:tc>
        <w:tc>
          <w:tcPr>
            <w:tcW w:w="2169" w:type="dxa"/>
          </w:tcPr>
          <w:p w14:paraId="41B89F99" w14:textId="77777777" w:rsidR="00D40B91" w:rsidRPr="00081AF8" w:rsidDel="00E37E31" w:rsidRDefault="00D40B91" w:rsidP="00081AF8">
            <w:pPr>
              <w:spacing w:line="360" w:lineRule="auto"/>
              <w:jc w:val="both"/>
              <w:rPr>
                <w:del w:id="3699" w:author="admin" w:date="2022-12-12T09:28:00Z"/>
                <w:rFonts w:ascii="Times New Roman" w:eastAsia="Calibri" w:hAnsi="Times New Roman" w:cs="Times New Roman"/>
                <w:sz w:val="28"/>
                <w:szCs w:val="28"/>
                <w:lang w:eastAsia="vi-VN"/>
              </w:rPr>
            </w:pPr>
            <w:del w:id="3700" w:author="admin" w:date="2022-12-12T09:28:00Z">
              <w:r w:rsidRPr="00081AF8" w:rsidDel="00E37E31">
                <w:rPr>
                  <w:rFonts w:ascii="Times New Roman" w:eastAsia="Calibri" w:hAnsi="Times New Roman" w:cs="Times New Roman"/>
                  <w:sz w:val="28"/>
                  <w:szCs w:val="28"/>
                  <w:lang w:eastAsia="vi-VN"/>
                </w:rPr>
                <w:delText>Dung lượng pin</w:delText>
              </w:r>
            </w:del>
          </w:p>
        </w:tc>
      </w:tr>
    </w:tbl>
    <w:p w14:paraId="4FE138B0" w14:textId="77777777" w:rsidR="00D40B91" w:rsidRPr="00081AF8" w:rsidDel="00E37E31" w:rsidRDefault="00D40B91" w:rsidP="00081AF8">
      <w:pPr>
        <w:spacing w:line="360" w:lineRule="auto"/>
        <w:jc w:val="both"/>
        <w:rPr>
          <w:del w:id="3701" w:author="admin" w:date="2022-12-12T09:28:00Z"/>
          <w:rFonts w:ascii="Times New Roman" w:eastAsia="Calibri" w:hAnsi="Times New Roman" w:cs="Times New Roman"/>
          <w:sz w:val="28"/>
          <w:szCs w:val="28"/>
          <w:lang w:eastAsia="vi-VN"/>
        </w:rPr>
      </w:pPr>
    </w:p>
    <w:p w14:paraId="0E48A509" w14:textId="77777777" w:rsidR="00D40B91" w:rsidRPr="00081AF8" w:rsidDel="00E37E31" w:rsidRDefault="00D40B91" w:rsidP="00081AF8">
      <w:pPr>
        <w:spacing w:line="360" w:lineRule="auto"/>
        <w:jc w:val="both"/>
        <w:rPr>
          <w:del w:id="3702" w:author="admin" w:date="2022-12-12T09:28:00Z"/>
          <w:rFonts w:ascii="Times New Roman" w:eastAsia="Calibri" w:hAnsi="Times New Roman" w:cs="Times New Roman"/>
          <w:sz w:val="28"/>
          <w:szCs w:val="28"/>
          <w:lang w:eastAsia="vi-VN"/>
        </w:rPr>
      </w:pPr>
    </w:p>
    <w:p w14:paraId="13F00FBB" w14:textId="77777777" w:rsidR="00D40B91" w:rsidRPr="00081AF8" w:rsidDel="00E37E31" w:rsidRDefault="00D40B91" w:rsidP="00081AF8">
      <w:pPr>
        <w:spacing w:line="360" w:lineRule="auto"/>
        <w:jc w:val="both"/>
        <w:rPr>
          <w:del w:id="3703" w:author="admin" w:date="2022-12-12T09:28:00Z"/>
          <w:rFonts w:ascii="Times New Roman" w:eastAsia="Calibri" w:hAnsi="Times New Roman" w:cs="Times New Roman"/>
          <w:sz w:val="28"/>
          <w:szCs w:val="28"/>
          <w:lang w:eastAsia="vi-VN"/>
        </w:rPr>
      </w:pPr>
    </w:p>
    <w:p w14:paraId="7B983B04" w14:textId="77777777" w:rsidR="00D40B91" w:rsidRPr="00081AF8" w:rsidDel="00E37E31" w:rsidRDefault="00D40B91" w:rsidP="00081AF8">
      <w:pPr>
        <w:spacing w:line="360" w:lineRule="auto"/>
        <w:jc w:val="both"/>
        <w:rPr>
          <w:del w:id="3704" w:author="admin" w:date="2022-12-12T09:28:00Z"/>
          <w:rFonts w:ascii="Times New Roman" w:eastAsia="Calibri" w:hAnsi="Times New Roman" w:cs="Times New Roman"/>
          <w:sz w:val="28"/>
          <w:szCs w:val="28"/>
          <w:lang w:eastAsia="vi-VN"/>
        </w:rPr>
      </w:pPr>
    </w:p>
    <w:p w14:paraId="1A1D109A" w14:textId="77777777" w:rsidR="00D40B91" w:rsidRPr="00081AF8" w:rsidDel="00E37E31" w:rsidRDefault="00D40B91" w:rsidP="00081AF8">
      <w:pPr>
        <w:spacing w:line="360" w:lineRule="auto"/>
        <w:jc w:val="both"/>
        <w:rPr>
          <w:del w:id="3705" w:author="admin" w:date="2022-12-12T09:28:00Z"/>
          <w:rFonts w:ascii="Times New Roman" w:eastAsia="Calibri" w:hAnsi="Times New Roman" w:cs="Times New Roman"/>
          <w:sz w:val="28"/>
          <w:szCs w:val="28"/>
          <w:lang w:eastAsia="vi-VN"/>
        </w:rPr>
      </w:pPr>
    </w:p>
    <w:p w14:paraId="68129911" w14:textId="77777777" w:rsidR="00D40B91" w:rsidRPr="00081AF8" w:rsidDel="00E37E31" w:rsidRDefault="00D40B91" w:rsidP="00081AF8">
      <w:pPr>
        <w:spacing w:line="360" w:lineRule="auto"/>
        <w:jc w:val="both"/>
        <w:rPr>
          <w:del w:id="3706" w:author="admin" w:date="2022-12-12T09:28:00Z"/>
          <w:rFonts w:ascii="Times New Roman" w:eastAsia="Calibri" w:hAnsi="Times New Roman" w:cs="Times New Roman"/>
          <w:sz w:val="28"/>
          <w:szCs w:val="28"/>
          <w:lang w:eastAsia="vi-VN"/>
        </w:rPr>
      </w:pPr>
    </w:p>
    <w:p w14:paraId="2C871910" w14:textId="77777777" w:rsidR="00D40B91" w:rsidRPr="00081AF8" w:rsidDel="00E37E31" w:rsidRDefault="00D40B91" w:rsidP="00081AF8">
      <w:pPr>
        <w:spacing w:line="360" w:lineRule="auto"/>
        <w:jc w:val="both"/>
        <w:rPr>
          <w:del w:id="3707" w:author="admin" w:date="2022-12-12T09:28:00Z"/>
          <w:rFonts w:ascii="Times New Roman" w:eastAsia="Calibri" w:hAnsi="Times New Roman" w:cs="Times New Roman"/>
          <w:sz w:val="28"/>
          <w:szCs w:val="28"/>
          <w:lang w:eastAsia="vi-VN"/>
        </w:rPr>
      </w:pPr>
    </w:p>
    <w:p w14:paraId="55D94644" w14:textId="77777777" w:rsidR="00D40B91" w:rsidRPr="00081AF8" w:rsidDel="00E37E31" w:rsidRDefault="00D40B91" w:rsidP="00081AF8">
      <w:pPr>
        <w:spacing w:line="360" w:lineRule="auto"/>
        <w:jc w:val="both"/>
        <w:rPr>
          <w:del w:id="3708" w:author="admin" w:date="2022-12-12T09:28:00Z"/>
          <w:rFonts w:ascii="Times New Roman" w:eastAsia="Calibri" w:hAnsi="Times New Roman" w:cs="Times New Roman"/>
          <w:sz w:val="28"/>
          <w:szCs w:val="28"/>
          <w:lang w:eastAsia="vi-VN"/>
        </w:rPr>
      </w:pPr>
    </w:p>
    <w:p w14:paraId="0B69752D" w14:textId="77777777" w:rsidR="00D40B91" w:rsidRPr="00081AF8" w:rsidDel="00E37E31" w:rsidRDefault="00D40B91" w:rsidP="00081AF8">
      <w:pPr>
        <w:pStyle w:val="Heading3"/>
        <w:spacing w:line="360" w:lineRule="auto"/>
        <w:rPr>
          <w:del w:id="3709" w:author="admin" w:date="2022-12-12T09:28:00Z"/>
          <w:rFonts w:ascii="Times New Roman" w:eastAsia="Calibri" w:hAnsi="Times New Roman" w:cs="Times New Roman"/>
          <w:b/>
          <w:color w:val="auto"/>
          <w:sz w:val="28"/>
          <w:szCs w:val="28"/>
          <w:lang w:val="vi-VN" w:eastAsia="vi-VN"/>
        </w:rPr>
      </w:pPr>
      <w:del w:id="3710" w:author="admin" w:date="2022-12-12T09:28:00Z">
        <w:r w:rsidRPr="00081AF8" w:rsidDel="00E37E31">
          <w:rPr>
            <w:rFonts w:ascii="Times New Roman" w:eastAsia="Calibri" w:hAnsi="Times New Roman" w:cs="Times New Roman"/>
            <w:b/>
            <w:color w:val="auto"/>
            <w:sz w:val="28"/>
            <w:szCs w:val="28"/>
            <w:lang w:eastAsia="vi-VN"/>
          </w:rPr>
          <w:delText xml:space="preserve">3.3.5 </w:delText>
        </w:r>
        <w:r w:rsidRPr="00081AF8" w:rsidDel="00E37E31">
          <w:rPr>
            <w:rFonts w:ascii="Times New Roman" w:eastAsia="Calibri" w:hAnsi="Times New Roman" w:cs="Times New Roman"/>
            <w:b/>
            <w:color w:val="auto"/>
            <w:sz w:val="28"/>
            <w:szCs w:val="28"/>
            <w:lang w:val="vi-VN" w:eastAsia="vi-VN"/>
          </w:rPr>
          <w:delText xml:space="preserve">Bảng </w:delText>
        </w:r>
        <w:r w:rsidRPr="00081AF8" w:rsidDel="00E37E31">
          <w:rPr>
            <w:rFonts w:ascii="Times New Roman" w:eastAsia="Calibri" w:hAnsi="Times New Roman" w:cs="Times New Roman"/>
            <w:b/>
            <w:color w:val="auto"/>
            <w:sz w:val="28"/>
            <w:szCs w:val="28"/>
            <w:lang w:eastAsia="vi-VN"/>
          </w:rPr>
          <w:delText xml:space="preserve">Đánh giá </w:delText>
        </w:r>
        <w:r w:rsidRPr="00081AF8" w:rsidDel="00E37E31">
          <w:rPr>
            <w:rFonts w:ascii="Times New Roman" w:eastAsia="Calibri" w:hAnsi="Times New Roman" w:cs="Times New Roman"/>
            <w:b/>
            <w:color w:val="auto"/>
            <w:sz w:val="28"/>
            <w:szCs w:val="28"/>
            <w:lang w:val="vi-VN" w:eastAsia="vi-VN"/>
          </w:rPr>
          <w:delText>(</w:delText>
        </w:r>
        <w:r w:rsidRPr="00081AF8" w:rsidDel="00E37E31">
          <w:rPr>
            <w:rFonts w:ascii="Times New Roman" w:eastAsia="Calibri" w:hAnsi="Times New Roman" w:cs="Times New Roman"/>
            <w:b/>
            <w:color w:val="auto"/>
            <w:sz w:val="28"/>
            <w:szCs w:val="28"/>
            <w:lang w:eastAsia="vi-VN"/>
          </w:rPr>
          <w:delText>Review</w:delText>
        </w:r>
        <w:r w:rsidRPr="00081AF8" w:rsidDel="00E37E31">
          <w:rPr>
            <w:rFonts w:ascii="Times New Roman" w:eastAsia="Calibri" w:hAnsi="Times New Roman" w:cs="Times New Roman"/>
            <w:b/>
            <w:color w:val="auto"/>
            <w:sz w:val="28"/>
            <w:szCs w:val="28"/>
            <w:lang w:val="vi-VN" w:eastAsia="vi-VN"/>
          </w:rPr>
          <w:delText>)</w:delText>
        </w:r>
      </w:del>
    </w:p>
    <w:p w14:paraId="67C0E3FC" w14:textId="77777777" w:rsidR="00D40B91" w:rsidRPr="00081AF8" w:rsidDel="00E37E31" w:rsidRDefault="00D40B91" w:rsidP="00081AF8">
      <w:pPr>
        <w:spacing w:line="360" w:lineRule="auto"/>
        <w:rPr>
          <w:del w:id="3711" w:author="admin" w:date="2022-12-12T09:28:00Z"/>
          <w:rFonts w:ascii="Times New Roman" w:hAnsi="Times New Roman" w:cs="Times New Roman"/>
          <w:sz w:val="28"/>
          <w:szCs w:val="28"/>
          <w:lang w:val="vi-VN" w:eastAsia="vi-VN"/>
        </w:rPr>
      </w:pPr>
    </w:p>
    <w:tbl>
      <w:tblPr>
        <w:tblW w:w="88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803"/>
        <w:gridCol w:w="1648"/>
        <w:gridCol w:w="1049"/>
        <w:gridCol w:w="1689"/>
        <w:gridCol w:w="1931"/>
      </w:tblGrid>
      <w:tr w:rsidR="00D40B91" w:rsidRPr="00081AF8" w:rsidDel="00E37E31" w14:paraId="14B44E50" w14:textId="77777777" w:rsidTr="00E305A5">
        <w:trPr>
          <w:jc w:val="center"/>
          <w:del w:id="3712" w:author="admin" w:date="2022-12-12T09:28:00Z"/>
        </w:trPr>
        <w:tc>
          <w:tcPr>
            <w:tcW w:w="736" w:type="dxa"/>
          </w:tcPr>
          <w:p w14:paraId="6DF733EE" w14:textId="77777777" w:rsidR="00D40B91" w:rsidRPr="00081AF8" w:rsidDel="00E37E31" w:rsidRDefault="00D40B91" w:rsidP="00081AF8">
            <w:pPr>
              <w:spacing w:line="360" w:lineRule="auto"/>
              <w:jc w:val="both"/>
              <w:rPr>
                <w:del w:id="3713" w:author="admin" w:date="2022-12-12T09:28:00Z"/>
                <w:rFonts w:ascii="Times New Roman" w:eastAsia="Calibri" w:hAnsi="Times New Roman" w:cs="Times New Roman"/>
                <w:sz w:val="28"/>
                <w:szCs w:val="28"/>
                <w:lang w:val="vi-VN" w:eastAsia="vi-VN"/>
              </w:rPr>
            </w:pPr>
            <w:del w:id="3714" w:author="admin" w:date="2022-12-12T09:28:00Z">
              <w:r w:rsidRPr="00081AF8" w:rsidDel="00E37E31">
                <w:rPr>
                  <w:rFonts w:ascii="Times New Roman" w:eastAsia="Calibri" w:hAnsi="Times New Roman" w:cs="Times New Roman"/>
                  <w:sz w:val="28"/>
                  <w:szCs w:val="28"/>
                  <w:lang w:val="vi-VN" w:eastAsia="vi-VN"/>
                </w:rPr>
                <w:delText>STT</w:delText>
              </w:r>
            </w:del>
          </w:p>
        </w:tc>
        <w:tc>
          <w:tcPr>
            <w:tcW w:w="1803" w:type="dxa"/>
          </w:tcPr>
          <w:p w14:paraId="3F901531" w14:textId="77777777" w:rsidR="00D40B91" w:rsidRPr="00081AF8" w:rsidDel="00E37E31" w:rsidRDefault="00D40B91" w:rsidP="00081AF8">
            <w:pPr>
              <w:spacing w:line="360" w:lineRule="auto"/>
              <w:jc w:val="both"/>
              <w:rPr>
                <w:del w:id="3715" w:author="admin" w:date="2022-12-12T09:28:00Z"/>
                <w:rFonts w:ascii="Times New Roman" w:eastAsia="Calibri" w:hAnsi="Times New Roman" w:cs="Times New Roman"/>
                <w:sz w:val="28"/>
                <w:szCs w:val="28"/>
                <w:lang w:val="vi-VN" w:eastAsia="vi-VN"/>
              </w:rPr>
            </w:pPr>
            <w:del w:id="3716" w:author="admin" w:date="2022-12-12T09:28:00Z">
              <w:r w:rsidRPr="00081AF8" w:rsidDel="00E37E31">
                <w:rPr>
                  <w:rFonts w:ascii="Times New Roman" w:eastAsia="Calibri" w:hAnsi="Times New Roman" w:cs="Times New Roman"/>
                  <w:sz w:val="28"/>
                  <w:szCs w:val="28"/>
                  <w:lang w:val="vi-VN" w:eastAsia="vi-VN"/>
                </w:rPr>
                <w:delText>Thuộc tính</w:delText>
              </w:r>
            </w:del>
          </w:p>
        </w:tc>
        <w:tc>
          <w:tcPr>
            <w:tcW w:w="1648" w:type="dxa"/>
          </w:tcPr>
          <w:p w14:paraId="1589C9A7" w14:textId="77777777" w:rsidR="00D40B91" w:rsidRPr="00081AF8" w:rsidDel="00E37E31" w:rsidRDefault="00D40B91" w:rsidP="00081AF8">
            <w:pPr>
              <w:spacing w:line="360" w:lineRule="auto"/>
              <w:jc w:val="both"/>
              <w:rPr>
                <w:del w:id="3717" w:author="admin" w:date="2022-12-12T09:28:00Z"/>
                <w:rFonts w:ascii="Times New Roman" w:eastAsia="Calibri" w:hAnsi="Times New Roman" w:cs="Times New Roman"/>
                <w:sz w:val="28"/>
                <w:szCs w:val="28"/>
                <w:lang w:val="vi-VN" w:eastAsia="vi-VN"/>
              </w:rPr>
            </w:pPr>
            <w:del w:id="3718" w:author="admin" w:date="2022-12-12T09:28:00Z">
              <w:r w:rsidRPr="00081AF8" w:rsidDel="00E37E31">
                <w:rPr>
                  <w:rFonts w:ascii="Times New Roman" w:eastAsia="Calibri" w:hAnsi="Times New Roman" w:cs="Times New Roman"/>
                  <w:sz w:val="28"/>
                  <w:szCs w:val="28"/>
                  <w:lang w:val="vi-VN" w:eastAsia="vi-VN"/>
                </w:rPr>
                <w:delText>Kiểu dữ liệu</w:delText>
              </w:r>
            </w:del>
          </w:p>
        </w:tc>
        <w:tc>
          <w:tcPr>
            <w:tcW w:w="1049" w:type="dxa"/>
          </w:tcPr>
          <w:p w14:paraId="6209BEC4" w14:textId="77777777" w:rsidR="00D40B91" w:rsidRPr="00081AF8" w:rsidDel="00E37E31" w:rsidRDefault="00D40B91" w:rsidP="00081AF8">
            <w:pPr>
              <w:spacing w:line="360" w:lineRule="auto"/>
              <w:jc w:val="both"/>
              <w:rPr>
                <w:del w:id="3719" w:author="admin" w:date="2022-12-12T09:28:00Z"/>
                <w:rFonts w:ascii="Times New Roman" w:eastAsia="Calibri" w:hAnsi="Times New Roman" w:cs="Times New Roman"/>
                <w:sz w:val="28"/>
                <w:szCs w:val="28"/>
                <w:lang w:eastAsia="vi-VN"/>
              </w:rPr>
            </w:pPr>
            <w:del w:id="3720" w:author="admin" w:date="2022-12-12T09:28:00Z">
              <w:r w:rsidRPr="00081AF8" w:rsidDel="00E37E31">
                <w:rPr>
                  <w:rFonts w:ascii="Times New Roman" w:eastAsia="Calibri" w:hAnsi="Times New Roman" w:cs="Times New Roman"/>
                  <w:sz w:val="28"/>
                  <w:szCs w:val="28"/>
                  <w:lang w:eastAsia="vi-VN"/>
                </w:rPr>
                <w:delText>Null</w:delText>
              </w:r>
            </w:del>
          </w:p>
        </w:tc>
        <w:tc>
          <w:tcPr>
            <w:tcW w:w="1689" w:type="dxa"/>
          </w:tcPr>
          <w:p w14:paraId="2AE860C3" w14:textId="77777777" w:rsidR="00D40B91" w:rsidRPr="00081AF8" w:rsidDel="00E37E31" w:rsidRDefault="00D40B91" w:rsidP="00081AF8">
            <w:pPr>
              <w:spacing w:line="360" w:lineRule="auto"/>
              <w:jc w:val="both"/>
              <w:rPr>
                <w:del w:id="3721" w:author="admin" w:date="2022-12-12T09:28:00Z"/>
                <w:rFonts w:ascii="Times New Roman" w:eastAsia="Calibri" w:hAnsi="Times New Roman" w:cs="Times New Roman"/>
                <w:sz w:val="28"/>
                <w:szCs w:val="28"/>
                <w:lang w:val="vi-VN" w:eastAsia="vi-VN"/>
              </w:rPr>
            </w:pPr>
            <w:del w:id="3722" w:author="admin" w:date="2022-12-12T09:28:00Z">
              <w:r w:rsidRPr="00081AF8" w:rsidDel="00E37E31">
                <w:rPr>
                  <w:rFonts w:ascii="Times New Roman" w:eastAsia="Calibri" w:hAnsi="Times New Roman" w:cs="Times New Roman"/>
                  <w:sz w:val="28"/>
                  <w:szCs w:val="28"/>
                  <w:lang w:val="vi-VN" w:eastAsia="vi-VN"/>
                </w:rPr>
                <w:delText>Rằng buộc</w:delText>
              </w:r>
            </w:del>
          </w:p>
        </w:tc>
        <w:tc>
          <w:tcPr>
            <w:tcW w:w="1931" w:type="dxa"/>
          </w:tcPr>
          <w:p w14:paraId="2FD4E079" w14:textId="77777777" w:rsidR="00D40B91" w:rsidRPr="00081AF8" w:rsidDel="00E37E31" w:rsidRDefault="00D40B91" w:rsidP="00081AF8">
            <w:pPr>
              <w:spacing w:line="360" w:lineRule="auto"/>
              <w:jc w:val="both"/>
              <w:rPr>
                <w:del w:id="3723" w:author="admin" w:date="2022-12-12T09:28:00Z"/>
                <w:rFonts w:ascii="Times New Roman" w:eastAsia="Calibri" w:hAnsi="Times New Roman" w:cs="Times New Roman"/>
                <w:sz w:val="28"/>
                <w:szCs w:val="28"/>
                <w:lang w:val="vi-VN" w:eastAsia="vi-VN"/>
              </w:rPr>
            </w:pPr>
            <w:del w:id="3724" w:author="admin" w:date="2022-12-12T09:28:00Z">
              <w:r w:rsidRPr="00081AF8" w:rsidDel="00E37E31">
                <w:rPr>
                  <w:rFonts w:ascii="Times New Roman" w:eastAsia="Calibri" w:hAnsi="Times New Roman" w:cs="Times New Roman"/>
                  <w:sz w:val="28"/>
                  <w:szCs w:val="28"/>
                  <w:lang w:val="vi-VN" w:eastAsia="vi-VN"/>
                </w:rPr>
                <w:delText>Diễn giải</w:delText>
              </w:r>
            </w:del>
          </w:p>
        </w:tc>
      </w:tr>
      <w:tr w:rsidR="00D40B91" w:rsidRPr="00081AF8" w:rsidDel="00E37E31" w14:paraId="000FD2BA" w14:textId="77777777" w:rsidTr="00E305A5">
        <w:trPr>
          <w:jc w:val="center"/>
          <w:del w:id="3725" w:author="admin" w:date="2022-12-12T09:28:00Z"/>
        </w:trPr>
        <w:tc>
          <w:tcPr>
            <w:tcW w:w="736" w:type="dxa"/>
          </w:tcPr>
          <w:p w14:paraId="642D0A0F" w14:textId="77777777" w:rsidR="00D40B91" w:rsidRPr="00081AF8" w:rsidDel="00E37E31" w:rsidRDefault="00D40B91" w:rsidP="00081AF8">
            <w:pPr>
              <w:spacing w:line="360" w:lineRule="auto"/>
              <w:jc w:val="both"/>
              <w:rPr>
                <w:del w:id="3726" w:author="admin" w:date="2022-12-12T09:28:00Z"/>
                <w:rFonts w:ascii="Times New Roman" w:eastAsia="Calibri" w:hAnsi="Times New Roman" w:cs="Times New Roman"/>
                <w:sz w:val="28"/>
                <w:szCs w:val="28"/>
                <w:lang w:val="vi-VN" w:eastAsia="vi-VN"/>
              </w:rPr>
            </w:pPr>
            <w:del w:id="3727" w:author="admin" w:date="2022-12-12T09:28:00Z">
              <w:r w:rsidRPr="00081AF8" w:rsidDel="00E37E31">
                <w:rPr>
                  <w:rFonts w:ascii="Times New Roman" w:eastAsia="Calibri" w:hAnsi="Times New Roman" w:cs="Times New Roman"/>
                  <w:sz w:val="28"/>
                  <w:szCs w:val="28"/>
                  <w:lang w:val="vi-VN" w:eastAsia="vi-VN"/>
                </w:rPr>
                <w:delText>1</w:delText>
              </w:r>
            </w:del>
          </w:p>
        </w:tc>
        <w:tc>
          <w:tcPr>
            <w:tcW w:w="1803" w:type="dxa"/>
          </w:tcPr>
          <w:p w14:paraId="2EE7C7BA" w14:textId="77777777" w:rsidR="00D40B91" w:rsidRPr="00081AF8" w:rsidDel="00E37E31" w:rsidRDefault="00D40B91" w:rsidP="00081AF8">
            <w:pPr>
              <w:spacing w:line="360" w:lineRule="auto"/>
              <w:jc w:val="both"/>
              <w:rPr>
                <w:del w:id="3728" w:author="admin" w:date="2022-12-12T09:28:00Z"/>
                <w:rFonts w:ascii="Times New Roman" w:eastAsia="Calibri" w:hAnsi="Times New Roman" w:cs="Times New Roman"/>
                <w:sz w:val="28"/>
                <w:szCs w:val="28"/>
                <w:lang w:eastAsia="vi-VN"/>
              </w:rPr>
            </w:pPr>
            <w:del w:id="3729" w:author="admin" w:date="2022-12-12T09:28:00Z">
              <w:r w:rsidRPr="00081AF8" w:rsidDel="00E37E31">
                <w:rPr>
                  <w:rFonts w:ascii="Times New Roman" w:eastAsia="Calibri" w:hAnsi="Times New Roman" w:cs="Times New Roman"/>
                  <w:sz w:val="28"/>
                  <w:szCs w:val="28"/>
                  <w:lang w:eastAsia="vi-VN"/>
                </w:rPr>
                <w:delText>ReviewID</w:delText>
              </w:r>
            </w:del>
          </w:p>
        </w:tc>
        <w:tc>
          <w:tcPr>
            <w:tcW w:w="1648" w:type="dxa"/>
          </w:tcPr>
          <w:p w14:paraId="0CE60217" w14:textId="77777777" w:rsidR="00D40B91" w:rsidRPr="00081AF8" w:rsidDel="00E37E31" w:rsidRDefault="00D40B91" w:rsidP="00081AF8">
            <w:pPr>
              <w:spacing w:line="360" w:lineRule="auto"/>
              <w:jc w:val="both"/>
              <w:rPr>
                <w:del w:id="3730" w:author="admin" w:date="2022-12-12T09:28:00Z"/>
                <w:rFonts w:ascii="Times New Roman" w:eastAsia="Calibri" w:hAnsi="Times New Roman" w:cs="Times New Roman"/>
                <w:sz w:val="28"/>
                <w:szCs w:val="28"/>
                <w:lang w:val="vi-VN" w:eastAsia="vi-VN"/>
              </w:rPr>
            </w:pPr>
            <w:del w:id="3731" w:author="admin" w:date="2022-12-12T09:28:00Z">
              <w:r w:rsidRPr="00081AF8" w:rsidDel="00E37E31">
                <w:rPr>
                  <w:rFonts w:ascii="Times New Roman" w:eastAsia="Calibri" w:hAnsi="Times New Roman" w:cs="Times New Roman"/>
                  <w:sz w:val="28"/>
                  <w:szCs w:val="28"/>
                  <w:lang w:eastAsia="vi-VN"/>
                </w:rPr>
                <w:delText>I</w:delText>
              </w:r>
              <w:r w:rsidRPr="00081AF8" w:rsidDel="00E37E31">
                <w:rPr>
                  <w:rFonts w:ascii="Times New Roman" w:eastAsia="Calibri" w:hAnsi="Times New Roman" w:cs="Times New Roman"/>
                  <w:sz w:val="28"/>
                  <w:szCs w:val="28"/>
                  <w:lang w:val="vi-VN" w:eastAsia="vi-VN"/>
                </w:rPr>
                <w:delText>nt</w:delText>
              </w:r>
            </w:del>
          </w:p>
        </w:tc>
        <w:tc>
          <w:tcPr>
            <w:tcW w:w="1049" w:type="dxa"/>
          </w:tcPr>
          <w:p w14:paraId="6EEAE5D3" w14:textId="77777777" w:rsidR="00D40B91" w:rsidRPr="00081AF8" w:rsidDel="00E37E31" w:rsidRDefault="00D40B91" w:rsidP="00081AF8">
            <w:pPr>
              <w:spacing w:line="360" w:lineRule="auto"/>
              <w:jc w:val="both"/>
              <w:rPr>
                <w:del w:id="3732" w:author="admin" w:date="2022-12-12T09:28:00Z"/>
                <w:rFonts w:ascii="Times New Roman" w:eastAsia="Calibri" w:hAnsi="Times New Roman" w:cs="Times New Roman"/>
                <w:sz w:val="28"/>
                <w:szCs w:val="28"/>
                <w:lang w:val="vi-VN" w:eastAsia="vi-VN"/>
              </w:rPr>
            </w:pPr>
          </w:p>
        </w:tc>
        <w:tc>
          <w:tcPr>
            <w:tcW w:w="1689" w:type="dxa"/>
          </w:tcPr>
          <w:p w14:paraId="447FB5B4" w14:textId="77777777" w:rsidR="00D40B91" w:rsidRPr="00081AF8" w:rsidDel="00E37E31" w:rsidRDefault="00D40B91" w:rsidP="00081AF8">
            <w:pPr>
              <w:spacing w:line="360" w:lineRule="auto"/>
              <w:jc w:val="both"/>
              <w:rPr>
                <w:del w:id="3733" w:author="admin" w:date="2022-12-12T09:28:00Z"/>
                <w:rFonts w:ascii="Times New Roman" w:eastAsia="Calibri" w:hAnsi="Times New Roman" w:cs="Times New Roman"/>
                <w:sz w:val="28"/>
                <w:szCs w:val="28"/>
                <w:lang w:val="vi-VN" w:eastAsia="vi-VN"/>
              </w:rPr>
            </w:pPr>
            <w:del w:id="3734" w:author="admin" w:date="2022-12-12T09:28:00Z">
              <w:r w:rsidRPr="00081AF8" w:rsidDel="00E37E31">
                <w:rPr>
                  <w:rFonts w:ascii="Times New Roman" w:eastAsia="Calibri" w:hAnsi="Times New Roman" w:cs="Times New Roman"/>
                  <w:sz w:val="28"/>
                  <w:szCs w:val="28"/>
                  <w:lang w:val="vi-VN" w:eastAsia="vi-VN"/>
                </w:rPr>
                <w:delText>Khóa chính</w:delText>
              </w:r>
            </w:del>
          </w:p>
        </w:tc>
        <w:tc>
          <w:tcPr>
            <w:tcW w:w="1931" w:type="dxa"/>
          </w:tcPr>
          <w:p w14:paraId="726AA383" w14:textId="77777777" w:rsidR="00D40B91" w:rsidRPr="00081AF8" w:rsidDel="00E37E31" w:rsidRDefault="00D40B91" w:rsidP="00081AF8">
            <w:pPr>
              <w:spacing w:line="360" w:lineRule="auto"/>
              <w:jc w:val="both"/>
              <w:rPr>
                <w:del w:id="3735" w:author="admin" w:date="2022-12-12T09:28:00Z"/>
                <w:rFonts w:ascii="Times New Roman" w:eastAsia="Calibri" w:hAnsi="Times New Roman" w:cs="Times New Roman"/>
                <w:sz w:val="28"/>
                <w:szCs w:val="28"/>
                <w:lang w:eastAsia="vi-VN"/>
              </w:rPr>
            </w:pPr>
            <w:del w:id="3736" w:author="admin" w:date="2022-12-12T09:28:00Z">
              <w:r w:rsidRPr="00081AF8" w:rsidDel="00E37E31">
                <w:rPr>
                  <w:rFonts w:ascii="Times New Roman" w:eastAsia="Calibri" w:hAnsi="Times New Roman" w:cs="Times New Roman"/>
                  <w:sz w:val="28"/>
                  <w:szCs w:val="28"/>
                  <w:lang w:eastAsia="vi-VN"/>
                </w:rPr>
                <w:delText>Mã đánh giá</w:delText>
              </w:r>
            </w:del>
          </w:p>
        </w:tc>
      </w:tr>
      <w:tr w:rsidR="00D40B91" w:rsidRPr="00081AF8" w:rsidDel="00E37E31" w14:paraId="2172307E" w14:textId="77777777" w:rsidTr="00E305A5">
        <w:trPr>
          <w:jc w:val="center"/>
          <w:del w:id="3737" w:author="admin" w:date="2022-12-12T09:28:00Z"/>
        </w:trPr>
        <w:tc>
          <w:tcPr>
            <w:tcW w:w="736" w:type="dxa"/>
          </w:tcPr>
          <w:p w14:paraId="7A13E00A" w14:textId="77777777" w:rsidR="00D40B91" w:rsidRPr="00081AF8" w:rsidDel="00E37E31" w:rsidRDefault="00D40B91" w:rsidP="00081AF8">
            <w:pPr>
              <w:spacing w:line="360" w:lineRule="auto"/>
              <w:jc w:val="both"/>
              <w:rPr>
                <w:del w:id="3738" w:author="admin" w:date="2022-12-12T09:28:00Z"/>
                <w:rFonts w:ascii="Times New Roman" w:eastAsia="Calibri" w:hAnsi="Times New Roman" w:cs="Times New Roman"/>
                <w:sz w:val="28"/>
                <w:szCs w:val="28"/>
                <w:lang w:val="vi-VN" w:eastAsia="vi-VN"/>
              </w:rPr>
            </w:pPr>
            <w:del w:id="3739" w:author="admin" w:date="2022-12-12T09:28:00Z">
              <w:r w:rsidRPr="00081AF8" w:rsidDel="00E37E31">
                <w:rPr>
                  <w:rFonts w:ascii="Times New Roman" w:eastAsia="Calibri" w:hAnsi="Times New Roman" w:cs="Times New Roman"/>
                  <w:sz w:val="28"/>
                  <w:szCs w:val="28"/>
                  <w:lang w:val="vi-VN" w:eastAsia="vi-VN"/>
                </w:rPr>
                <w:delText>2</w:delText>
              </w:r>
            </w:del>
          </w:p>
        </w:tc>
        <w:tc>
          <w:tcPr>
            <w:tcW w:w="1803" w:type="dxa"/>
          </w:tcPr>
          <w:p w14:paraId="6786E1DC" w14:textId="77777777" w:rsidR="00D40B91" w:rsidRPr="00081AF8" w:rsidDel="00E37E31" w:rsidRDefault="00D40B91" w:rsidP="00081AF8">
            <w:pPr>
              <w:spacing w:line="360" w:lineRule="auto"/>
              <w:jc w:val="both"/>
              <w:rPr>
                <w:del w:id="3740" w:author="admin" w:date="2022-12-12T09:28:00Z"/>
                <w:rFonts w:ascii="Times New Roman" w:eastAsia="Calibri" w:hAnsi="Times New Roman" w:cs="Times New Roman"/>
                <w:sz w:val="28"/>
                <w:szCs w:val="28"/>
                <w:lang w:eastAsia="vi-VN"/>
              </w:rPr>
            </w:pPr>
            <w:del w:id="3741" w:author="admin" w:date="2022-12-12T09:28:00Z">
              <w:r w:rsidRPr="00081AF8" w:rsidDel="00E37E31">
                <w:rPr>
                  <w:rFonts w:ascii="Times New Roman" w:eastAsia="Calibri" w:hAnsi="Times New Roman" w:cs="Times New Roman"/>
                  <w:sz w:val="28"/>
                  <w:szCs w:val="28"/>
                  <w:lang w:eastAsia="vi-VN"/>
                </w:rPr>
                <w:delText>ProductID</w:delText>
              </w:r>
            </w:del>
          </w:p>
        </w:tc>
        <w:tc>
          <w:tcPr>
            <w:tcW w:w="1648" w:type="dxa"/>
          </w:tcPr>
          <w:p w14:paraId="3C9390B6" w14:textId="77777777" w:rsidR="00D40B91" w:rsidRPr="00081AF8" w:rsidDel="00E37E31" w:rsidRDefault="00D40B91" w:rsidP="00081AF8">
            <w:pPr>
              <w:spacing w:line="360" w:lineRule="auto"/>
              <w:jc w:val="both"/>
              <w:rPr>
                <w:del w:id="3742" w:author="admin" w:date="2022-12-12T09:28:00Z"/>
                <w:rFonts w:ascii="Times New Roman" w:eastAsia="Calibri" w:hAnsi="Times New Roman" w:cs="Times New Roman"/>
                <w:sz w:val="28"/>
                <w:szCs w:val="28"/>
                <w:lang w:val="vi-VN" w:eastAsia="vi-VN"/>
              </w:rPr>
            </w:pPr>
            <w:del w:id="3743" w:author="admin" w:date="2022-12-12T09:28:00Z">
              <w:r w:rsidRPr="00081AF8" w:rsidDel="00E37E31">
                <w:rPr>
                  <w:rFonts w:ascii="Times New Roman" w:eastAsia="Calibri" w:hAnsi="Times New Roman" w:cs="Times New Roman"/>
                  <w:sz w:val="28"/>
                  <w:szCs w:val="28"/>
                  <w:lang w:eastAsia="vi-VN"/>
                </w:rPr>
                <w:delText>Int</w:delText>
              </w:r>
            </w:del>
          </w:p>
        </w:tc>
        <w:tc>
          <w:tcPr>
            <w:tcW w:w="1049" w:type="dxa"/>
          </w:tcPr>
          <w:p w14:paraId="04235D27" w14:textId="77777777" w:rsidR="00D40B91" w:rsidRPr="00081AF8" w:rsidDel="00E37E31" w:rsidRDefault="00D40B91" w:rsidP="00081AF8">
            <w:pPr>
              <w:spacing w:line="360" w:lineRule="auto"/>
              <w:jc w:val="both"/>
              <w:rPr>
                <w:del w:id="3744" w:author="admin" w:date="2022-12-12T09:28:00Z"/>
                <w:rFonts w:ascii="Times New Roman" w:eastAsia="Calibri" w:hAnsi="Times New Roman" w:cs="Times New Roman"/>
                <w:sz w:val="28"/>
                <w:szCs w:val="28"/>
                <w:lang w:eastAsia="vi-VN"/>
              </w:rPr>
            </w:pPr>
          </w:p>
        </w:tc>
        <w:tc>
          <w:tcPr>
            <w:tcW w:w="1689" w:type="dxa"/>
          </w:tcPr>
          <w:p w14:paraId="5BB95C23" w14:textId="77777777" w:rsidR="00D40B91" w:rsidRPr="00081AF8" w:rsidDel="00E37E31" w:rsidRDefault="00D40B91" w:rsidP="00081AF8">
            <w:pPr>
              <w:spacing w:line="360" w:lineRule="auto"/>
              <w:jc w:val="both"/>
              <w:rPr>
                <w:del w:id="3745" w:author="admin" w:date="2022-12-12T09:28:00Z"/>
                <w:rFonts w:ascii="Times New Roman" w:eastAsia="Calibri" w:hAnsi="Times New Roman" w:cs="Times New Roman"/>
                <w:sz w:val="28"/>
                <w:szCs w:val="28"/>
                <w:lang w:eastAsia="vi-VN"/>
              </w:rPr>
            </w:pPr>
            <w:del w:id="3746" w:author="admin" w:date="2022-12-12T09:28:00Z">
              <w:r w:rsidRPr="00081AF8" w:rsidDel="00E37E31">
                <w:rPr>
                  <w:rFonts w:ascii="Times New Roman" w:eastAsia="Calibri" w:hAnsi="Times New Roman" w:cs="Times New Roman"/>
                  <w:sz w:val="28"/>
                  <w:szCs w:val="28"/>
                  <w:lang w:eastAsia="vi-VN"/>
                </w:rPr>
                <w:delText>Khóa ngoại</w:delText>
              </w:r>
            </w:del>
          </w:p>
        </w:tc>
        <w:tc>
          <w:tcPr>
            <w:tcW w:w="1931" w:type="dxa"/>
          </w:tcPr>
          <w:p w14:paraId="711082AE" w14:textId="77777777" w:rsidR="00D40B91" w:rsidRPr="00081AF8" w:rsidDel="00E37E31" w:rsidRDefault="00D40B91" w:rsidP="00081AF8">
            <w:pPr>
              <w:spacing w:line="360" w:lineRule="auto"/>
              <w:jc w:val="both"/>
              <w:rPr>
                <w:del w:id="3747" w:author="admin" w:date="2022-12-12T09:28:00Z"/>
                <w:rFonts w:ascii="Times New Roman" w:eastAsia="Calibri" w:hAnsi="Times New Roman" w:cs="Times New Roman"/>
                <w:sz w:val="28"/>
                <w:szCs w:val="28"/>
                <w:lang w:eastAsia="vi-VN"/>
              </w:rPr>
            </w:pPr>
            <w:del w:id="3748" w:author="admin" w:date="2022-12-12T09:28:00Z">
              <w:r w:rsidRPr="00081AF8" w:rsidDel="00E37E31">
                <w:rPr>
                  <w:rFonts w:ascii="Times New Roman" w:eastAsia="Calibri" w:hAnsi="Times New Roman" w:cs="Times New Roman"/>
                  <w:sz w:val="28"/>
                  <w:szCs w:val="28"/>
                  <w:lang w:eastAsia="vi-VN"/>
                </w:rPr>
                <w:delText>Mã sản phẩm</w:delText>
              </w:r>
            </w:del>
          </w:p>
        </w:tc>
      </w:tr>
      <w:tr w:rsidR="00D40B91" w:rsidRPr="00081AF8" w:rsidDel="00E37E31" w14:paraId="5AA640F0" w14:textId="77777777" w:rsidTr="00E305A5">
        <w:trPr>
          <w:jc w:val="center"/>
          <w:del w:id="3749" w:author="admin" w:date="2022-12-12T09:28:00Z"/>
        </w:trPr>
        <w:tc>
          <w:tcPr>
            <w:tcW w:w="736" w:type="dxa"/>
          </w:tcPr>
          <w:p w14:paraId="34BB1F2D" w14:textId="77777777" w:rsidR="00D40B91" w:rsidRPr="00081AF8" w:rsidDel="00E37E31" w:rsidRDefault="00D40B91" w:rsidP="00081AF8">
            <w:pPr>
              <w:spacing w:line="360" w:lineRule="auto"/>
              <w:jc w:val="both"/>
              <w:rPr>
                <w:del w:id="3750" w:author="admin" w:date="2022-12-12T09:28:00Z"/>
                <w:rFonts w:ascii="Times New Roman" w:eastAsia="Calibri" w:hAnsi="Times New Roman" w:cs="Times New Roman"/>
                <w:sz w:val="28"/>
                <w:szCs w:val="28"/>
                <w:lang w:eastAsia="vi-VN"/>
              </w:rPr>
            </w:pPr>
            <w:del w:id="3751" w:author="admin" w:date="2022-12-12T09:28:00Z">
              <w:r w:rsidRPr="00081AF8" w:rsidDel="00E37E31">
                <w:rPr>
                  <w:rFonts w:ascii="Times New Roman" w:eastAsia="Calibri" w:hAnsi="Times New Roman" w:cs="Times New Roman"/>
                  <w:sz w:val="28"/>
                  <w:szCs w:val="28"/>
                  <w:lang w:eastAsia="vi-VN"/>
                </w:rPr>
                <w:delText>3</w:delText>
              </w:r>
            </w:del>
          </w:p>
        </w:tc>
        <w:tc>
          <w:tcPr>
            <w:tcW w:w="1803" w:type="dxa"/>
          </w:tcPr>
          <w:p w14:paraId="09A7CD2E" w14:textId="77777777" w:rsidR="00D40B91" w:rsidRPr="00081AF8" w:rsidDel="00E37E31" w:rsidRDefault="00D40B91" w:rsidP="00081AF8">
            <w:pPr>
              <w:spacing w:line="360" w:lineRule="auto"/>
              <w:jc w:val="both"/>
              <w:rPr>
                <w:del w:id="3752" w:author="admin" w:date="2022-12-12T09:28:00Z"/>
                <w:rFonts w:ascii="Times New Roman" w:eastAsia="Calibri" w:hAnsi="Times New Roman" w:cs="Times New Roman"/>
                <w:sz w:val="28"/>
                <w:szCs w:val="28"/>
                <w:lang w:eastAsia="vi-VN"/>
              </w:rPr>
            </w:pPr>
            <w:del w:id="3753" w:author="admin" w:date="2022-12-12T09:28:00Z">
              <w:r w:rsidRPr="00081AF8" w:rsidDel="00E37E31">
                <w:rPr>
                  <w:rFonts w:ascii="Times New Roman" w:eastAsia="Calibri" w:hAnsi="Times New Roman" w:cs="Times New Roman"/>
                  <w:sz w:val="28"/>
                  <w:szCs w:val="28"/>
                  <w:lang w:eastAsia="vi-VN"/>
                </w:rPr>
                <w:delText>UserID</w:delText>
              </w:r>
            </w:del>
          </w:p>
        </w:tc>
        <w:tc>
          <w:tcPr>
            <w:tcW w:w="1648" w:type="dxa"/>
          </w:tcPr>
          <w:p w14:paraId="05770A4C" w14:textId="77777777" w:rsidR="00D40B91" w:rsidRPr="00081AF8" w:rsidDel="00E37E31" w:rsidRDefault="00D40B91" w:rsidP="00081AF8">
            <w:pPr>
              <w:spacing w:line="360" w:lineRule="auto"/>
              <w:jc w:val="both"/>
              <w:rPr>
                <w:del w:id="3754" w:author="admin" w:date="2022-12-12T09:28:00Z"/>
                <w:rFonts w:ascii="Times New Roman" w:eastAsia="Calibri" w:hAnsi="Times New Roman" w:cs="Times New Roman"/>
                <w:sz w:val="28"/>
                <w:szCs w:val="28"/>
                <w:lang w:val="vi-VN" w:eastAsia="vi-VN"/>
              </w:rPr>
            </w:pPr>
            <w:del w:id="3755" w:author="admin" w:date="2022-12-12T09:28:00Z">
              <w:r w:rsidRPr="00081AF8" w:rsidDel="00E37E31">
                <w:rPr>
                  <w:rFonts w:ascii="Times New Roman" w:eastAsia="Calibri" w:hAnsi="Times New Roman" w:cs="Times New Roman"/>
                  <w:sz w:val="28"/>
                  <w:szCs w:val="28"/>
                  <w:lang w:eastAsia="vi-VN"/>
                </w:rPr>
                <w:delText>Int</w:delText>
              </w:r>
            </w:del>
          </w:p>
        </w:tc>
        <w:tc>
          <w:tcPr>
            <w:tcW w:w="1049" w:type="dxa"/>
          </w:tcPr>
          <w:p w14:paraId="42D2BC02" w14:textId="77777777" w:rsidR="00D40B91" w:rsidRPr="00081AF8" w:rsidDel="00E37E31" w:rsidRDefault="00D40B91" w:rsidP="00081AF8">
            <w:pPr>
              <w:spacing w:line="360" w:lineRule="auto"/>
              <w:jc w:val="both"/>
              <w:rPr>
                <w:del w:id="3756" w:author="admin" w:date="2022-12-12T09:28:00Z"/>
                <w:rFonts w:ascii="Times New Roman" w:eastAsia="Calibri" w:hAnsi="Times New Roman" w:cs="Times New Roman"/>
                <w:sz w:val="28"/>
                <w:szCs w:val="28"/>
                <w:lang w:eastAsia="vi-VN"/>
              </w:rPr>
            </w:pPr>
          </w:p>
        </w:tc>
        <w:tc>
          <w:tcPr>
            <w:tcW w:w="1689" w:type="dxa"/>
          </w:tcPr>
          <w:p w14:paraId="29836D9F" w14:textId="77777777" w:rsidR="00D40B91" w:rsidRPr="00081AF8" w:rsidDel="00E37E31" w:rsidRDefault="00D40B91" w:rsidP="00081AF8">
            <w:pPr>
              <w:spacing w:line="360" w:lineRule="auto"/>
              <w:jc w:val="both"/>
              <w:rPr>
                <w:del w:id="3757" w:author="admin" w:date="2022-12-12T09:28:00Z"/>
                <w:rFonts w:ascii="Times New Roman" w:eastAsia="Calibri" w:hAnsi="Times New Roman" w:cs="Times New Roman"/>
                <w:sz w:val="28"/>
                <w:szCs w:val="28"/>
                <w:lang w:eastAsia="vi-VN"/>
              </w:rPr>
            </w:pPr>
            <w:del w:id="3758" w:author="admin" w:date="2022-12-12T09:28:00Z">
              <w:r w:rsidRPr="00081AF8" w:rsidDel="00E37E31">
                <w:rPr>
                  <w:rFonts w:ascii="Times New Roman" w:eastAsia="Calibri" w:hAnsi="Times New Roman" w:cs="Times New Roman"/>
                  <w:sz w:val="28"/>
                  <w:szCs w:val="28"/>
                  <w:lang w:eastAsia="vi-VN"/>
                </w:rPr>
                <w:delText>Khóa ngoại</w:delText>
              </w:r>
            </w:del>
          </w:p>
        </w:tc>
        <w:tc>
          <w:tcPr>
            <w:tcW w:w="1931" w:type="dxa"/>
          </w:tcPr>
          <w:p w14:paraId="32113EE2" w14:textId="77777777" w:rsidR="00D40B91" w:rsidRPr="00081AF8" w:rsidDel="00E37E31" w:rsidRDefault="00D40B91" w:rsidP="00081AF8">
            <w:pPr>
              <w:spacing w:line="360" w:lineRule="auto"/>
              <w:jc w:val="both"/>
              <w:rPr>
                <w:del w:id="3759" w:author="admin" w:date="2022-12-12T09:28:00Z"/>
                <w:rFonts w:ascii="Times New Roman" w:eastAsia="Calibri" w:hAnsi="Times New Roman" w:cs="Times New Roman"/>
                <w:sz w:val="28"/>
                <w:szCs w:val="28"/>
                <w:lang w:eastAsia="vi-VN"/>
              </w:rPr>
            </w:pPr>
            <w:del w:id="3760" w:author="admin" w:date="2022-12-12T09:28:00Z">
              <w:r w:rsidRPr="00081AF8" w:rsidDel="00E37E31">
                <w:rPr>
                  <w:rFonts w:ascii="Times New Roman" w:eastAsia="Calibri" w:hAnsi="Times New Roman" w:cs="Times New Roman"/>
                  <w:sz w:val="28"/>
                  <w:szCs w:val="28"/>
                  <w:lang w:eastAsia="vi-VN"/>
                </w:rPr>
                <w:delText>Mã khách hàng</w:delText>
              </w:r>
            </w:del>
          </w:p>
        </w:tc>
      </w:tr>
      <w:tr w:rsidR="00D40B91" w:rsidRPr="00081AF8" w:rsidDel="00E37E31" w14:paraId="62A3A62C" w14:textId="77777777" w:rsidTr="00E305A5">
        <w:trPr>
          <w:jc w:val="center"/>
          <w:del w:id="3761" w:author="admin" w:date="2022-12-12T09:28:00Z"/>
        </w:trPr>
        <w:tc>
          <w:tcPr>
            <w:tcW w:w="736" w:type="dxa"/>
          </w:tcPr>
          <w:p w14:paraId="3716130D" w14:textId="77777777" w:rsidR="00D40B91" w:rsidRPr="00081AF8" w:rsidDel="00E37E31" w:rsidRDefault="00D40B91" w:rsidP="00081AF8">
            <w:pPr>
              <w:spacing w:line="360" w:lineRule="auto"/>
              <w:jc w:val="both"/>
              <w:rPr>
                <w:del w:id="3762" w:author="admin" w:date="2022-12-12T09:28:00Z"/>
                <w:rFonts w:ascii="Times New Roman" w:eastAsia="Calibri" w:hAnsi="Times New Roman" w:cs="Times New Roman"/>
                <w:sz w:val="28"/>
                <w:szCs w:val="28"/>
                <w:lang w:eastAsia="vi-VN"/>
              </w:rPr>
            </w:pPr>
            <w:del w:id="3763" w:author="admin" w:date="2022-12-12T09:28:00Z">
              <w:r w:rsidRPr="00081AF8" w:rsidDel="00E37E31">
                <w:rPr>
                  <w:rFonts w:ascii="Times New Roman" w:eastAsia="Calibri" w:hAnsi="Times New Roman" w:cs="Times New Roman"/>
                  <w:sz w:val="28"/>
                  <w:szCs w:val="28"/>
                  <w:lang w:eastAsia="vi-VN"/>
                </w:rPr>
                <w:delText>4</w:delText>
              </w:r>
            </w:del>
          </w:p>
        </w:tc>
        <w:tc>
          <w:tcPr>
            <w:tcW w:w="1803" w:type="dxa"/>
          </w:tcPr>
          <w:p w14:paraId="64E5A7B9" w14:textId="77777777" w:rsidR="00D40B91" w:rsidRPr="00081AF8" w:rsidDel="00E37E31" w:rsidRDefault="00D40B91" w:rsidP="00081AF8">
            <w:pPr>
              <w:spacing w:line="360" w:lineRule="auto"/>
              <w:jc w:val="both"/>
              <w:rPr>
                <w:del w:id="3764" w:author="admin" w:date="2022-12-12T09:28:00Z"/>
                <w:rFonts w:ascii="Times New Roman" w:eastAsia="Calibri" w:hAnsi="Times New Roman" w:cs="Times New Roman"/>
                <w:sz w:val="28"/>
                <w:szCs w:val="28"/>
                <w:lang w:eastAsia="vi-VN"/>
              </w:rPr>
            </w:pPr>
            <w:del w:id="3765" w:author="admin" w:date="2022-12-12T09:28:00Z">
              <w:r w:rsidRPr="00081AF8" w:rsidDel="00E37E31">
                <w:rPr>
                  <w:rFonts w:ascii="Times New Roman" w:eastAsia="Calibri" w:hAnsi="Times New Roman" w:cs="Times New Roman"/>
                  <w:sz w:val="28"/>
                  <w:szCs w:val="28"/>
                  <w:lang w:eastAsia="vi-VN"/>
                </w:rPr>
                <w:delText>StarRating</w:delText>
              </w:r>
            </w:del>
          </w:p>
        </w:tc>
        <w:tc>
          <w:tcPr>
            <w:tcW w:w="1648" w:type="dxa"/>
          </w:tcPr>
          <w:p w14:paraId="5960416B" w14:textId="77777777" w:rsidR="00D40B91" w:rsidRPr="00081AF8" w:rsidDel="00E37E31" w:rsidRDefault="00D40B91" w:rsidP="00081AF8">
            <w:pPr>
              <w:spacing w:line="360" w:lineRule="auto"/>
              <w:jc w:val="both"/>
              <w:rPr>
                <w:del w:id="3766" w:author="admin" w:date="2022-12-12T09:28:00Z"/>
                <w:rFonts w:ascii="Times New Roman" w:eastAsia="Calibri" w:hAnsi="Times New Roman" w:cs="Times New Roman"/>
                <w:sz w:val="28"/>
                <w:szCs w:val="28"/>
                <w:lang w:eastAsia="vi-VN"/>
              </w:rPr>
            </w:pPr>
            <w:del w:id="3767" w:author="admin" w:date="2022-12-12T09:28:00Z">
              <w:r w:rsidRPr="00081AF8" w:rsidDel="00E37E31">
                <w:rPr>
                  <w:rFonts w:ascii="Times New Roman" w:eastAsia="Calibri" w:hAnsi="Times New Roman" w:cs="Times New Roman"/>
                  <w:sz w:val="28"/>
                  <w:szCs w:val="28"/>
                  <w:lang w:eastAsia="vi-VN"/>
                </w:rPr>
                <w:delText>Int</w:delText>
              </w:r>
            </w:del>
          </w:p>
        </w:tc>
        <w:tc>
          <w:tcPr>
            <w:tcW w:w="1049" w:type="dxa"/>
          </w:tcPr>
          <w:p w14:paraId="5CBA7E36" w14:textId="77777777" w:rsidR="00D40B91" w:rsidRPr="00081AF8" w:rsidDel="00E37E31" w:rsidRDefault="00D40B91" w:rsidP="00081AF8">
            <w:pPr>
              <w:spacing w:line="360" w:lineRule="auto"/>
              <w:jc w:val="both"/>
              <w:rPr>
                <w:del w:id="3768" w:author="admin" w:date="2022-12-12T09:28:00Z"/>
                <w:rFonts w:ascii="Times New Roman" w:eastAsia="Calibri" w:hAnsi="Times New Roman" w:cs="Times New Roman"/>
                <w:sz w:val="28"/>
                <w:szCs w:val="28"/>
                <w:lang w:eastAsia="vi-VN"/>
              </w:rPr>
            </w:pPr>
            <w:del w:id="3769" w:author="admin" w:date="2022-12-12T09:28:00Z">
              <w:r w:rsidRPr="00081AF8" w:rsidDel="00E37E31">
                <w:rPr>
                  <w:rFonts w:ascii="Times New Roman" w:eastAsia="Calibri" w:hAnsi="Times New Roman" w:cs="Times New Roman"/>
                  <w:sz w:val="28"/>
                  <w:szCs w:val="28"/>
                  <w:lang w:eastAsia="vi-VN"/>
                </w:rPr>
                <w:delText>x</w:delText>
              </w:r>
            </w:del>
          </w:p>
        </w:tc>
        <w:tc>
          <w:tcPr>
            <w:tcW w:w="1689" w:type="dxa"/>
          </w:tcPr>
          <w:p w14:paraId="7988BD5F" w14:textId="77777777" w:rsidR="00D40B91" w:rsidRPr="00081AF8" w:rsidDel="00E37E31" w:rsidRDefault="00D40B91" w:rsidP="00081AF8">
            <w:pPr>
              <w:spacing w:line="360" w:lineRule="auto"/>
              <w:jc w:val="both"/>
              <w:rPr>
                <w:del w:id="3770" w:author="admin" w:date="2022-12-12T09:28:00Z"/>
                <w:rFonts w:ascii="Times New Roman" w:eastAsia="Calibri" w:hAnsi="Times New Roman" w:cs="Times New Roman"/>
                <w:sz w:val="28"/>
                <w:szCs w:val="28"/>
                <w:lang w:val="vi-VN" w:eastAsia="vi-VN"/>
              </w:rPr>
            </w:pPr>
          </w:p>
        </w:tc>
        <w:tc>
          <w:tcPr>
            <w:tcW w:w="1931" w:type="dxa"/>
          </w:tcPr>
          <w:p w14:paraId="0DD5EAF6" w14:textId="77777777" w:rsidR="00D40B91" w:rsidRPr="00081AF8" w:rsidDel="00E37E31" w:rsidRDefault="00D40B91" w:rsidP="00081AF8">
            <w:pPr>
              <w:spacing w:line="360" w:lineRule="auto"/>
              <w:jc w:val="both"/>
              <w:rPr>
                <w:del w:id="3771" w:author="admin" w:date="2022-12-12T09:28:00Z"/>
                <w:rFonts w:ascii="Times New Roman" w:eastAsia="Calibri" w:hAnsi="Times New Roman" w:cs="Times New Roman"/>
                <w:sz w:val="28"/>
                <w:szCs w:val="28"/>
                <w:lang w:eastAsia="vi-VN"/>
              </w:rPr>
            </w:pPr>
            <w:del w:id="3772" w:author="admin" w:date="2022-12-12T09:28:00Z">
              <w:r w:rsidRPr="00081AF8" w:rsidDel="00E37E31">
                <w:rPr>
                  <w:rFonts w:ascii="Times New Roman" w:eastAsia="Calibri" w:hAnsi="Times New Roman" w:cs="Times New Roman"/>
                  <w:sz w:val="28"/>
                  <w:szCs w:val="28"/>
                  <w:lang w:eastAsia="vi-VN"/>
                </w:rPr>
                <w:delText>Số sao</w:delText>
              </w:r>
            </w:del>
          </w:p>
        </w:tc>
      </w:tr>
      <w:tr w:rsidR="00D40B91" w:rsidRPr="00081AF8" w:rsidDel="00E37E31" w14:paraId="1C10C7C5" w14:textId="77777777" w:rsidTr="00E305A5">
        <w:trPr>
          <w:jc w:val="center"/>
          <w:del w:id="3773" w:author="admin" w:date="2022-12-12T09:28:00Z"/>
        </w:trPr>
        <w:tc>
          <w:tcPr>
            <w:tcW w:w="736" w:type="dxa"/>
          </w:tcPr>
          <w:p w14:paraId="3B2AD8C6" w14:textId="77777777" w:rsidR="00D40B91" w:rsidRPr="00081AF8" w:rsidDel="00E37E31" w:rsidRDefault="00D40B91" w:rsidP="00081AF8">
            <w:pPr>
              <w:spacing w:line="360" w:lineRule="auto"/>
              <w:jc w:val="both"/>
              <w:rPr>
                <w:del w:id="3774" w:author="admin" w:date="2022-12-12T09:28:00Z"/>
                <w:rFonts w:ascii="Times New Roman" w:eastAsia="Calibri" w:hAnsi="Times New Roman" w:cs="Times New Roman"/>
                <w:sz w:val="28"/>
                <w:szCs w:val="28"/>
                <w:lang w:eastAsia="vi-VN"/>
              </w:rPr>
            </w:pPr>
            <w:del w:id="3775" w:author="admin" w:date="2022-12-12T09:28:00Z">
              <w:r w:rsidRPr="00081AF8" w:rsidDel="00E37E31">
                <w:rPr>
                  <w:rFonts w:ascii="Times New Roman" w:eastAsia="Calibri" w:hAnsi="Times New Roman" w:cs="Times New Roman"/>
                  <w:sz w:val="28"/>
                  <w:szCs w:val="28"/>
                  <w:lang w:eastAsia="vi-VN"/>
                </w:rPr>
                <w:delText>5</w:delText>
              </w:r>
            </w:del>
          </w:p>
        </w:tc>
        <w:tc>
          <w:tcPr>
            <w:tcW w:w="1803" w:type="dxa"/>
          </w:tcPr>
          <w:p w14:paraId="75CB0841" w14:textId="77777777" w:rsidR="00D40B91" w:rsidRPr="00081AF8" w:rsidDel="00E37E31" w:rsidRDefault="00D40B91" w:rsidP="00081AF8">
            <w:pPr>
              <w:spacing w:line="360" w:lineRule="auto"/>
              <w:jc w:val="both"/>
              <w:rPr>
                <w:del w:id="3776" w:author="admin" w:date="2022-12-12T09:28:00Z"/>
                <w:rFonts w:ascii="Times New Roman" w:eastAsia="Calibri" w:hAnsi="Times New Roman" w:cs="Times New Roman"/>
                <w:sz w:val="28"/>
                <w:szCs w:val="28"/>
                <w:lang w:eastAsia="vi-VN"/>
              </w:rPr>
            </w:pPr>
            <w:del w:id="3777" w:author="admin" w:date="2022-12-12T09:28:00Z">
              <w:r w:rsidRPr="00081AF8" w:rsidDel="00E37E31">
                <w:rPr>
                  <w:rFonts w:ascii="Times New Roman" w:eastAsia="Calibri" w:hAnsi="Times New Roman" w:cs="Times New Roman"/>
                  <w:sz w:val="28"/>
                  <w:szCs w:val="28"/>
                  <w:lang w:eastAsia="vi-VN"/>
                </w:rPr>
                <w:delText>Comment</w:delText>
              </w:r>
            </w:del>
          </w:p>
        </w:tc>
        <w:tc>
          <w:tcPr>
            <w:tcW w:w="1648" w:type="dxa"/>
          </w:tcPr>
          <w:p w14:paraId="0908AE23" w14:textId="77777777" w:rsidR="00D40B91" w:rsidRPr="00081AF8" w:rsidDel="00E37E31" w:rsidRDefault="00D40B91" w:rsidP="00081AF8">
            <w:pPr>
              <w:spacing w:line="360" w:lineRule="auto"/>
              <w:jc w:val="both"/>
              <w:rPr>
                <w:del w:id="3778" w:author="admin" w:date="2022-12-12T09:28:00Z"/>
                <w:rFonts w:ascii="Times New Roman" w:eastAsia="Calibri" w:hAnsi="Times New Roman" w:cs="Times New Roman"/>
                <w:sz w:val="28"/>
                <w:szCs w:val="28"/>
                <w:lang w:eastAsia="vi-VN"/>
              </w:rPr>
            </w:pPr>
            <w:del w:id="3779" w:author="admin" w:date="2022-12-12T09:28:00Z">
              <w:r w:rsidRPr="00081AF8" w:rsidDel="00E37E31">
                <w:rPr>
                  <w:rFonts w:ascii="Times New Roman" w:eastAsia="Calibri" w:hAnsi="Times New Roman" w:cs="Times New Roman"/>
                  <w:sz w:val="28"/>
                  <w:szCs w:val="28"/>
                  <w:lang w:eastAsia="vi-VN"/>
                </w:rPr>
                <w:delText>Varchar(50)</w:delText>
              </w:r>
            </w:del>
          </w:p>
        </w:tc>
        <w:tc>
          <w:tcPr>
            <w:tcW w:w="1049" w:type="dxa"/>
          </w:tcPr>
          <w:p w14:paraId="2D0D2665" w14:textId="77777777" w:rsidR="00D40B91" w:rsidRPr="00081AF8" w:rsidDel="00E37E31" w:rsidRDefault="00D40B91" w:rsidP="00081AF8">
            <w:pPr>
              <w:spacing w:line="360" w:lineRule="auto"/>
              <w:jc w:val="both"/>
              <w:rPr>
                <w:del w:id="3780" w:author="admin" w:date="2022-12-12T09:28:00Z"/>
                <w:rFonts w:ascii="Times New Roman" w:eastAsia="Calibri" w:hAnsi="Times New Roman" w:cs="Times New Roman"/>
                <w:sz w:val="28"/>
                <w:szCs w:val="28"/>
                <w:lang w:eastAsia="vi-VN"/>
              </w:rPr>
            </w:pPr>
            <w:del w:id="3781" w:author="admin" w:date="2022-12-12T09:28:00Z">
              <w:r w:rsidRPr="00081AF8" w:rsidDel="00E37E31">
                <w:rPr>
                  <w:rFonts w:ascii="Times New Roman" w:eastAsia="Calibri" w:hAnsi="Times New Roman" w:cs="Times New Roman"/>
                  <w:sz w:val="28"/>
                  <w:szCs w:val="28"/>
                  <w:lang w:eastAsia="vi-VN"/>
                </w:rPr>
                <w:delText>x</w:delText>
              </w:r>
            </w:del>
          </w:p>
        </w:tc>
        <w:tc>
          <w:tcPr>
            <w:tcW w:w="1689" w:type="dxa"/>
          </w:tcPr>
          <w:p w14:paraId="6C86B493" w14:textId="77777777" w:rsidR="00D40B91" w:rsidRPr="00081AF8" w:rsidDel="00E37E31" w:rsidRDefault="00D40B91" w:rsidP="00081AF8">
            <w:pPr>
              <w:spacing w:line="360" w:lineRule="auto"/>
              <w:jc w:val="both"/>
              <w:rPr>
                <w:del w:id="3782" w:author="admin" w:date="2022-12-12T09:28:00Z"/>
                <w:rFonts w:ascii="Times New Roman" w:eastAsia="Calibri" w:hAnsi="Times New Roman" w:cs="Times New Roman"/>
                <w:sz w:val="28"/>
                <w:szCs w:val="28"/>
                <w:lang w:val="vi-VN" w:eastAsia="vi-VN"/>
              </w:rPr>
            </w:pPr>
          </w:p>
        </w:tc>
        <w:tc>
          <w:tcPr>
            <w:tcW w:w="1931" w:type="dxa"/>
          </w:tcPr>
          <w:p w14:paraId="06CA5AF9" w14:textId="77777777" w:rsidR="00D40B91" w:rsidRPr="00081AF8" w:rsidDel="00E37E31" w:rsidRDefault="00D40B91" w:rsidP="00081AF8">
            <w:pPr>
              <w:spacing w:line="360" w:lineRule="auto"/>
              <w:jc w:val="both"/>
              <w:rPr>
                <w:del w:id="3783" w:author="admin" w:date="2022-12-12T09:28:00Z"/>
                <w:rFonts w:ascii="Times New Roman" w:eastAsia="Calibri" w:hAnsi="Times New Roman" w:cs="Times New Roman"/>
                <w:sz w:val="28"/>
                <w:szCs w:val="28"/>
                <w:lang w:eastAsia="vi-VN"/>
              </w:rPr>
            </w:pPr>
            <w:del w:id="3784" w:author="admin" w:date="2022-12-12T09:28:00Z">
              <w:r w:rsidRPr="00081AF8" w:rsidDel="00E37E31">
                <w:rPr>
                  <w:rFonts w:ascii="Times New Roman" w:eastAsia="Calibri" w:hAnsi="Times New Roman" w:cs="Times New Roman"/>
                  <w:sz w:val="28"/>
                  <w:szCs w:val="28"/>
                  <w:lang w:eastAsia="vi-VN"/>
                </w:rPr>
                <w:delText>Bình luận</w:delText>
              </w:r>
            </w:del>
          </w:p>
        </w:tc>
      </w:tr>
      <w:tr w:rsidR="00D40B91" w:rsidRPr="00081AF8" w:rsidDel="00E37E31" w14:paraId="56869EB5" w14:textId="77777777" w:rsidTr="00E305A5">
        <w:trPr>
          <w:jc w:val="center"/>
          <w:del w:id="3785" w:author="admin" w:date="2022-12-12T09:28:00Z"/>
        </w:trPr>
        <w:tc>
          <w:tcPr>
            <w:tcW w:w="736" w:type="dxa"/>
          </w:tcPr>
          <w:p w14:paraId="4ACC84B7" w14:textId="77777777" w:rsidR="00D40B91" w:rsidRPr="00081AF8" w:rsidDel="00E37E31" w:rsidRDefault="00D40B91" w:rsidP="00081AF8">
            <w:pPr>
              <w:spacing w:line="360" w:lineRule="auto"/>
              <w:jc w:val="both"/>
              <w:rPr>
                <w:del w:id="3786" w:author="admin" w:date="2022-12-12T09:28:00Z"/>
                <w:rFonts w:ascii="Times New Roman" w:eastAsia="Calibri" w:hAnsi="Times New Roman" w:cs="Times New Roman"/>
                <w:sz w:val="28"/>
                <w:szCs w:val="28"/>
                <w:lang w:eastAsia="vi-VN"/>
              </w:rPr>
            </w:pPr>
            <w:del w:id="3787" w:author="admin" w:date="2022-12-12T09:28:00Z">
              <w:r w:rsidRPr="00081AF8" w:rsidDel="00E37E31">
                <w:rPr>
                  <w:rFonts w:ascii="Times New Roman" w:eastAsia="Calibri" w:hAnsi="Times New Roman" w:cs="Times New Roman"/>
                  <w:sz w:val="28"/>
                  <w:szCs w:val="28"/>
                  <w:lang w:eastAsia="vi-VN"/>
                </w:rPr>
                <w:delText>6</w:delText>
              </w:r>
            </w:del>
          </w:p>
        </w:tc>
        <w:tc>
          <w:tcPr>
            <w:tcW w:w="1803" w:type="dxa"/>
          </w:tcPr>
          <w:p w14:paraId="230C4A82" w14:textId="77777777" w:rsidR="00D40B91" w:rsidRPr="00081AF8" w:rsidDel="00E37E31" w:rsidRDefault="00D40B91" w:rsidP="00081AF8">
            <w:pPr>
              <w:spacing w:line="360" w:lineRule="auto"/>
              <w:jc w:val="both"/>
              <w:rPr>
                <w:del w:id="3788" w:author="admin" w:date="2022-12-12T09:28:00Z"/>
                <w:rFonts w:ascii="Times New Roman" w:eastAsia="Calibri" w:hAnsi="Times New Roman" w:cs="Times New Roman"/>
                <w:sz w:val="28"/>
                <w:szCs w:val="28"/>
                <w:lang w:eastAsia="vi-VN"/>
              </w:rPr>
            </w:pPr>
            <w:del w:id="3789" w:author="admin" w:date="2022-12-12T09:28:00Z">
              <w:r w:rsidRPr="00081AF8" w:rsidDel="00E37E31">
                <w:rPr>
                  <w:rFonts w:ascii="Times New Roman" w:eastAsia="Calibri" w:hAnsi="Times New Roman" w:cs="Times New Roman"/>
                  <w:sz w:val="28"/>
                  <w:szCs w:val="28"/>
                  <w:lang w:eastAsia="vi-VN"/>
                </w:rPr>
                <w:delText>Date</w:delText>
              </w:r>
            </w:del>
          </w:p>
        </w:tc>
        <w:tc>
          <w:tcPr>
            <w:tcW w:w="1648" w:type="dxa"/>
          </w:tcPr>
          <w:p w14:paraId="29931187" w14:textId="77777777" w:rsidR="00D40B91" w:rsidRPr="00081AF8" w:rsidDel="00E37E31" w:rsidRDefault="00D40B91" w:rsidP="00081AF8">
            <w:pPr>
              <w:spacing w:line="360" w:lineRule="auto"/>
              <w:jc w:val="both"/>
              <w:rPr>
                <w:del w:id="3790" w:author="admin" w:date="2022-12-12T09:28:00Z"/>
                <w:rFonts w:ascii="Times New Roman" w:eastAsia="Calibri" w:hAnsi="Times New Roman" w:cs="Times New Roman"/>
                <w:sz w:val="28"/>
                <w:szCs w:val="28"/>
                <w:lang w:eastAsia="vi-VN"/>
              </w:rPr>
            </w:pPr>
            <w:del w:id="3791" w:author="admin" w:date="2022-12-12T09:28:00Z">
              <w:r w:rsidRPr="00081AF8" w:rsidDel="00E37E31">
                <w:rPr>
                  <w:rFonts w:ascii="Times New Roman" w:eastAsia="Calibri" w:hAnsi="Times New Roman" w:cs="Times New Roman"/>
                  <w:sz w:val="28"/>
                  <w:szCs w:val="28"/>
                  <w:lang w:eastAsia="vi-VN"/>
                </w:rPr>
                <w:delText>datetime</w:delText>
              </w:r>
            </w:del>
          </w:p>
        </w:tc>
        <w:tc>
          <w:tcPr>
            <w:tcW w:w="1049" w:type="dxa"/>
          </w:tcPr>
          <w:p w14:paraId="0A1439A5" w14:textId="77777777" w:rsidR="00D40B91" w:rsidRPr="00081AF8" w:rsidDel="00E37E31" w:rsidRDefault="00D40B91" w:rsidP="00081AF8">
            <w:pPr>
              <w:spacing w:line="360" w:lineRule="auto"/>
              <w:jc w:val="both"/>
              <w:rPr>
                <w:del w:id="3792" w:author="admin" w:date="2022-12-12T09:28:00Z"/>
                <w:rFonts w:ascii="Times New Roman" w:eastAsia="Calibri" w:hAnsi="Times New Roman" w:cs="Times New Roman"/>
                <w:sz w:val="28"/>
                <w:szCs w:val="28"/>
                <w:lang w:eastAsia="vi-VN"/>
              </w:rPr>
            </w:pPr>
            <w:del w:id="3793" w:author="admin" w:date="2022-12-12T09:28:00Z">
              <w:r w:rsidRPr="00081AF8" w:rsidDel="00E37E31">
                <w:rPr>
                  <w:rFonts w:ascii="Times New Roman" w:eastAsia="Calibri" w:hAnsi="Times New Roman" w:cs="Times New Roman"/>
                  <w:sz w:val="28"/>
                  <w:szCs w:val="28"/>
                  <w:lang w:eastAsia="vi-VN"/>
                </w:rPr>
                <w:delText>x</w:delText>
              </w:r>
            </w:del>
          </w:p>
        </w:tc>
        <w:tc>
          <w:tcPr>
            <w:tcW w:w="1689" w:type="dxa"/>
          </w:tcPr>
          <w:p w14:paraId="44F41B00" w14:textId="77777777" w:rsidR="00D40B91" w:rsidRPr="00081AF8" w:rsidDel="00E37E31" w:rsidRDefault="00D40B91" w:rsidP="00081AF8">
            <w:pPr>
              <w:spacing w:line="360" w:lineRule="auto"/>
              <w:jc w:val="both"/>
              <w:rPr>
                <w:del w:id="3794" w:author="admin" w:date="2022-12-12T09:28:00Z"/>
                <w:rFonts w:ascii="Times New Roman" w:eastAsia="Calibri" w:hAnsi="Times New Roman" w:cs="Times New Roman"/>
                <w:sz w:val="28"/>
                <w:szCs w:val="28"/>
                <w:lang w:val="vi-VN" w:eastAsia="vi-VN"/>
              </w:rPr>
            </w:pPr>
          </w:p>
        </w:tc>
        <w:tc>
          <w:tcPr>
            <w:tcW w:w="1931" w:type="dxa"/>
          </w:tcPr>
          <w:p w14:paraId="63BCA158" w14:textId="77777777" w:rsidR="00D40B91" w:rsidRPr="00081AF8" w:rsidDel="00E37E31" w:rsidRDefault="00D40B91" w:rsidP="00081AF8">
            <w:pPr>
              <w:spacing w:line="360" w:lineRule="auto"/>
              <w:jc w:val="both"/>
              <w:rPr>
                <w:del w:id="3795" w:author="admin" w:date="2022-12-12T09:28:00Z"/>
                <w:rFonts w:ascii="Times New Roman" w:eastAsia="Calibri" w:hAnsi="Times New Roman" w:cs="Times New Roman"/>
                <w:sz w:val="28"/>
                <w:szCs w:val="28"/>
                <w:lang w:eastAsia="vi-VN"/>
              </w:rPr>
            </w:pPr>
            <w:del w:id="3796" w:author="admin" w:date="2022-12-12T09:28:00Z">
              <w:r w:rsidRPr="00081AF8" w:rsidDel="00E37E31">
                <w:rPr>
                  <w:rFonts w:ascii="Times New Roman" w:eastAsia="Calibri" w:hAnsi="Times New Roman" w:cs="Times New Roman"/>
                  <w:sz w:val="28"/>
                  <w:szCs w:val="28"/>
                  <w:lang w:eastAsia="vi-VN"/>
                </w:rPr>
                <w:delText>Ngày tạo</w:delText>
              </w:r>
            </w:del>
          </w:p>
        </w:tc>
      </w:tr>
    </w:tbl>
    <w:p w14:paraId="05837B9F" w14:textId="77777777" w:rsidR="00D40B91" w:rsidRPr="00081AF8" w:rsidDel="00E37E31" w:rsidRDefault="00D40B91" w:rsidP="00081AF8">
      <w:pPr>
        <w:pStyle w:val="Heading3"/>
        <w:spacing w:line="360" w:lineRule="auto"/>
        <w:rPr>
          <w:del w:id="3797" w:author="admin" w:date="2022-12-12T09:28:00Z"/>
          <w:rFonts w:ascii="Times New Roman" w:eastAsia="Calibri" w:hAnsi="Times New Roman" w:cs="Times New Roman"/>
          <w:b/>
          <w:color w:val="auto"/>
          <w:sz w:val="28"/>
          <w:szCs w:val="28"/>
          <w:lang w:val="vi-VN" w:eastAsia="vi-VN"/>
        </w:rPr>
      </w:pPr>
      <w:del w:id="3798" w:author="admin" w:date="2022-12-12T09:28:00Z">
        <w:r w:rsidRPr="00081AF8" w:rsidDel="00E37E31">
          <w:rPr>
            <w:rFonts w:ascii="Times New Roman" w:eastAsia="Calibri" w:hAnsi="Times New Roman" w:cs="Times New Roman"/>
            <w:b/>
            <w:color w:val="auto"/>
            <w:sz w:val="28"/>
            <w:szCs w:val="28"/>
            <w:lang w:eastAsia="vi-VN"/>
          </w:rPr>
          <w:delText xml:space="preserve">3.3.6 </w:delText>
        </w:r>
        <w:r w:rsidRPr="00081AF8" w:rsidDel="00E37E31">
          <w:rPr>
            <w:rFonts w:ascii="Times New Roman" w:eastAsia="Calibri" w:hAnsi="Times New Roman" w:cs="Times New Roman"/>
            <w:b/>
            <w:color w:val="auto"/>
            <w:sz w:val="28"/>
            <w:szCs w:val="28"/>
            <w:lang w:val="vi-VN" w:eastAsia="vi-VN"/>
          </w:rPr>
          <w:delText xml:space="preserve">Bảng </w:delText>
        </w:r>
        <w:r w:rsidRPr="00081AF8" w:rsidDel="00E37E31">
          <w:rPr>
            <w:rFonts w:ascii="Times New Roman" w:eastAsia="Calibri" w:hAnsi="Times New Roman" w:cs="Times New Roman"/>
            <w:b/>
            <w:color w:val="auto"/>
            <w:sz w:val="28"/>
            <w:szCs w:val="28"/>
            <w:lang w:eastAsia="vi-VN"/>
          </w:rPr>
          <w:delText>Đơn hàng(Orders)</w:delText>
        </w:r>
      </w:del>
    </w:p>
    <w:p w14:paraId="202A2B86" w14:textId="77777777" w:rsidR="00D40B91" w:rsidRPr="00081AF8" w:rsidDel="00E37E31" w:rsidRDefault="00D40B91" w:rsidP="00081AF8">
      <w:pPr>
        <w:spacing w:line="360" w:lineRule="auto"/>
        <w:rPr>
          <w:del w:id="3799" w:author="admin" w:date="2022-12-12T09:28:00Z"/>
          <w:rFonts w:ascii="Times New Roman" w:hAnsi="Times New Roman" w:cs="Times New Roman"/>
          <w:sz w:val="28"/>
          <w:szCs w:val="28"/>
          <w:lang w:val="vi-VN" w:eastAsia="vi-VN"/>
        </w:rPr>
      </w:pP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6"/>
        <w:gridCol w:w="2658"/>
        <w:gridCol w:w="1893"/>
        <w:gridCol w:w="714"/>
        <w:gridCol w:w="1358"/>
        <w:gridCol w:w="1916"/>
      </w:tblGrid>
      <w:tr w:rsidR="00D40B91" w:rsidRPr="00081AF8" w:rsidDel="00E37E31" w14:paraId="79E1DB67" w14:textId="77777777" w:rsidTr="00E305A5">
        <w:trPr>
          <w:jc w:val="center"/>
          <w:del w:id="3800" w:author="admin" w:date="2022-12-12T09:28:00Z"/>
        </w:trPr>
        <w:tc>
          <w:tcPr>
            <w:tcW w:w="726" w:type="dxa"/>
          </w:tcPr>
          <w:p w14:paraId="0CD48654" w14:textId="77777777" w:rsidR="00D40B91" w:rsidRPr="00081AF8" w:rsidDel="00E37E31" w:rsidRDefault="00D40B91" w:rsidP="00081AF8">
            <w:pPr>
              <w:spacing w:line="360" w:lineRule="auto"/>
              <w:jc w:val="both"/>
              <w:rPr>
                <w:del w:id="3801" w:author="admin" w:date="2022-12-12T09:28:00Z"/>
                <w:rFonts w:ascii="Times New Roman" w:eastAsia="Calibri" w:hAnsi="Times New Roman" w:cs="Times New Roman"/>
                <w:sz w:val="28"/>
                <w:szCs w:val="28"/>
                <w:lang w:val="vi-VN" w:eastAsia="vi-VN"/>
              </w:rPr>
            </w:pPr>
            <w:del w:id="3802" w:author="admin" w:date="2022-12-12T09:28:00Z">
              <w:r w:rsidRPr="00081AF8" w:rsidDel="00E37E31">
                <w:rPr>
                  <w:rFonts w:ascii="Times New Roman" w:eastAsia="Calibri" w:hAnsi="Times New Roman" w:cs="Times New Roman"/>
                  <w:sz w:val="28"/>
                  <w:szCs w:val="28"/>
                  <w:lang w:val="vi-VN" w:eastAsia="vi-VN"/>
                </w:rPr>
                <w:delText>STT</w:delText>
              </w:r>
            </w:del>
          </w:p>
        </w:tc>
        <w:tc>
          <w:tcPr>
            <w:tcW w:w="2658" w:type="dxa"/>
          </w:tcPr>
          <w:p w14:paraId="50320567" w14:textId="77777777" w:rsidR="00D40B91" w:rsidRPr="00081AF8" w:rsidDel="00E37E31" w:rsidRDefault="00D40B91" w:rsidP="00081AF8">
            <w:pPr>
              <w:spacing w:line="360" w:lineRule="auto"/>
              <w:jc w:val="both"/>
              <w:rPr>
                <w:del w:id="3803" w:author="admin" w:date="2022-12-12T09:28:00Z"/>
                <w:rFonts w:ascii="Times New Roman" w:eastAsia="Calibri" w:hAnsi="Times New Roman" w:cs="Times New Roman"/>
                <w:sz w:val="28"/>
                <w:szCs w:val="28"/>
                <w:lang w:val="vi-VN" w:eastAsia="vi-VN"/>
              </w:rPr>
            </w:pPr>
            <w:del w:id="3804" w:author="admin" w:date="2022-12-12T09:28:00Z">
              <w:r w:rsidRPr="00081AF8" w:rsidDel="00E37E31">
                <w:rPr>
                  <w:rFonts w:ascii="Times New Roman" w:eastAsia="Calibri" w:hAnsi="Times New Roman" w:cs="Times New Roman"/>
                  <w:sz w:val="28"/>
                  <w:szCs w:val="28"/>
                  <w:lang w:val="vi-VN" w:eastAsia="vi-VN"/>
                </w:rPr>
                <w:delText>Thuộc tính</w:delText>
              </w:r>
            </w:del>
          </w:p>
        </w:tc>
        <w:tc>
          <w:tcPr>
            <w:tcW w:w="1893" w:type="dxa"/>
          </w:tcPr>
          <w:p w14:paraId="2A0625CC" w14:textId="77777777" w:rsidR="00D40B91" w:rsidRPr="00081AF8" w:rsidDel="00E37E31" w:rsidRDefault="00D40B91" w:rsidP="00081AF8">
            <w:pPr>
              <w:spacing w:line="360" w:lineRule="auto"/>
              <w:jc w:val="both"/>
              <w:rPr>
                <w:del w:id="3805" w:author="admin" w:date="2022-12-12T09:28:00Z"/>
                <w:rFonts w:ascii="Times New Roman" w:eastAsia="Calibri" w:hAnsi="Times New Roman" w:cs="Times New Roman"/>
                <w:sz w:val="28"/>
                <w:szCs w:val="28"/>
                <w:lang w:val="vi-VN" w:eastAsia="vi-VN"/>
              </w:rPr>
            </w:pPr>
            <w:del w:id="3806" w:author="admin" w:date="2022-12-12T09:28:00Z">
              <w:r w:rsidRPr="00081AF8" w:rsidDel="00E37E31">
                <w:rPr>
                  <w:rFonts w:ascii="Times New Roman" w:eastAsia="Calibri" w:hAnsi="Times New Roman" w:cs="Times New Roman"/>
                  <w:sz w:val="28"/>
                  <w:szCs w:val="28"/>
                  <w:lang w:val="vi-VN" w:eastAsia="vi-VN"/>
                </w:rPr>
                <w:delText>Kiểu dữ liệu</w:delText>
              </w:r>
            </w:del>
          </w:p>
        </w:tc>
        <w:tc>
          <w:tcPr>
            <w:tcW w:w="714" w:type="dxa"/>
          </w:tcPr>
          <w:p w14:paraId="48E4D3BB" w14:textId="77777777" w:rsidR="00D40B91" w:rsidRPr="00081AF8" w:rsidDel="00E37E31" w:rsidRDefault="00D40B91" w:rsidP="00081AF8">
            <w:pPr>
              <w:spacing w:line="360" w:lineRule="auto"/>
              <w:jc w:val="both"/>
              <w:rPr>
                <w:del w:id="3807" w:author="admin" w:date="2022-12-12T09:28:00Z"/>
                <w:rFonts w:ascii="Times New Roman" w:eastAsia="Calibri" w:hAnsi="Times New Roman" w:cs="Times New Roman"/>
                <w:sz w:val="28"/>
                <w:szCs w:val="28"/>
                <w:lang w:eastAsia="vi-VN"/>
              </w:rPr>
            </w:pPr>
            <w:del w:id="3808" w:author="admin" w:date="2022-12-12T09:28:00Z">
              <w:r w:rsidRPr="00081AF8" w:rsidDel="00E37E31">
                <w:rPr>
                  <w:rFonts w:ascii="Times New Roman" w:eastAsia="Calibri" w:hAnsi="Times New Roman" w:cs="Times New Roman"/>
                  <w:sz w:val="28"/>
                  <w:szCs w:val="28"/>
                  <w:lang w:eastAsia="vi-VN"/>
                </w:rPr>
                <w:delText>Null</w:delText>
              </w:r>
            </w:del>
          </w:p>
        </w:tc>
        <w:tc>
          <w:tcPr>
            <w:tcW w:w="1358" w:type="dxa"/>
          </w:tcPr>
          <w:p w14:paraId="0D9B97DC" w14:textId="77777777" w:rsidR="00D40B91" w:rsidRPr="00081AF8" w:rsidDel="00E37E31" w:rsidRDefault="00D40B91" w:rsidP="00081AF8">
            <w:pPr>
              <w:spacing w:line="360" w:lineRule="auto"/>
              <w:jc w:val="both"/>
              <w:rPr>
                <w:del w:id="3809" w:author="admin" w:date="2022-12-12T09:28:00Z"/>
                <w:rFonts w:ascii="Times New Roman" w:eastAsia="Calibri" w:hAnsi="Times New Roman" w:cs="Times New Roman"/>
                <w:sz w:val="28"/>
                <w:szCs w:val="28"/>
                <w:lang w:val="vi-VN" w:eastAsia="vi-VN"/>
              </w:rPr>
            </w:pPr>
            <w:del w:id="3810" w:author="admin" w:date="2022-12-12T09:28:00Z">
              <w:r w:rsidRPr="00081AF8" w:rsidDel="00E37E31">
                <w:rPr>
                  <w:rFonts w:ascii="Times New Roman" w:eastAsia="Calibri" w:hAnsi="Times New Roman" w:cs="Times New Roman"/>
                  <w:sz w:val="28"/>
                  <w:szCs w:val="28"/>
                  <w:lang w:val="vi-VN" w:eastAsia="vi-VN"/>
                </w:rPr>
                <w:delText>Rằng buộc</w:delText>
              </w:r>
            </w:del>
          </w:p>
        </w:tc>
        <w:tc>
          <w:tcPr>
            <w:tcW w:w="1916" w:type="dxa"/>
          </w:tcPr>
          <w:p w14:paraId="251D8E1E" w14:textId="77777777" w:rsidR="00D40B91" w:rsidRPr="00081AF8" w:rsidDel="00E37E31" w:rsidRDefault="00D40B91" w:rsidP="00081AF8">
            <w:pPr>
              <w:spacing w:line="360" w:lineRule="auto"/>
              <w:jc w:val="both"/>
              <w:rPr>
                <w:del w:id="3811" w:author="admin" w:date="2022-12-12T09:28:00Z"/>
                <w:rFonts w:ascii="Times New Roman" w:eastAsia="Calibri" w:hAnsi="Times New Roman" w:cs="Times New Roman"/>
                <w:sz w:val="28"/>
                <w:szCs w:val="28"/>
                <w:lang w:val="vi-VN" w:eastAsia="vi-VN"/>
              </w:rPr>
            </w:pPr>
            <w:del w:id="3812" w:author="admin" w:date="2022-12-12T09:28:00Z">
              <w:r w:rsidRPr="00081AF8" w:rsidDel="00E37E31">
                <w:rPr>
                  <w:rFonts w:ascii="Times New Roman" w:eastAsia="Calibri" w:hAnsi="Times New Roman" w:cs="Times New Roman"/>
                  <w:sz w:val="28"/>
                  <w:szCs w:val="28"/>
                  <w:lang w:val="vi-VN" w:eastAsia="vi-VN"/>
                </w:rPr>
                <w:delText>Diễn giải</w:delText>
              </w:r>
            </w:del>
          </w:p>
        </w:tc>
      </w:tr>
      <w:tr w:rsidR="00D40B91" w:rsidRPr="00081AF8" w:rsidDel="00E37E31" w14:paraId="407FEAFF" w14:textId="77777777" w:rsidTr="00E305A5">
        <w:trPr>
          <w:jc w:val="center"/>
          <w:del w:id="3813" w:author="admin" w:date="2022-12-12T09:28:00Z"/>
        </w:trPr>
        <w:tc>
          <w:tcPr>
            <w:tcW w:w="726" w:type="dxa"/>
          </w:tcPr>
          <w:p w14:paraId="68AAFBB2" w14:textId="77777777" w:rsidR="00D40B91" w:rsidRPr="00081AF8" w:rsidDel="00E37E31" w:rsidRDefault="00D40B91" w:rsidP="00081AF8">
            <w:pPr>
              <w:spacing w:line="360" w:lineRule="auto"/>
              <w:jc w:val="both"/>
              <w:rPr>
                <w:del w:id="3814" w:author="admin" w:date="2022-12-12T09:28:00Z"/>
                <w:rFonts w:ascii="Times New Roman" w:eastAsia="Calibri" w:hAnsi="Times New Roman" w:cs="Times New Roman"/>
                <w:sz w:val="28"/>
                <w:szCs w:val="28"/>
                <w:lang w:val="vi-VN" w:eastAsia="vi-VN"/>
              </w:rPr>
            </w:pPr>
            <w:del w:id="3815" w:author="admin" w:date="2022-12-12T09:28:00Z">
              <w:r w:rsidRPr="00081AF8" w:rsidDel="00E37E31">
                <w:rPr>
                  <w:rFonts w:ascii="Times New Roman" w:eastAsia="Calibri" w:hAnsi="Times New Roman" w:cs="Times New Roman"/>
                  <w:sz w:val="28"/>
                  <w:szCs w:val="28"/>
                  <w:lang w:val="vi-VN" w:eastAsia="vi-VN"/>
                </w:rPr>
                <w:delText>1</w:delText>
              </w:r>
            </w:del>
          </w:p>
        </w:tc>
        <w:tc>
          <w:tcPr>
            <w:tcW w:w="2658" w:type="dxa"/>
          </w:tcPr>
          <w:p w14:paraId="0286D07B" w14:textId="77777777" w:rsidR="00D40B91" w:rsidRPr="00081AF8" w:rsidDel="00E37E31" w:rsidRDefault="00D40B91" w:rsidP="00081AF8">
            <w:pPr>
              <w:spacing w:line="360" w:lineRule="auto"/>
              <w:jc w:val="both"/>
              <w:rPr>
                <w:del w:id="3816" w:author="admin" w:date="2022-12-12T09:28:00Z"/>
                <w:rFonts w:ascii="Times New Roman" w:eastAsia="Calibri" w:hAnsi="Times New Roman" w:cs="Times New Roman"/>
                <w:sz w:val="28"/>
                <w:szCs w:val="28"/>
                <w:lang w:eastAsia="vi-VN"/>
              </w:rPr>
            </w:pPr>
            <w:del w:id="3817" w:author="admin" w:date="2022-12-12T09:28:00Z">
              <w:r w:rsidRPr="00081AF8" w:rsidDel="00E37E31">
                <w:rPr>
                  <w:rFonts w:ascii="Times New Roman" w:eastAsia="Calibri" w:hAnsi="Times New Roman" w:cs="Times New Roman"/>
                  <w:sz w:val="28"/>
                  <w:szCs w:val="28"/>
                  <w:lang w:eastAsia="vi-VN"/>
                </w:rPr>
                <w:delText>OrderID</w:delText>
              </w:r>
            </w:del>
          </w:p>
        </w:tc>
        <w:tc>
          <w:tcPr>
            <w:tcW w:w="1893" w:type="dxa"/>
          </w:tcPr>
          <w:p w14:paraId="08F8B8FB" w14:textId="77777777" w:rsidR="00D40B91" w:rsidRPr="00081AF8" w:rsidDel="00E37E31" w:rsidRDefault="00D40B91" w:rsidP="00081AF8">
            <w:pPr>
              <w:spacing w:line="360" w:lineRule="auto"/>
              <w:jc w:val="both"/>
              <w:rPr>
                <w:del w:id="3818" w:author="admin" w:date="2022-12-12T09:28:00Z"/>
                <w:rFonts w:ascii="Times New Roman" w:eastAsia="Calibri" w:hAnsi="Times New Roman" w:cs="Times New Roman"/>
                <w:sz w:val="28"/>
                <w:szCs w:val="28"/>
                <w:lang w:eastAsia="vi-VN"/>
              </w:rPr>
            </w:pPr>
            <w:del w:id="3819" w:author="admin" w:date="2022-12-12T09:28:00Z">
              <w:r w:rsidRPr="00081AF8" w:rsidDel="00E37E31">
                <w:rPr>
                  <w:rFonts w:ascii="Times New Roman" w:eastAsia="Calibri" w:hAnsi="Times New Roman" w:cs="Times New Roman"/>
                  <w:sz w:val="28"/>
                  <w:szCs w:val="28"/>
                  <w:lang w:eastAsia="vi-VN"/>
                </w:rPr>
                <w:delText>Int</w:delText>
              </w:r>
            </w:del>
          </w:p>
        </w:tc>
        <w:tc>
          <w:tcPr>
            <w:tcW w:w="714" w:type="dxa"/>
          </w:tcPr>
          <w:p w14:paraId="48DD34CD" w14:textId="77777777" w:rsidR="00D40B91" w:rsidRPr="00081AF8" w:rsidDel="00E37E31" w:rsidRDefault="00D40B91" w:rsidP="00081AF8">
            <w:pPr>
              <w:spacing w:line="360" w:lineRule="auto"/>
              <w:jc w:val="both"/>
              <w:rPr>
                <w:del w:id="3820" w:author="admin" w:date="2022-12-12T09:28:00Z"/>
                <w:rFonts w:ascii="Times New Roman" w:eastAsia="Calibri" w:hAnsi="Times New Roman" w:cs="Times New Roman"/>
                <w:sz w:val="28"/>
                <w:szCs w:val="28"/>
                <w:lang w:eastAsia="vi-VN"/>
              </w:rPr>
            </w:pPr>
          </w:p>
        </w:tc>
        <w:tc>
          <w:tcPr>
            <w:tcW w:w="1358" w:type="dxa"/>
          </w:tcPr>
          <w:p w14:paraId="693F6F1B" w14:textId="77777777" w:rsidR="00D40B91" w:rsidRPr="00081AF8" w:rsidDel="00E37E31" w:rsidRDefault="00D40B91" w:rsidP="00081AF8">
            <w:pPr>
              <w:spacing w:line="360" w:lineRule="auto"/>
              <w:jc w:val="both"/>
              <w:rPr>
                <w:del w:id="3821" w:author="admin" w:date="2022-12-12T09:28:00Z"/>
                <w:rFonts w:ascii="Times New Roman" w:eastAsia="Calibri" w:hAnsi="Times New Roman" w:cs="Times New Roman"/>
                <w:sz w:val="28"/>
                <w:szCs w:val="28"/>
                <w:lang w:val="vi-VN" w:eastAsia="vi-VN"/>
              </w:rPr>
            </w:pPr>
            <w:del w:id="3822" w:author="admin" w:date="2022-12-12T09:28:00Z">
              <w:r w:rsidRPr="00081AF8" w:rsidDel="00E37E31">
                <w:rPr>
                  <w:rFonts w:ascii="Times New Roman" w:eastAsia="Calibri" w:hAnsi="Times New Roman" w:cs="Times New Roman"/>
                  <w:sz w:val="28"/>
                  <w:szCs w:val="28"/>
                  <w:lang w:val="vi-VN" w:eastAsia="vi-VN"/>
                </w:rPr>
                <w:delText>Khóa chính</w:delText>
              </w:r>
            </w:del>
          </w:p>
        </w:tc>
        <w:tc>
          <w:tcPr>
            <w:tcW w:w="1916" w:type="dxa"/>
          </w:tcPr>
          <w:p w14:paraId="41965D23" w14:textId="77777777" w:rsidR="00D40B91" w:rsidRPr="00081AF8" w:rsidDel="00E37E31" w:rsidRDefault="00D40B91" w:rsidP="00081AF8">
            <w:pPr>
              <w:spacing w:line="360" w:lineRule="auto"/>
              <w:jc w:val="both"/>
              <w:rPr>
                <w:del w:id="3823" w:author="admin" w:date="2022-12-12T09:28:00Z"/>
                <w:rFonts w:ascii="Times New Roman" w:eastAsia="Calibri" w:hAnsi="Times New Roman" w:cs="Times New Roman"/>
                <w:vanish/>
                <w:sz w:val="28"/>
                <w:szCs w:val="28"/>
                <w:lang w:eastAsia="vi-VN"/>
              </w:rPr>
            </w:pPr>
            <w:del w:id="3824" w:author="admin" w:date="2022-12-12T09:28:00Z">
              <w:r w:rsidRPr="00081AF8" w:rsidDel="00E37E31">
                <w:rPr>
                  <w:rFonts w:ascii="Times New Roman" w:eastAsia="Calibri" w:hAnsi="Times New Roman" w:cs="Times New Roman"/>
                  <w:sz w:val="28"/>
                  <w:szCs w:val="28"/>
                  <w:lang w:eastAsia="vi-VN"/>
                </w:rPr>
                <w:delText>Mã đơn hàng</w:delText>
              </w:r>
              <w:r w:rsidRPr="00081AF8" w:rsidDel="00E37E31">
                <w:rPr>
                  <w:rFonts w:ascii="Times New Roman" w:eastAsia="Calibri" w:hAnsi="Times New Roman" w:cs="Times New Roman"/>
                  <w:vanish/>
                  <w:sz w:val="28"/>
                  <w:szCs w:val="28"/>
                  <w:lang w:eastAsia="vi-VN"/>
                </w:rPr>
                <w:delText xml:space="preserve"> NHang</w:delText>
              </w:r>
            </w:del>
          </w:p>
        </w:tc>
      </w:tr>
      <w:tr w:rsidR="00D40B91" w:rsidRPr="00081AF8" w:rsidDel="00E37E31" w14:paraId="11BF9C72" w14:textId="77777777" w:rsidTr="00E305A5">
        <w:trPr>
          <w:jc w:val="center"/>
          <w:del w:id="3825" w:author="admin" w:date="2022-12-12T09:28:00Z"/>
        </w:trPr>
        <w:tc>
          <w:tcPr>
            <w:tcW w:w="726" w:type="dxa"/>
          </w:tcPr>
          <w:p w14:paraId="066705F7" w14:textId="77777777" w:rsidR="00D40B91" w:rsidRPr="00081AF8" w:rsidDel="00E37E31" w:rsidRDefault="00D40B91" w:rsidP="00081AF8">
            <w:pPr>
              <w:spacing w:line="360" w:lineRule="auto"/>
              <w:jc w:val="both"/>
              <w:rPr>
                <w:del w:id="3826" w:author="admin" w:date="2022-12-12T09:28:00Z"/>
                <w:rFonts w:ascii="Times New Roman" w:eastAsia="Calibri" w:hAnsi="Times New Roman" w:cs="Times New Roman"/>
                <w:sz w:val="28"/>
                <w:szCs w:val="28"/>
                <w:lang w:val="vi-VN" w:eastAsia="vi-VN"/>
              </w:rPr>
            </w:pPr>
            <w:del w:id="3827" w:author="admin" w:date="2022-12-12T09:28:00Z">
              <w:r w:rsidRPr="00081AF8" w:rsidDel="00E37E31">
                <w:rPr>
                  <w:rFonts w:ascii="Times New Roman" w:eastAsia="Calibri" w:hAnsi="Times New Roman" w:cs="Times New Roman"/>
                  <w:sz w:val="28"/>
                  <w:szCs w:val="28"/>
                  <w:lang w:val="vi-VN" w:eastAsia="vi-VN"/>
                </w:rPr>
                <w:delText>2</w:delText>
              </w:r>
            </w:del>
          </w:p>
        </w:tc>
        <w:tc>
          <w:tcPr>
            <w:tcW w:w="2658" w:type="dxa"/>
          </w:tcPr>
          <w:p w14:paraId="395C9997" w14:textId="77777777" w:rsidR="00D40B91" w:rsidRPr="00081AF8" w:rsidDel="00E37E31" w:rsidRDefault="00D40B91" w:rsidP="00081AF8">
            <w:pPr>
              <w:spacing w:line="360" w:lineRule="auto"/>
              <w:jc w:val="both"/>
              <w:rPr>
                <w:del w:id="3828" w:author="admin" w:date="2022-12-12T09:28:00Z"/>
                <w:rFonts w:ascii="Times New Roman" w:eastAsia="Calibri" w:hAnsi="Times New Roman" w:cs="Times New Roman"/>
                <w:sz w:val="28"/>
                <w:szCs w:val="28"/>
                <w:lang w:eastAsia="vi-VN"/>
              </w:rPr>
            </w:pPr>
            <w:del w:id="3829" w:author="admin" w:date="2022-12-12T09:28:00Z">
              <w:r w:rsidRPr="00081AF8" w:rsidDel="00E37E31">
                <w:rPr>
                  <w:rFonts w:ascii="Times New Roman" w:eastAsia="Calibri" w:hAnsi="Times New Roman" w:cs="Times New Roman"/>
                  <w:sz w:val="28"/>
                  <w:szCs w:val="28"/>
                  <w:lang w:eastAsia="vi-VN"/>
                </w:rPr>
                <w:delText>UserID</w:delText>
              </w:r>
            </w:del>
          </w:p>
        </w:tc>
        <w:tc>
          <w:tcPr>
            <w:tcW w:w="1893" w:type="dxa"/>
          </w:tcPr>
          <w:p w14:paraId="307D0CEC" w14:textId="77777777" w:rsidR="00D40B91" w:rsidRPr="00081AF8" w:rsidDel="00E37E31" w:rsidRDefault="00D40B91" w:rsidP="00081AF8">
            <w:pPr>
              <w:spacing w:line="360" w:lineRule="auto"/>
              <w:jc w:val="both"/>
              <w:rPr>
                <w:del w:id="3830" w:author="admin" w:date="2022-12-12T09:28:00Z"/>
                <w:rFonts w:ascii="Times New Roman" w:eastAsia="Calibri" w:hAnsi="Times New Roman" w:cs="Times New Roman"/>
                <w:sz w:val="28"/>
                <w:szCs w:val="28"/>
                <w:lang w:eastAsia="vi-VN"/>
              </w:rPr>
            </w:pPr>
            <w:del w:id="3831" w:author="admin" w:date="2022-12-12T09:28:00Z">
              <w:r w:rsidRPr="00081AF8" w:rsidDel="00E37E31">
                <w:rPr>
                  <w:rFonts w:ascii="Times New Roman" w:eastAsia="Calibri" w:hAnsi="Times New Roman" w:cs="Times New Roman"/>
                  <w:sz w:val="28"/>
                  <w:szCs w:val="28"/>
                  <w:lang w:eastAsia="vi-VN"/>
                </w:rPr>
                <w:delText>Int</w:delText>
              </w:r>
            </w:del>
          </w:p>
        </w:tc>
        <w:tc>
          <w:tcPr>
            <w:tcW w:w="714" w:type="dxa"/>
          </w:tcPr>
          <w:p w14:paraId="4865961F" w14:textId="77777777" w:rsidR="00D40B91" w:rsidRPr="00081AF8" w:rsidDel="00E37E31" w:rsidRDefault="00D40B91" w:rsidP="00081AF8">
            <w:pPr>
              <w:spacing w:line="360" w:lineRule="auto"/>
              <w:jc w:val="both"/>
              <w:rPr>
                <w:del w:id="3832" w:author="admin" w:date="2022-12-12T09:28:00Z"/>
                <w:rFonts w:ascii="Times New Roman" w:eastAsia="Calibri" w:hAnsi="Times New Roman" w:cs="Times New Roman"/>
                <w:sz w:val="28"/>
                <w:szCs w:val="28"/>
                <w:lang w:eastAsia="vi-VN"/>
              </w:rPr>
            </w:pPr>
          </w:p>
        </w:tc>
        <w:tc>
          <w:tcPr>
            <w:tcW w:w="1358" w:type="dxa"/>
          </w:tcPr>
          <w:p w14:paraId="7C3CFBAC" w14:textId="77777777" w:rsidR="00D40B91" w:rsidRPr="00081AF8" w:rsidDel="00E37E31" w:rsidRDefault="00D40B91" w:rsidP="00081AF8">
            <w:pPr>
              <w:spacing w:line="360" w:lineRule="auto"/>
              <w:jc w:val="both"/>
              <w:rPr>
                <w:del w:id="3833" w:author="admin" w:date="2022-12-12T09:28:00Z"/>
                <w:rFonts w:ascii="Times New Roman" w:eastAsia="Calibri" w:hAnsi="Times New Roman" w:cs="Times New Roman"/>
                <w:sz w:val="28"/>
                <w:szCs w:val="28"/>
                <w:lang w:eastAsia="vi-VN"/>
              </w:rPr>
            </w:pPr>
            <w:del w:id="3834" w:author="admin" w:date="2022-12-12T09:28:00Z">
              <w:r w:rsidRPr="00081AF8" w:rsidDel="00E37E31">
                <w:rPr>
                  <w:rFonts w:ascii="Times New Roman" w:eastAsia="Calibri" w:hAnsi="Times New Roman" w:cs="Times New Roman"/>
                  <w:sz w:val="28"/>
                  <w:szCs w:val="28"/>
                  <w:lang w:eastAsia="vi-VN"/>
                </w:rPr>
                <w:delText>Khóa Phụ</w:delText>
              </w:r>
            </w:del>
          </w:p>
        </w:tc>
        <w:tc>
          <w:tcPr>
            <w:tcW w:w="1916" w:type="dxa"/>
          </w:tcPr>
          <w:p w14:paraId="4A900293" w14:textId="77777777" w:rsidR="00D40B91" w:rsidRPr="00081AF8" w:rsidDel="00E37E31" w:rsidRDefault="00D40B91" w:rsidP="00081AF8">
            <w:pPr>
              <w:spacing w:line="360" w:lineRule="auto"/>
              <w:jc w:val="both"/>
              <w:rPr>
                <w:del w:id="3835" w:author="admin" w:date="2022-12-12T09:28:00Z"/>
                <w:rFonts w:ascii="Times New Roman" w:eastAsia="Calibri" w:hAnsi="Times New Roman" w:cs="Times New Roman"/>
                <w:sz w:val="28"/>
                <w:szCs w:val="28"/>
                <w:lang w:eastAsia="vi-VN"/>
              </w:rPr>
            </w:pPr>
            <w:del w:id="3836" w:author="admin" w:date="2022-12-12T09:28:00Z">
              <w:r w:rsidRPr="00081AF8" w:rsidDel="00E37E31">
                <w:rPr>
                  <w:rFonts w:ascii="Times New Roman" w:eastAsia="Calibri" w:hAnsi="Times New Roman" w:cs="Times New Roman"/>
                  <w:sz w:val="28"/>
                  <w:szCs w:val="28"/>
                  <w:lang w:eastAsia="vi-VN"/>
                </w:rPr>
                <w:delText>Mã khách hàng</w:delText>
              </w:r>
            </w:del>
          </w:p>
        </w:tc>
      </w:tr>
      <w:tr w:rsidR="00D40B91" w:rsidRPr="00081AF8" w:rsidDel="00E37E31" w14:paraId="342E9181" w14:textId="77777777" w:rsidTr="00E305A5">
        <w:trPr>
          <w:jc w:val="center"/>
          <w:del w:id="3837" w:author="admin" w:date="2022-12-12T09:28:00Z"/>
        </w:trPr>
        <w:tc>
          <w:tcPr>
            <w:tcW w:w="726" w:type="dxa"/>
          </w:tcPr>
          <w:p w14:paraId="7EE1691F" w14:textId="77777777" w:rsidR="00D40B91" w:rsidRPr="00081AF8" w:rsidDel="00E37E31" w:rsidRDefault="00D40B91" w:rsidP="00081AF8">
            <w:pPr>
              <w:spacing w:line="360" w:lineRule="auto"/>
              <w:jc w:val="both"/>
              <w:rPr>
                <w:del w:id="3838" w:author="admin" w:date="2022-12-12T09:28:00Z"/>
                <w:rFonts w:ascii="Times New Roman" w:eastAsia="Calibri" w:hAnsi="Times New Roman" w:cs="Times New Roman"/>
                <w:sz w:val="28"/>
                <w:szCs w:val="28"/>
                <w:lang w:eastAsia="vi-VN"/>
              </w:rPr>
            </w:pPr>
            <w:del w:id="3839" w:author="admin" w:date="2022-12-12T09:28:00Z">
              <w:r w:rsidRPr="00081AF8" w:rsidDel="00E37E31">
                <w:rPr>
                  <w:rFonts w:ascii="Times New Roman" w:eastAsia="Calibri" w:hAnsi="Times New Roman" w:cs="Times New Roman"/>
                  <w:sz w:val="28"/>
                  <w:szCs w:val="28"/>
                  <w:lang w:eastAsia="vi-VN"/>
                </w:rPr>
                <w:delText>3</w:delText>
              </w:r>
            </w:del>
          </w:p>
        </w:tc>
        <w:tc>
          <w:tcPr>
            <w:tcW w:w="2658" w:type="dxa"/>
          </w:tcPr>
          <w:p w14:paraId="288AD4CE" w14:textId="77777777" w:rsidR="00D40B91" w:rsidRPr="00081AF8" w:rsidDel="00E37E31" w:rsidRDefault="00D40B91" w:rsidP="00081AF8">
            <w:pPr>
              <w:spacing w:line="360" w:lineRule="auto"/>
              <w:jc w:val="both"/>
              <w:rPr>
                <w:del w:id="3840" w:author="admin" w:date="2022-12-12T09:28:00Z"/>
                <w:rFonts w:ascii="Times New Roman" w:eastAsia="Calibri" w:hAnsi="Times New Roman" w:cs="Times New Roman"/>
                <w:sz w:val="28"/>
                <w:szCs w:val="28"/>
                <w:lang w:eastAsia="vi-VN"/>
              </w:rPr>
            </w:pPr>
            <w:del w:id="3841" w:author="admin" w:date="2022-12-12T09:28:00Z">
              <w:r w:rsidRPr="00081AF8" w:rsidDel="00E37E31">
                <w:rPr>
                  <w:rFonts w:ascii="Times New Roman" w:eastAsia="Calibri" w:hAnsi="Times New Roman" w:cs="Times New Roman"/>
                  <w:sz w:val="28"/>
                  <w:szCs w:val="28"/>
                  <w:lang w:eastAsia="vi-VN"/>
                </w:rPr>
                <w:delText>Total</w:delText>
              </w:r>
            </w:del>
          </w:p>
        </w:tc>
        <w:tc>
          <w:tcPr>
            <w:tcW w:w="1893" w:type="dxa"/>
          </w:tcPr>
          <w:p w14:paraId="7112B721" w14:textId="77777777" w:rsidR="00D40B91" w:rsidRPr="00081AF8" w:rsidDel="00E37E31" w:rsidRDefault="00D40B91" w:rsidP="00081AF8">
            <w:pPr>
              <w:spacing w:line="360" w:lineRule="auto"/>
              <w:jc w:val="both"/>
              <w:rPr>
                <w:del w:id="3842" w:author="admin" w:date="2022-12-12T09:28:00Z"/>
                <w:rFonts w:ascii="Times New Roman" w:eastAsia="Calibri" w:hAnsi="Times New Roman" w:cs="Times New Roman"/>
                <w:sz w:val="28"/>
                <w:szCs w:val="28"/>
                <w:lang w:eastAsia="vi-VN"/>
              </w:rPr>
            </w:pPr>
            <w:del w:id="3843" w:author="admin" w:date="2022-12-12T09:28:00Z">
              <w:r w:rsidRPr="00081AF8" w:rsidDel="00E37E31">
                <w:rPr>
                  <w:rFonts w:ascii="Times New Roman" w:eastAsia="Calibri" w:hAnsi="Times New Roman" w:cs="Times New Roman"/>
                  <w:sz w:val="28"/>
                  <w:szCs w:val="28"/>
                  <w:lang w:eastAsia="vi-VN"/>
                </w:rPr>
                <w:delText>Int</w:delText>
              </w:r>
            </w:del>
          </w:p>
        </w:tc>
        <w:tc>
          <w:tcPr>
            <w:tcW w:w="714" w:type="dxa"/>
          </w:tcPr>
          <w:p w14:paraId="76085416" w14:textId="77777777" w:rsidR="00D40B91" w:rsidRPr="00081AF8" w:rsidDel="00E37E31" w:rsidRDefault="00D40B91" w:rsidP="00081AF8">
            <w:pPr>
              <w:spacing w:line="360" w:lineRule="auto"/>
              <w:jc w:val="both"/>
              <w:rPr>
                <w:del w:id="3844" w:author="admin" w:date="2022-12-12T09:28:00Z"/>
                <w:rFonts w:ascii="Times New Roman" w:eastAsia="Calibri" w:hAnsi="Times New Roman" w:cs="Times New Roman"/>
                <w:sz w:val="28"/>
                <w:szCs w:val="28"/>
                <w:lang w:eastAsia="vi-VN"/>
              </w:rPr>
            </w:pPr>
            <w:del w:id="3845" w:author="admin" w:date="2022-12-12T09:28:00Z">
              <w:r w:rsidRPr="00081AF8" w:rsidDel="00E37E31">
                <w:rPr>
                  <w:rFonts w:ascii="Times New Roman" w:eastAsia="Calibri" w:hAnsi="Times New Roman" w:cs="Times New Roman"/>
                  <w:sz w:val="28"/>
                  <w:szCs w:val="28"/>
                  <w:lang w:eastAsia="vi-VN"/>
                </w:rPr>
                <w:delText>x</w:delText>
              </w:r>
            </w:del>
          </w:p>
        </w:tc>
        <w:tc>
          <w:tcPr>
            <w:tcW w:w="1358" w:type="dxa"/>
          </w:tcPr>
          <w:p w14:paraId="388ECDCC" w14:textId="77777777" w:rsidR="00D40B91" w:rsidRPr="00081AF8" w:rsidDel="00E37E31" w:rsidRDefault="00D40B91" w:rsidP="00081AF8">
            <w:pPr>
              <w:spacing w:line="360" w:lineRule="auto"/>
              <w:jc w:val="both"/>
              <w:rPr>
                <w:del w:id="3846" w:author="admin" w:date="2022-12-12T09:28:00Z"/>
                <w:rFonts w:ascii="Times New Roman" w:eastAsia="Calibri" w:hAnsi="Times New Roman" w:cs="Times New Roman"/>
                <w:sz w:val="28"/>
                <w:szCs w:val="28"/>
                <w:lang w:val="vi-VN" w:eastAsia="vi-VN"/>
              </w:rPr>
            </w:pPr>
          </w:p>
        </w:tc>
        <w:tc>
          <w:tcPr>
            <w:tcW w:w="1916" w:type="dxa"/>
          </w:tcPr>
          <w:p w14:paraId="5979E40C" w14:textId="77777777" w:rsidR="00D40B91" w:rsidRPr="00081AF8" w:rsidDel="00E37E31" w:rsidRDefault="00D40B91" w:rsidP="00081AF8">
            <w:pPr>
              <w:spacing w:line="360" w:lineRule="auto"/>
              <w:jc w:val="both"/>
              <w:rPr>
                <w:del w:id="3847" w:author="admin" w:date="2022-12-12T09:28:00Z"/>
                <w:rFonts w:ascii="Times New Roman" w:eastAsia="Calibri" w:hAnsi="Times New Roman" w:cs="Times New Roman"/>
                <w:sz w:val="28"/>
                <w:szCs w:val="28"/>
                <w:lang w:eastAsia="vi-VN"/>
              </w:rPr>
            </w:pPr>
            <w:del w:id="3848" w:author="admin" w:date="2022-12-12T09:28:00Z">
              <w:r w:rsidRPr="00081AF8" w:rsidDel="00E37E31">
                <w:rPr>
                  <w:rFonts w:ascii="Times New Roman" w:eastAsia="Calibri" w:hAnsi="Times New Roman" w:cs="Times New Roman"/>
                  <w:sz w:val="28"/>
                  <w:szCs w:val="28"/>
                  <w:lang w:eastAsia="vi-VN"/>
                </w:rPr>
                <w:delText>Tổng tiền</w:delText>
              </w:r>
            </w:del>
          </w:p>
        </w:tc>
      </w:tr>
      <w:tr w:rsidR="00D40B91" w:rsidRPr="00081AF8" w:rsidDel="00E37E31" w14:paraId="6E0103AC" w14:textId="77777777" w:rsidTr="00E305A5">
        <w:trPr>
          <w:jc w:val="center"/>
          <w:del w:id="3849" w:author="admin" w:date="2022-12-12T09:28:00Z"/>
        </w:trPr>
        <w:tc>
          <w:tcPr>
            <w:tcW w:w="726" w:type="dxa"/>
          </w:tcPr>
          <w:p w14:paraId="7990BFFA" w14:textId="77777777" w:rsidR="00D40B91" w:rsidRPr="00081AF8" w:rsidDel="00E37E31" w:rsidRDefault="00D40B91" w:rsidP="00081AF8">
            <w:pPr>
              <w:spacing w:line="360" w:lineRule="auto"/>
              <w:jc w:val="both"/>
              <w:rPr>
                <w:del w:id="3850" w:author="admin" w:date="2022-12-12T09:28:00Z"/>
                <w:rFonts w:ascii="Times New Roman" w:eastAsia="Calibri" w:hAnsi="Times New Roman" w:cs="Times New Roman"/>
                <w:sz w:val="28"/>
                <w:szCs w:val="28"/>
                <w:lang w:eastAsia="vi-VN"/>
              </w:rPr>
            </w:pPr>
            <w:del w:id="3851" w:author="admin" w:date="2022-12-12T09:28:00Z">
              <w:r w:rsidRPr="00081AF8" w:rsidDel="00E37E31">
                <w:rPr>
                  <w:rFonts w:ascii="Times New Roman" w:eastAsia="Calibri" w:hAnsi="Times New Roman" w:cs="Times New Roman"/>
                  <w:sz w:val="28"/>
                  <w:szCs w:val="28"/>
                  <w:lang w:eastAsia="vi-VN"/>
                </w:rPr>
                <w:delText>4</w:delText>
              </w:r>
            </w:del>
          </w:p>
        </w:tc>
        <w:tc>
          <w:tcPr>
            <w:tcW w:w="2658" w:type="dxa"/>
          </w:tcPr>
          <w:p w14:paraId="4121C9EA" w14:textId="77777777" w:rsidR="00D40B91" w:rsidRPr="00081AF8" w:rsidDel="00E37E31" w:rsidRDefault="00D40B91" w:rsidP="00081AF8">
            <w:pPr>
              <w:spacing w:line="360" w:lineRule="auto"/>
              <w:jc w:val="both"/>
              <w:rPr>
                <w:del w:id="3852" w:author="admin" w:date="2022-12-12T09:28:00Z"/>
                <w:rFonts w:ascii="Times New Roman" w:eastAsia="Calibri" w:hAnsi="Times New Roman" w:cs="Times New Roman"/>
                <w:sz w:val="28"/>
                <w:szCs w:val="28"/>
                <w:lang w:eastAsia="vi-VN"/>
              </w:rPr>
            </w:pPr>
            <w:del w:id="3853" w:author="admin" w:date="2022-12-12T09:28:00Z">
              <w:r w:rsidRPr="00081AF8" w:rsidDel="00E37E31">
                <w:rPr>
                  <w:rFonts w:ascii="Times New Roman" w:eastAsia="Calibri" w:hAnsi="Times New Roman" w:cs="Times New Roman"/>
                  <w:sz w:val="28"/>
                  <w:szCs w:val="28"/>
                  <w:lang w:eastAsia="vi-VN"/>
                </w:rPr>
                <w:delText>Address</w:delText>
              </w:r>
            </w:del>
          </w:p>
        </w:tc>
        <w:tc>
          <w:tcPr>
            <w:tcW w:w="1893" w:type="dxa"/>
          </w:tcPr>
          <w:p w14:paraId="484BE5A8" w14:textId="77777777" w:rsidR="00D40B91" w:rsidRPr="00081AF8" w:rsidDel="00E37E31" w:rsidRDefault="00D40B91" w:rsidP="00081AF8">
            <w:pPr>
              <w:spacing w:line="360" w:lineRule="auto"/>
              <w:jc w:val="both"/>
              <w:rPr>
                <w:del w:id="3854" w:author="admin" w:date="2022-12-12T09:28:00Z"/>
                <w:rFonts w:ascii="Times New Roman" w:eastAsia="Calibri" w:hAnsi="Times New Roman" w:cs="Times New Roman"/>
                <w:sz w:val="28"/>
                <w:szCs w:val="28"/>
                <w:lang w:eastAsia="vi-VN"/>
              </w:rPr>
            </w:pPr>
            <w:del w:id="3855" w:author="admin" w:date="2022-12-12T09:28:00Z">
              <w:r w:rsidRPr="00081AF8" w:rsidDel="00E37E31">
                <w:rPr>
                  <w:rFonts w:ascii="Times New Roman" w:eastAsia="Calibri" w:hAnsi="Times New Roman" w:cs="Times New Roman"/>
                  <w:sz w:val="28"/>
                  <w:szCs w:val="28"/>
                  <w:lang w:eastAsia="vi-VN"/>
                </w:rPr>
                <w:delText>Varchar(255)</w:delText>
              </w:r>
            </w:del>
          </w:p>
        </w:tc>
        <w:tc>
          <w:tcPr>
            <w:tcW w:w="714" w:type="dxa"/>
          </w:tcPr>
          <w:p w14:paraId="22B63B18" w14:textId="77777777" w:rsidR="00D40B91" w:rsidRPr="00081AF8" w:rsidDel="00E37E31" w:rsidRDefault="00D40B91" w:rsidP="00081AF8">
            <w:pPr>
              <w:spacing w:line="360" w:lineRule="auto"/>
              <w:jc w:val="both"/>
              <w:rPr>
                <w:del w:id="3856" w:author="admin" w:date="2022-12-12T09:28:00Z"/>
                <w:rFonts w:ascii="Times New Roman" w:eastAsia="Calibri" w:hAnsi="Times New Roman" w:cs="Times New Roman"/>
                <w:sz w:val="28"/>
                <w:szCs w:val="28"/>
                <w:lang w:eastAsia="vi-VN"/>
              </w:rPr>
            </w:pPr>
            <w:del w:id="3857" w:author="admin" w:date="2022-12-12T09:28:00Z">
              <w:r w:rsidRPr="00081AF8" w:rsidDel="00E37E31">
                <w:rPr>
                  <w:rFonts w:ascii="Times New Roman" w:eastAsia="Calibri" w:hAnsi="Times New Roman" w:cs="Times New Roman"/>
                  <w:sz w:val="28"/>
                  <w:szCs w:val="28"/>
                  <w:lang w:eastAsia="vi-VN"/>
                </w:rPr>
                <w:delText>x</w:delText>
              </w:r>
            </w:del>
          </w:p>
        </w:tc>
        <w:tc>
          <w:tcPr>
            <w:tcW w:w="1358" w:type="dxa"/>
          </w:tcPr>
          <w:p w14:paraId="4405D21F" w14:textId="77777777" w:rsidR="00D40B91" w:rsidRPr="00081AF8" w:rsidDel="00E37E31" w:rsidRDefault="00D40B91" w:rsidP="00081AF8">
            <w:pPr>
              <w:spacing w:line="360" w:lineRule="auto"/>
              <w:jc w:val="both"/>
              <w:rPr>
                <w:del w:id="3858" w:author="admin" w:date="2022-12-12T09:28:00Z"/>
                <w:rFonts w:ascii="Times New Roman" w:eastAsia="Calibri" w:hAnsi="Times New Roman" w:cs="Times New Roman"/>
                <w:sz w:val="28"/>
                <w:szCs w:val="28"/>
                <w:lang w:val="vi-VN" w:eastAsia="vi-VN"/>
              </w:rPr>
            </w:pPr>
          </w:p>
        </w:tc>
        <w:tc>
          <w:tcPr>
            <w:tcW w:w="1916" w:type="dxa"/>
          </w:tcPr>
          <w:p w14:paraId="2E5AD743" w14:textId="77777777" w:rsidR="00D40B91" w:rsidRPr="00081AF8" w:rsidDel="00E37E31" w:rsidRDefault="00D40B91" w:rsidP="00081AF8">
            <w:pPr>
              <w:spacing w:line="360" w:lineRule="auto"/>
              <w:jc w:val="both"/>
              <w:rPr>
                <w:del w:id="3859" w:author="admin" w:date="2022-12-12T09:28:00Z"/>
                <w:rFonts w:ascii="Times New Roman" w:eastAsia="Calibri" w:hAnsi="Times New Roman" w:cs="Times New Roman"/>
                <w:sz w:val="28"/>
                <w:szCs w:val="28"/>
                <w:lang w:eastAsia="vi-VN"/>
              </w:rPr>
            </w:pPr>
            <w:del w:id="3860" w:author="admin" w:date="2022-12-12T09:28:00Z">
              <w:r w:rsidRPr="00081AF8" w:rsidDel="00E37E31">
                <w:rPr>
                  <w:rFonts w:ascii="Times New Roman" w:eastAsia="Calibri" w:hAnsi="Times New Roman" w:cs="Times New Roman"/>
                  <w:sz w:val="28"/>
                  <w:szCs w:val="28"/>
                  <w:lang w:eastAsia="vi-VN"/>
                </w:rPr>
                <w:delText>Địa chỉ</w:delText>
              </w:r>
            </w:del>
          </w:p>
        </w:tc>
      </w:tr>
      <w:tr w:rsidR="00D40B91" w:rsidRPr="00081AF8" w:rsidDel="00E37E31" w14:paraId="4C3D5B61" w14:textId="77777777" w:rsidTr="00E305A5">
        <w:trPr>
          <w:jc w:val="center"/>
          <w:del w:id="3861" w:author="admin" w:date="2022-12-12T09:28:00Z"/>
        </w:trPr>
        <w:tc>
          <w:tcPr>
            <w:tcW w:w="726" w:type="dxa"/>
          </w:tcPr>
          <w:p w14:paraId="37F6D1A0" w14:textId="77777777" w:rsidR="00D40B91" w:rsidRPr="00081AF8" w:rsidDel="00E37E31" w:rsidRDefault="00D40B91" w:rsidP="00081AF8">
            <w:pPr>
              <w:spacing w:line="360" w:lineRule="auto"/>
              <w:jc w:val="both"/>
              <w:rPr>
                <w:del w:id="3862" w:author="admin" w:date="2022-12-12T09:28:00Z"/>
                <w:rFonts w:ascii="Times New Roman" w:eastAsia="Calibri" w:hAnsi="Times New Roman" w:cs="Times New Roman"/>
                <w:sz w:val="28"/>
                <w:szCs w:val="28"/>
                <w:lang w:eastAsia="vi-VN"/>
              </w:rPr>
            </w:pPr>
            <w:del w:id="3863" w:author="admin" w:date="2022-12-12T09:28:00Z">
              <w:r w:rsidRPr="00081AF8" w:rsidDel="00E37E31">
                <w:rPr>
                  <w:rFonts w:ascii="Times New Roman" w:eastAsia="Calibri" w:hAnsi="Times New Roman" w:cs="Times New Roman"/>
                  <w:sz w:val="28"/>
                  <w:szCs w:val="28"/>
                  <w:lang w:eastAsia="vi-VN"/>
                </w:rPr>
                <w:delText>5</w:delText>
              </w:r>
            </w:del>
          </w:p>
        </w:tc>
        <w:tc>
          <w:tcPr>
            <w:tcW w:w="2658" w:type="dxa"/>
          </w:tcPr>
          <w:p w14:paraId="12D4AF95" w14:textId="77777777" w:rsidR="00D40B91" w:rsidRPr="00081AF8" w:rsidDel="00E37E31" w:rsidRDefault="00D40B91" w:rsidP="00081AF8">
            <w:pPr>
              <w:spacing w:line="360" w:lineRule="auto"/>
              <w:jc w:val="both"/>
              <w:rPr>
                <w:del w:id="3864" w:author="admin" w:date="2022-12-12T09:28:00Z"/>
                <w:rFonts w:ascii="Times New Roman" w:eastAsia="Calibri" w:hAnsi="Times New Roman" w:cs="Times New Roman"/>
                <w:sz w:val="28"/>
                <w:szCs w:val="28"/>
                <w:lang w:eastAsia="vi-VN"/>
              </w:rPr>
            </w:pPr>
            <w:del w:id="3865" w:author="admin" w:date="2022-12-12T09:28:00Z">
              <w:r w:rsidRPr="00081AF8" w:rsidDel="00E37E31">
                <w:rPr>
                  <w:rFonts w:ascii="Times New Roman" w:eastAsia="Calibri" w:hAnsi="Times New Roman" w:cs="Times New Roman"/>
                  <w:sz w:val="28"/>
                  <w:szCs w:val="28"/>
                  <w:lang w:eastAsia="vi-VN"/>
                </w:rPr>
                <w:delText>OrderDate</w:delText>
              </w:r>
            </w:del>
          </w:p>
        </w:tc>
        <w:tc>
          <w:tcPr>
            <w:tcW w:w="1893" w:type="dxa"/>
          </w:tcPr>
          <w:p w14:paraId="0460B369" w14:textId="77777777" w:rsidR="00D40B91" w:rsidRPr="00081AF8" w:rsidDel="00E37E31" w:rsidRDefault="00D40B91" w:rsidP="00081AF8">
            <w:pPr>
              <w:spacing w:line="360" w:lineRule="auto"/>
              <w:jc w:val="both"/>
              <w:rPr>
                <w:del w:id="3866" w:author="admin" w:date="2022-12-12T09:28:00Z"/>
                <w:rFonts w:ascii="Times New Roman" w:eastAsia="Calibri" w:hAnsi="Times New Roman" w:cs="Times New Roman"/>
                <w:sz w:val="28"/>
                <w:szCs w:val="28"/>
                <w:lang w:eastAsia="vi-VN"/>
              </w:rPr>
            </w:pPr>
            <w:del w:id="3867" w:author="admin" w:date="2022-12-12T09:28:00Z">
              <w:r w:rsidRPr="00081AF8" w:rsidDel="00E37E31">
                <w:rPr>
                  <w:rFonts w:ascii="Times New Roman" w:eastAsia="Calibri" w:hAnsi="Times New Roman" w:cs="Times New Roman"/>
                  <w:sz w:val="28"/>
                  <w:szCs w:val="28"/>
                  <w:lang w:eastAsia="vi-VN"/>
                </w:rPr>
                <w:delText>Timestamp</w:delText>
              </w:r>
            </w:del>
          </w:p>
        </w:tc>
        <w:tc>
          <w:tcPr>
            <w:tcW w:w="714" w:type="dxa"/>
          </w:tcPr>
          <w:p w14:paraId="0CCF732D" w14:textId="77777777" w:rsidR="00D40B91" w:rsidRPr="00081AF8" w:rsidDel="00E37E31" w:rsidRDefault="00D40B91" w:rsidP="00081AF8">
            <w:pPr>
              <w:spacing w:line="360" w:lineRule="auto"/>
              <w:jc w:val="both"/>
              <w:rPr>
                <w:del w:id="3868" w:author="admin" w:date="2022-12-12T09:28:00Z"/>
                <w:rFonts w:ascii="Times New Roman" w:eastAsia="Calibri" w:hAnsi="Times New Roman" w:cs="Times New Roman"/>
                <w:sz w:val="28"/>
                <w:szCs w:val="28"/>
                <w:lang w:eastAsia="vi-VN"/>
              </w:rPr>
            </w:pPr>
            <w:del w:id="3869" w:author="admin" w:date="2022-12-12T09:28:00Z">
              <w:r w:rsidRPr="00081AF8" w:rsidDel="00E37E31">
                <w:rPr>
                  <w:rFonts w:ascii="Times New Roman" w:eastAsia="Calibri" w:hAnsi="Times New Roman" w:cs="Times New Roman"/>
                  <w:sz w:val="28"/>
                  <w:szCs w:val="28"/>
                  <w:lang w:eastAsia="vi-VN"/>
                </w:rPr>
                <w:delText>x</w:delText>
              </w:r>
            </w:del>
          </w:p>
        </w:tc>
        <w:tc>
          <w:tcPr>
            <w:tcW w:w="1358" w:type="dxa"/>
          </w:tcPr>
          <w:p w14:paraId="0D824963" w14:textId="77777777" w:rsidR="00D40B91" w:rsidRPr="00081AF8" w:rsidDel="00E37E31" w:rsidRDefault="00D40B91" w:rsidP="00081AF8">
            <w:pPr>
              <w:spacing w:line="360" w:lineRule="auto"/>
              <w:jc w:val="both"/>
              <w:rPr>
                <w:del w:id="3870" w:author="admin" w:date="2022-12-12T09:28:00Z"/>
                <w:rFonts w:ascii="Times New Roman" w:eastAsia="Calibri" w:hAnsi="Times New Roman" w:cs="Times New Roman"/>
                <w:sz w:val="28"/>
                <w:szCs w:val="28"/>
                <w:lang w:val="vi-VN" w:eastAsia="vi-VN"/>
              </w:rPr>
            </w:pPr>
          </w:p>
        </w:tc>
        <w:tc>
          <w:tcPr>
            <w:tcW w:w="1916" w:type="dxa"/>
          </w:tcPr>
          <w:p w14:paraId="5A460BBE" w14:textId="77777777" w:rsidR="00D40B91" w:rsidRPr="00081AF8" w:rsidDel="00E37E31" w:rsidRDefault="00D40B91" w:rsidP="00081AF8">
            <w:pPr>
              <w:spacing w:line="360" w:lineRule="auto"/>
              <w:jc w:val="both"/>
              <w:rPr>
                <w:del w:id="3871" w:author="admin" w:date="2022-12-12T09:28:00Z"/>
                <w:rFonts w:ascii="Times New Roman" w:eastAsia="Calibri" w:hAnsi="Times New Roman" w:cs="Times New Roman"/>
                <w:sz w:val="28"/>
                <w:szCs w:val="28"/>
                <w:lang w:eastAsia="vi-VN"/>
              </w:rPr>
            </w:pPr>
            <w:del w:id="3872" w:author="admin" w:date="2022-12-12T09:28:00Z">
              <w:r w:rsidRPr="00081AF8" w:rsidDel="00E37E31">
                <w:rPr>
                  <w:rFonts w:ascii="Times New Roman" w:eastAsia="Calibri" w:hAnsi="Times New Roman" w:cs="Times New Roman"/>
                  <w:sz w:val="28"/>
                  <w:szCs w:val="28"/>
                  <w:lang w:eastAsia="vi-VN"/>
                </w:rPr>
                <w:delText>Ngày đặt hàng</w:delText>
              </w:r>
            </w:del>
          </w:p>
        </w:tc>
      </w:tr>
      <w:tr w:rsidR="00D40B91" w:rsidRPr="00081AF8" w:rsidDel="00E37E31" w14:paraId="1781E0C6" w14:textId="77777777" w:rsidTr="00E305A5">
        <w:trPr>
          <w:jc w:val="center"/>
          <w:del w:id="3873" w:author="admin" w:date="2022-12-12T09:28:00Z"/>
        </w:trPr>
        <w:tc>
          <w:tcPr>
            <w:tcW w:w="726" w:type="dxa"/>
          </w:tcPr>
          <w:p w14:paraId="68E76C88" w14:textId="77777777" w:rsidR="00D40B91" w:rsidRPr="00081AF8" w:rsidDel="00E37E31" w:rsidRDefault="00D40B91" w:rsidP="00081AF8">
            <w:pPr>
              <w:spacing w:line="360" w:lineRule="auto"/>
              <w:jc w:val="both"/>
              <w:rPr>
                <w:del w:id="3874" w:author="admin" w:date="2022-12-12T09:28:00Z"/>
                <w:rFonts w:ascii="Times New Roman" w:eastAsia="Calibri" w:hAnsi="Times New Roman" w:cs="Times New Roman"/>
                <w:sz w:val="28"/>
                <w:szCs w:val="28"/>
                <w:lang w:eastAsia="vi-VN"/>
              </w:rPr>
            </w:pPr>
            <w:del w:id="3875" w:author="admin" w:date="2022-12-12T09:28:00Z">
              <w:r w:rsidRPr="00081AF8" w:rsidDel="00E37E31">
                <w:rPr>
                  <w:rFonts w:ascii="Times New Roman" w:eastAsia="Calibri" w:hAnsi="Times New Roman" w:cs="Times New Roman"/>
                  <w:sz w:val="28"/>
                  <w:szCs w:val="28"/>
                  <w:lang w:eastAsia="vi-VN"/>
                </w:rPr>
                <w:delText>6</w:delText>
              </w:r>
            </w:del>
          </w:p>
        </w:tc>
        <w:tc>
          <w:tcPr>
            <w:tcW w:w="2658" w:type="dxa"/>
          </w:tcPr>
          <w:p w14:paraId="113B8483" w14:textId="77777777" w:rsidR="00D40B91" w:rsidRPr="00081AF8" w:rsidDel="00E37E31" w:rsidRDefault="00D40B91" w:rsidP="00081AF8">
            <w:pPr>
              <w:spacing w:line="360" w:lineRule="auto"/>
              <w:jc w:val="both"/>
              <w:rPr>
                <w:del w:id="3876" w:author="admin" w:date="2022-12-12T09:28:00Z"/>
                <w:rFonts w:ascii="Times New Roman" w:eastAsia="Calibri" w:hAnsi="Times New Roman" w:cs="Times New Roman"/>
                <w:sz w:val="28"/>
                <w:szCs w:val="28"/>
                <w:lang w:eastAsia="vi-VN"/>
              </w:rPr>
            </w:pPr>
            <w:del w:id="3877" w:author="admin" w:date="2022-12-12T09:28:00Z">
              <w:r w:rsidRPr="00081AF8" w:rsidDel="00E37E31">
                <w:rPr>
                  <w:rFonts w:ascii="Times New Roman" w:eastAsia="Calibri" w:hAnsi="Times New Roman" w:cs="Times New Roman"/>
                  <w:sz w:val="28"/>
                  <w:szCs w:val="28"/>
                  <w:lang w:eastAsia="vi-VN"/>
                </w:rPr>
                <w:delText>Receiver</w:delText>
              </w:r>
            </w:del>
          </w:p>
        </w:tc>
        <w:tc>
          <w:tcPr>
            <w:tcW w:w="1893" w:type="dxa"/>
          </w:tcPr>
          <w:p w14:paraId="335746AB" w14:textId="77777777" w:rsidR="00D40B91" w:rsidRPr="00081AF8" w:rsidDel="00E37E31" w:rsidRDefault="00D40B91" w:rsidP="00081AF8">
            <w:pPr>
              <w:spacing w:line="360" w:lineRule="auto"/>
              <w:jc w:val="both"/>
              <w:rPr>
                <w:del w:id="3878" w:author="admin" w:date="2022-12-12T09:28:00Z"/>
                <w:rFonts w:ascii="Times New Roman" w:eastAsia="Calibri" w:hAnsi="Times New Roman" w:cs="Times New Roman"/>
                <w:sz w:val="28"/>
                <w:szCs w:val="28"/>
                <w:lang w:eastAsia="vi-VN"/>
              </w:rPr>
            </w:pPr>
            <w:del w:id="3879" w:author="admin" w:date="2022-12-12T09:28:00Z">
              <w:r w:rsidRPr="00081AF8" w:rsidDel="00E37E31">
                <w:rPr>
                  <w:rFonts w:ascii="Times New Roman" w:eastAsia="Calibri" w:hAnsi="Times New Roman" w:cs="Times New Roman"/>
                  <w:sz w:val="28"/>
                  <w:szCs w:val="28"/>
                  <w:lang w:eastAsia="vi-VN"/>
                </w:rPr>
                <w:delText>Varchar(255)</w:delText>
              </w:r>
            </w:del>
          </w:p>
        </w:tc>
        <w:tc>
          <w:tcPr>
            <w:tcW w:w="714" w:type="dxa"/>
          </w:tcPr>
          <w:p w14:paraId="363EE6FD" w14:textId="77777777" w:rsidR="00D40B91" w:rsidRPr="00081AF8" w:rsidDel="00E37E31" w:rsidRDefault="00D40B91" w:rsidP="00081AF8">
            <w:pPr>
              <w:spacing w:line="360" w:lineRule="auto"/>
              <w:jc w:val="both"/>
              <w:rPr>
                <w:del w:id="3880" w:author="admin" w:date="2022-12-12T09:28:00Z"/>
                <w:rFonts w:ascii="Times New Roman" w:eastAsia="Calibri" w:hAnsi="Times New Roman" w:cs="Times New Roman"/>
                <w:sz w:val="28"/>
                <w:szCs w:val="28"/>
                <w:lang w:eastAsia="vi-VN"/>
              </w:rPr>
            </w:pPr>
            <w:del w:id="3881" w:author="admin" w:date="2022-12-12T09:28:00Z">
              <w:r w:rsidRPr="00081AF8" w:rsidDel="00E37E31">
                <w:rPr>
                  <w:rFonts w:ascii="Times New Roman" w:eastAsia="Calibri" w:hAnsi="Times New Roman" w:cs="Times New Roman"/>
                  <w:sz w:val="28"/>
                  <w:szCs w:val="28"/>
                  <w:lang w:eastAsia="vi-VN"/>
                </w:rPr>
                <w:delText>x</w:delText>
              </w:r>
            </w:del>
          </w:p>
        </w:tc>
        <w:tc>
          <w:tcPr>
            <w:tcW w:w="1358" w:type="dxa"/>
          </w:tcPr>
          <w:p w14:paraId="26303BB9" w14:textId="77777777" w:rsidR="00D40B91" w:rsidRPr="00081AF8" w:rsidDel="00E37E31" w:rsidRDefault="00D40B91" w:rsidP="00081AF8">
            <w:pPr>
              <w:spacing w:line="360" w:lineRule="auto"/>
              <w:jc w:val="both"/>
              <w:rPr>
                <w:del w:id="3882" w:author="admin" w:date="2022-12-12T09:28:00Z"/>
                <w:rFonts w:ascii="Times New Roman" w:eastAsia="Calibri" w:hAnsi="Times New Roman" w:cs="Times New Roman"/>
                <w:sz w:val="28"/>
                <w:szCs w:val="28"/>
                <w:lang w:val="vi-VN" w:eastAsia="vi-VN"/>
              </w:rPr>
            </w:pPr>
          </w:p>
        </w:tc>
        <w:tc>
          <w:tcPr>
            <w:tcW w:w="1916" w:type="dxa"/>
          </w:tcPr>
          <w:p w14:paraId="236FEA72" w14:textId="77777777" w:rsidR="00D40B91" w:rsidRPr="00081AF8" w:rsidDel="00E37E31" w:rsidRDefault="00D40B91" w:rsidP="00081AF8">
            <w:pPr>
              <w:spacing w:line="360" w:lineRule="auto"/>
              <w:jc w:val="both"/>
              <w:rPr>
                <w:del w:id="3883" w:author="admin" w:date="2022-12-12T09:28:00Z"/>
                <w:rFonts w:ascii="Times New Roman" w:eastAsia="Calibri" w:hAnsi="Times New Roman" w:cs="Times New Roman"/>
                <w:sz w:val="28"/>
                <w:szCs w:val="28"/>
                <w:lang w:eastAsia="vi-VN"/>
              </w:rPr>
            </w:pPr>
            <w:del w:id="3884" w:author="admin" w:date="2022-12-12T09:28:00Z">
              <w:r w:rsidRPr="00081AF8" w:rsidDel="00E37E31">
                <w:rPr>
                  <w:rFonts w:ascii="Times New Roman" w:eastAsia="Calibri" w:hAnsi="Times New Roman" w:cs="Times New Roman"/>
                  <w:sz w:val="28"/>
                  <w:szCs w:val="28"/>
                  <w:lang w:eastAsia="vi-VN"/>
                </w:rPr>
                <w:delText>Người nhận</w:delText>
              </w:r>
            </w:del>
          </w:p>
        </w:tc>
      </w:tr>
      <w:tr w:rsidR="00D40B91" w:rsidRPr="00081AF8" w:rsidDel="00E37E31" w14:paraId="6FB44306" w14:textId="77777777" w:rsidTr="00E305A5">
        <w:trPr>
          <w:jc w:val="center"/>
          <w:del w:id="3885" w:author="admin" w:date="2022-12-12T09:28:00Z"/>
        </w:trPr>
        <w:tc>
          <w:tcPr>
            <w:tcW w:w="726" w:type="dxa"/>
          </w:tcPr>
          <w:p w14:paraId="6C98B8BC" w14:textId="77777777" w:rsidR="00D40B91" w:rsidRPr="00081AF8" w:rsidDel="00E37E31" w:rsidRDefault="00D40B91" w:rsidP="00081AF8">
            <w:pPr>
              <w:spacing w:line="360" w:lineRule="auto"/>
              <w:jc w:val="both"/>
              <w:rPr>
                <w:del w:id="3886" w:author="admin" w:date="2022-12-12T09:28:00Z"/>
                <w:rFonts w:ascii="Times New Roman" w:eastAsia="Calibri" w:hAnsi="Times New Roman" w:cs="Times New Roman"/>
                <w:sz w:val="28"/>
                <w:szCs w:val="28"/>
                <w:lang w:eastAsia="vi-VN"/>
              </w:rPr>
            </w:pPr>
            <w:del w:id="3887" w:author="admin" w:date="2022-12-12T09:28:00Z">
              <w:r w:rsidRPr="00081AF8" w:rsidDel="00E37E31">
                <w:rPr>
                  <w:rFonts w:ascii="Times New Roman" w:eastAsia="Calibri" w:hAnsi="Times New Roman" w:cs="Times New Roman"/>
                  <w:sz w:val="28"/>
                  <w:szCs w:val="28"/>
                  <w:lang w:eastAsia="vi-VN"/>
                </w:rPr>
                <w:delText>7</w:delText>
              </w:r>
            </w:del>
          </w:p>
        </w:tc>
        <w:tc>
          <w:tcPr>
            <w:tcW w:w="2658" w:type="dxa"/>
          </w:tcPr>
          <w:p w14:paraId="39F3F5F7" w14:textId="77777777" w:rsidR="00D40B91" w:rsidRPr="00081AF8" w:rsidDel="00E37E31" w:rsidRDefault="00D40B91" w:rsidP="00081AF8">
            <w:pPr>
              <w:spacing w:line="360" w:lineRule="auto"/>
              <w:jc w:val="both"/>
              <w:rPr>
                <w:del w:id="3888" w:author="admin" w:date="2022-12-12T09:28:00Z"/>
                <w:rFonts w:ascii="Times New Roman" w:eastAsia="Calibri" w:hAnsi="Times New Roman" w:cs="Times New Roman"/>
                <w:sz w:val="28"/>
                <w:szCs w:val="28"/>
                <w:lang w:eastAsia="vi-VN"/>
              </w:rPr>
            </w:pPr>
            <w:del w:id="3889" w:author="admin" w:date="2022-12-12T09:28:00Z">
              <w:r w:rsidRPr="00081AF8" w:rsidDel="00E37E31">
                <w:rPr>
                  <w:rFonts w:ascii="Times New Roman" w:eastAsia="Calibri" w:hAnsi="Times New Roman" w:cs="Times New Roman"/>
                  <w:sz w:val="28"/>
                  <w:szCs w:val="28"/>
                  <w:lang w:eastAsia="vi-VN"/>
                </w:rPr>
                <w:delText>Phone</w:delText>
              </w:r>
            </w:del>
          </w:p>
        </w:tc>
        <w:tc>
          <w:tcPr>
            <w:tcW w:w="1893" w:type="dxa"/>
          </w:tcPr>
          <w:p w14:paraId="5F2FCD56" w14:textId="77777777" w:rsidR="00D40B91" w:rsidRPr="00081AF8" w:rsidDel="00E37E31" w:rsidRDefault="00D40B91" w:rsidP="00081AF8">
            <w:pPr>
              <w:spacing w:line="360" w:lineRule="auto"/>
              <w:jc w:val="both"/>
              <w:rPr>
                <w:del w:id="3890" w:author="admin" w:date="2022-12-12T09:28:00Z"/>
                <w:rFonts w:ascii="Times New Roman" w:eastAsia="Calibri" w:hAnsi="Times New Roman" w:cs="Times New Roman"/>
                <w:sz w:val="28"/>
                <w:szCs w:val="28"/>
                <w:lang w:eastAsia="vi-VN"/>
              </w:rPr>
            </w:pPr>
            <w:del w:id="3891" w:author="admin" w:date="2022-12-12T09:28:00Z">
              <w:r w:rsidRPr="00081AF8" w:rsidDel="00E37E31">
                <w:rPr>
                  <w:rFonts w:ascii="Times New Roman" w:eastAsia="Calibri" w:hAnsi="Times New Roman" w:cs="Times New Roman"/>
                  <w:sz w:val="28"/>
                  <w:szCs w:val="28"/>
                  <w:lang w:eastAsia="vi-VN"/>
                </w:rPr>
                <w:delText>Varchar(255)</w:delText>
              </w:r>
            </w:del>
          </w:p>
        </w:tc>
        <w:tc>
          <w:tcPr>
            <w:tcW w:w="714" w:type="dxa"/>
          </w:tcPr>
          <w:p w14:paraId="47E53675" w14:textId="77777777" w:rsidR="00D40B91" w:rsidRPr="00081AF8" w:rsidDel="00E37E31" w:rsidRDefault="00D40B91" w:rsidP="00081AF8">
            <w:pPr>
              <w:spacing w:line="360" w:lineRule="auto"/>
              <w:jc w:val="both"/>
              <w:rPr>
                <w:del w:id="3892" w:author="admin" w:date="2022-12-12T09:28:00Z"/>
                <w:rFonts w:ascii="Times New Roman" w:eastAsia="Calibri" w:hAnsi="Times New Roman" w:cs="Times New Roman"/>
                <w:sz w:val="28"/>
                <w:szCs w:val="28"/>
                <w:lang w:eastAsia="vi-VN"/>
              </w:rPr>
            </w:pPr>
            <w:del w:id="3893" w:author="admin" w:date="2022-12-12T09:28:00Z">
              <w:r w:rsidRPr="00081AF8" w:rsidDel="00E37E31">
                <w:rPr>
                  <w:rFonts w:ascii="Times New Roman" w:eastAsia="Calibri" w:hAnsi="Times New Roman" w:cs="Times New Roman"/>
                  <w:sz w:val="28"/>
                  <w:szCs w:val="28"/>
                  <w:lang w:eastAsia="vi-VN"/>
                </w:rPr>
                <w:delText>x</w:delText>
              </w:r>
            </w:del>
          </w:p>
        </w:tc>
        <w:tc>
          <w:tcPr>
            <w:tcW w:w="1358" w:type="dxa"/>
          </w:tcPr>
          <w:p w14:paraId="3F66F4A8" w14:textId="77777777" w:rsidR="00D40B91" w:rsidRPr="00081AF8" w:rsidDel="00E37E31" w:rsidRDefault="00D40B91" w:rsidP="00081AF8">
            <w:pPr>
              <w:spacing w:line="360" w:lineRule="auto"/>
              <w:jc w:val="both"/>
              <w:rPr>
                <w:del w:id="3894" w:author="admin" w:date="2022-12-12T09:28:00Z"/>
                <w:rFonts w:ascii="Times New Roman" w:eastAsia="Calibri" w:hAnsi="Times New Roman" w:cs="Times New Roman"/>
                <w:sz w:val="28"/>
                <w:szCs w:val="28"/>
                <w:lang w:val="vi-VN" w:eastAsia="vi-VN"/>
              </w:rPr>
            </w:pPr>
          </w:p>
        </w:tc>
        <w:tc>
          <w:tcPr>
            <w:tcW w:w="1916" w:type="dxa"/>
          </w:tcPr>
          <w:p w14:paraId="6BC495D0" w14:textId="77777777" w:rsidR="00D40B91" w:rsidRPr="00081AF8" w:rsidDel="00E37E31" w:rsidRDefault="00D40B91" w:rsidP="00081AF8">
            <w:pPr>
              <w:spacing w:line="360" w:lineRule="auto"/>
              <w:jc w:val="both"/>
              <w:rPr>
                <w:del w:id="3895" w:author="admin" w:date="2022-12-12T09:28:00Z"/>
                <w:rFonts w:ascii="Times New Roman" w:eastAsia="Calibri" w:hAnsi="Times New Roman" w:cs="Times New Roman"/>
                <w:sz w:val="28"/>
                <w:szCs w:val="28"/>
                <w:lang w:eastAsia="vi-VN"/>
              </w:rPr>
            </w:pPr>
            <w:del w:id="3896" w:author="admin" w:date="2022-12-12T09:28:00Z">
              <w:r w:rsidRPr="00081AF8" w:rsidDel="00E37E31">
                <w:rPr>
                  <w:rFonts w:ascii="Times New Roman" w:eastAsia="Calibri" w:hAnsi="Times New Roman" w:cs="Times New Roman"/>
                  <w:sz w:val="28"/>
                  <w:szCs w:val="28"/>
                  <w:lang w:eastAsia="vi-VN"/>
                </w:rPr>
                <w:delText>Số điện thoại</w:delText>
              </w:r>
            </w:del>
          </w:p>
        </w:tc>
      </w:tr>
      <w:tr w:rsidR="00D40B91" w:rsidRPr="00081AF8" w:rsidDel="00E37E31" w14:paraId="1990FFEA" w14:textId="77777777" w:rsidTr="00E305A5">
        <w:trPr>
          <w:jc w:val="center"/>
          <w:del w:id="3897" w:author="admin" w:date="2022-12-12T09:28:00Z"/>
        </w:trPr>
        <w:tc>
          <w:tcPr>
            <w:tcW w:w="726" w:type="dxa"/>
          </w:tcPr>
          <w:p w14:paraId="717C1DC2" w14:textId="77777777" w:rsidR="00D40B91" w:rsidRPr="00081AF8" w:rsidDel="00E37E31" w:rsidRDefault="00D40B91" w:rsidP="00081AF8">
            <w:pPr>
              <w:spacing w:line="360" w:lineRule="auto"/>
              <w:jc w:val="both"/>
              <w:rPr>
                <w:del w:id="3898" w:author="admin" w:date="2022-12-12T09:28:00Z"/>
                <w:rFonts w:ascii="Times New Roman" w:eastAsia="Calibri" w:hAnsi="Times New Roman" w:cs="Times New Roman"/>
                <w:sz w:val="28"/>
                <w:szCs w:val="28"/>
                <w:lang w:eastAsia="vi-VN"/>
              </w:rPr>
            </w:pPr>
            <w:del w:id="3899" w:author="admin" w:date="2022-12-12T09:28:00Z">
              <w:r w:rsidRPr="00081AF8" w:rsidDel="00E37E31">
                <w:rPr>
                  <w:rFonts w:ascii="Times New Roman" w:eastAsia="Calibri" w:hAnsi="Times New Roman" w:cs="Times New Roman"/>
                  <w:sz w:val="28"/>
                  <w:szCs w:val="28"/>
                  <w:lang w:eastAsia="vi-VN"/>
                </w:rPr>
                <w:delText>8</w:delText>
              </w:r>
            </w:del>
          </w:p>
        </w:tc>
        <w:tc>
          <w:tcPr>
            <w:tcW w:w="2658" w:type="dxa"/>
          </w:tcPr>
          <w:p w14:paraId="418EA0ED" w14:textId="77777777" w:rsidR="00D40B91" w:rsidRPr="00081AF8" w:rsidDel="00E37E31" w:rsidRDefault="00D40B91" w:rsidP="00081AF8">
            <w:pPr>
              <w:spacing w:line="360" w:lineRule="auto"/>
              <w:jc w:val="both"/>
              <w:rPr>
                <w:del w:id="3900" w:author="admin" w:date="2022-12-12T09:28:00Z"/>
                <w:rFonts w:ascii="Times New Roman" w:eastAsia="Calibri" w:hAnsi="Times New Roman" w:cs="Times New Roman"/>
                <w:sz w:val="28"/>
                <w:szCs w:val="28"/>
                <w:lang w:eastAsia="vi-VN"/>
              </w:rPr>
            </w:pPr>
            <w:del w:id="3901" w:author="admin" w:date="2022-12-12T09:28:00Z">
              <w:r w:rsidRPr="00081AF8" w:rsidDel="00E37E31">
                <w:rPr>
                  <w:rFonts w:ascii="Times New Roman" w:eastAsia="Calibri" w:hAnsi="Times New Roman" w:cs="Times New Roman"/>
                  <w:sz w:val="28"/>
                  <w:szCs w:val="28"/>
                  <w:lang w:eastAsia="vi-VN"/>
                </w:rPr>
                <w:delText>Email</w:delText>
              </w:r>
            </w:del>
          </w:p>
        </w:tc>
        <w:tc>
          <w:tcPr>
            <w:tcW w:w="1893" w:type="dxa"/>
          </w:tcPr>
          <w:p w14:paraId="17C06AE8" w14:textId="77777777" w:rsidR="00D40B91" w:rsidRPr="00081AF8" w:rsidDel="00E37E31" w:rsidRDefault="00D40B91" w:rsidP="00081AF8">
            <w:pPr>
              <w:spacing w:line="360" w:lineRule="auto"/>
              <w:jc w:val="both"/>
              <w:rPr>
                <w:del w:id="3902" w:author="admin" w:date="2022-12-12T09:28:00Z"/>
                <w:rFonts w:ascii="Times New Roman" w:eastAsia="Calibri" w:hAnsi="Times New Roman" w:cs="Times New Roman"/>
                <w:sz w:val="28"/>
                <w:szCs w:val="28"/>
                <w:lang w:eastAsia="vi-VN"/>
              </w:rPr>
            </w:pPr>
            <w:del w:id="3903" w:author="admin" w:date="2022-12-12T09:28:00Z">
              <w:r w:rsidRPr="00081AF8" w:rsidDel="00E37E31">
                <w:rPr>
                  <w:rFonts w:ascii="Times New Roman" w:eastAsia="Calibri" w:hAnsi="Times New Roman" w:cs="Times New Roman"/>
                  <w:sz w:val="28"/>
                  <w:szCs w:val="28"/>
                  <w:lang w:eastAsia="vi-VN"/>
                </w:rPr>
                <w:delText>Varchar(255)</w:delText>
              </w:r>
            </w:del>
          </w:p>
        </w:tc>
        <w:tc>
          <w:tcPr>
            <w:tcW w:w="714" w:type="dxa"/>
          </w:tcPr>
          <w:p w14:paraId="4BD212B5" w14:textId="77777777" w:rsidR="00D40B91" w:rsidRPr="00081AF8" w:rsidDel="00E37E31" w:rsidRDefault="00D40B91" w:rsidP="00081AF8">
            <w:pPr>
              <w:spacing w:line="360" w:lineRule="auto"/>
              <w:jc w:val="both"/>
              <w:rPr>
                <w:del w:id="3904" w:author="admin" w:date="2022-12-12T09:28:00Z"/>
                <w:rFonts w:ascii="Times New Roman" w:eastAsia="Calibri" w:hAnsi="Times New Roman" w:cs="Times New Roman"/>
                <w:sz w:val="28"/>
                <w:szCs w:val="28"/>
                <w:lang w:eastAsia="vi-VN"/>
              </w:rPr>
            </w:pPr>
            <w:del w:id="3905" w:author="admin" w:date="2022-12-12T09:28:00Z">
              <w:r w:rsidRPr="00081AF8" w:rsidDel="00E37E31">
                <w:rPr>
                  <w:rFonts w:ascii="Times New Roman" w:eastAsia="Calibri" w:hAnsi="Times New Roman" w:cs="Times New Roman"/>
                  <w:sz w:val="28"/>
                  <w:szCs w:val="28"/>
                  <w:lang w:eastAsia="vi-VN"/>
                </w:rPr>
                <w:delText>x</w:delText>
              </w:r>
            </w:del>
          </w:p>
        </w:tc>
        <w:tc>
          <w:tcPr>
            <w:tcW w:w="1358" w:type="dxa"/>
          </w:tcPr>
          <w:p w14:paraId="55248E15" w14:textId="77777777" w:rsidR="00D40B91" w:rsidRPr="00081AF8" w:rsidDel="00E37E31" w:rsidRDefault="00D40B91" w:rsidP="00081AF8">
            <w:pPr>
              <w:spacing w:line="360" w:lineRule="auto"/>
              <w:jc w:val="both"/>
              <w:rPr>
                <w:del w:id="3906" w:author="admin" w:date="2022-12-12T09:28:00Z"/>
                <w:rFonts w:ascii="Times New Roman" w:eastAsia="Calibri" w:hAnsi="Times New Roman" w:cs="Times New Roman"/>
                <w:sz w:val="28"/>
                <w:szCs w:val="28"/>
                <w:lang w:val="vi-VN" w:eastAsia="vi-VN"/>
              </w:rPr>
            </w:pPr>
          </w:p>
        </w:tc>
        <w:tc>
          <w:tcPr>
            <w:tcW w:w="1916" w:type="dxa"/>
          </w:tcPr>
          <w:p w14:paraId="766B9DC8" w14:textId="77777777" w:rsidR="00D40B91" w:rsidRPr="00081AF8" w:rsidDel="00E37E31" w:rsidRDefault="00D40B91" w:rsidP="00081AF8">
            <w:pPr>
              <w:spacing w:line="360" w:lineRule="auto"/>
              <w:jc w:val="both"/>
              <w:rPr>
                <w:del w:id="3907" w:author="admin" w:date="2022-12-12T09:28:00Z"/>
                <w:rFonts w:ascii="Times New Roman" w:eastAsia="Calibri" w:hAnsi="Times New Roman" w:cs="Times New Roman"/>
                <w:sz w:val="28"/>
                <w:szCs w:val="28"/>
                <w:lang w:eastAsia="vi-VN"/>
              </w:rPr>
            </w:pPr>
            <w:del w:id="3908" w:author="admin" w:date="2022-12-12T09:28:00Z">
              <w:r w:rsidRPr="00081AF8" w:rsidDel="00E37E31">
                <w:rPr>
                  <w:rFonts w:ascii="Times New Roman" w:eastAsia="Calibri" w:hAnsi="Times New Roman" w:cs="Times New Roman"/>
                  <w:sz w:val="28"/>
                  <w:szCs w:val="28"/>
                  <w:lang w:eastAsia="vi-VN"/>
                </w:rPr>
                <w:delText>Email</w:delText>
              </w:r>
            </w:del>
          </w:p>
        </w:tc>
      </w:tr>
      <w:tr w:rsidR="00D40B91" w:rsidRPr="00081AF8" w:rsidDel="00E37E31" w14:paraId="3B37788D" w14:textId="77777777" w:rsidTr="00E305A5">
        <w:trPr>
          <w:jc w:val="center"/>
          <w:del w:id="3909" w:author="admin" w:date="2022-12-12T09:28:00Z"/>
        </w:trPr>
        <w:tc>
          <w:tcPr>
            <w:tcW w:w="726" w:type="dxa"/>
          </w:tcPr>
          <w:p w14:paraId="6AB66A07" w14:textId="77777777" w:rsidR="00D40B91" w:rsidRPr="00081AF8" w:rsidDel="00E37E31" w:rsidRDefault="00D40B91" w:rsidP="00081AF8">
            <w:pPr>
              <w:spacing w:line="360" w:lineRule="auto"/>
              <w:jc w:val="both"/>
              <w:rPr>
                <w:del w:id="3910" w:author="admin" w:date="2022-12-12T09:28:00Z"/>
                <w:rFonts w:ascii="Times New Roman" w:eastAsia="Calibri" w:hAnsi="Times New Roman" w:cs="Times New Roman"/>
                <w:sz w:val="28"/>
                <w:szCs w:val="28"/>
                <w:lang w:eastAsia="vi-VN"/>
              </w:rPr>
            </w:pPr>
            <w:del w:id="3911" w:author="admin" w:date="2022-12-12T09:28:00Z">
              <w:r w:rsidRPr="00081AF8" w:rsidDel="00E37E31">
                <w:rPr>
                  <w:rFonts w:ascii="Times New Roman" w:eastAsia="Calibri" w:hAnsi="Times New Roman" w:cs="Times New Roman"/>
                  <w:sz w:val="28"/>
                  <w:szCs w:val="28"/>
                  <w:lang w:eastAsia="vi-VN"/>
                </w:rPr>
                <w:delText>9</w:delText>
              </w:r>
            </w:del>
          </w:p>
        </w:tc>
        <w:tc>
          <w:tcPr>
            <w:tcW w:w="2658" w:type="dxa"/>
          </w:tcPr>
          <w:p w14:paraId="730E8D52" w14:textId="77777777" w:rsidR="00D40B91" w:rsidRPr="00081AF8" w:rsidDel="00E37E31" w:rsidRDefault="00D40B91" w:rsidP="00081AF8">
            <w:pPr>
              <w:spacing w:line="360" w:lineRule="auto"/>
              <w:jc w:val="both"/>
              <w:rPr>
                <w:del w:id="3912" w:author="admin" w:date="2022-12-12T09:28:00Z"/>
                <w:rFonts w:ascii="Times New Roman" w:eastAsia="Calibri" w:hAnsi="Times New Roman" w:cs="Times New Roman"/>
                <w:sz w:val="28"/>
                <w:szCs w:val="28"/>
                <w:lang w:eastAsia="vi-VN"/>
              </w:rPr>
            </w:pPr>
            <w:del w:id="3913" w:author="admin" w:date="2022-12-12T09:28:00Z">
              <w:r w:rsidRPr="00081AF8" w:rsidDel="00E37E31">
                <w:rPr>
                  <w:rFonts w:ascii="Times New Roman" w:eastAsia="Calibri" w:hAnsi="Times New Roman" w:cs="Times New Roman"/>
                  <w:sz w:val="28"/>
                  <w:szCs w:val="28"/>
                  <w:lang w:eastAsia="vi-VN"/>
                </w:rPr>
                <w:delText>Status</w:delText>
              </w:r>
            </w:del>
          </w:p>
        </w:tc>
        <w:tc>
          <w:tcPr>
            <w:tcW w:w="1893" w:type="dxa"/>
          </w:tcPr>
          <w:p w14:paraId="10506985" w14:textId="77777777" w:rsidR="00D40B91" w:rsidRPr="00081AF8" w:rsidDel="00E37E31" w:rsidRDefault="00D40B91" w:rsidP="00081AF8">
            <w:pPr>
              <w:spacing w:line="360" w:lineRule="auto"/>
              <w:jc w:val="both"/>
              <w:rPr>
                <w:del w:id="3914" w:author="admin" w:date="2022-12-12T09:28:00Z"/>
                <w:rFonts w:ascii="Times New Roman" w:eastAsia="Calibri" w:hAnsi="Times New Roman" w:cs="Times New Roman"/>
                <w:sz w:val="28"/>
                <w:szCs w:val="28"/>
                <w:lang w:eastAsia="vi-VN"/>
              </w:rPr>
            </w:pPr>
            <w:del w:id="3915" w:author="admin" w:date="2022-12-12T09:28:00Z">
              <w:r w:rsidRPr="00081AF8" w:rsidDel="00E37E31">
                <w:rPr>
                  <w:rFonts w:ascii="Times New Roman" w:eastAsia="Calibri" w:hAnsi="Times New Roman" w:cs="Times New Roman"/>
                  <w:sz w:val="28"/>
                  <w:szCs w:val="28"/>
                  <w:lang w:eastAsia="vi-VN"/>
                </w:rPr>
                <w:delText>Int</w:delText>
              </w:r>
            </w:del>
          </w:p>
        </w:tc>
        <w:tc>
          <w:tcPr>
            <w:tcW w:w="714" w:type="dxa"/>
          </w:tcPr>
          <w:p w14:paraId="77ECC7FD" w14:textId="77777777" w:rsidR="00D40B91" w:rsidRPr="00081AF8" w:rsidDel="00E37E31" w:rsidRDefault="00D40B91" w:rsidP="00081AF8">
            <w:pPr>
              <w:spacing w:line="360" w:lineRule="auto"/>
              <w:jc w:val="both"/>
              <w:rPr>
                <w:del w:id="3916" w:author="admin" w:date="2022-12-12T09:28:00Z"/>
                <w:rFonts w:ascii="Times New Roman" w:eastAsia="Calibri" w:hAnsi="Times New Roman" w:cs="Times New Roman"/>
                <w:sz w:val="28"/>
                <w:szCs w:val="28"/>
                <w:lang w:eastAsia="vi-VN"/>
              </w:rPr>
            </w:pPr>
            <w:del w:id="3917" w:author="admin" w:date="2022-12-12T09:28:00Z">
              <w:r w:rsidRPr="00081AF8" w:rsidDel="00E37E31">
                <w:rPr>
                  <w:rFonts w:ascii="Times New Roman" w:eastAsia="Calibri" w:hAnsi="Times New Roman" w:cs="Times New Roman"/>
                  <w:sz w:val="28"/>
                  <w:szCs w:val="28"/>
                  <w:lang w:eastAsia="vi-VN"/>
                </w:rPr>
                <w:delText>x</w:delText>
              </w:r>
            </w:del>
          </w:p>
        </w:tc>
        <w:tc>
          <w:tcPr>
            <w:tcW w:w="1358" w:type="dxa"/>
          </w:tcPr>
          <w:p w14:paraId="51C12959" w14:textId="77777777" w:rsidR="00D40B91" w:rsidRPr="00081AF8" w:rsidDel="00E37E31" w:rsidRDefault="00D40B91" w:rsidP="00081AF8">
            <w:pPr>
              <w:spacing w:line="360" w:lineRule="auto"/>
              <w:jc w:val="both"/>
              <w:rPr>
                <w:del w:id="3918" w:author="admin" w:date="2022-12-12T09:28:00Z"/>
                <w:rFonts w:ascii="Times New Roman" w:eastAsia="Calibri" w:hAnsi="Times New Roman" w:cs="Times New Roman"/>
                <w:sz w:val="28"/>
                <w:szCs w:val="28"/>
                <w:lang w:val="vi-VN" w:eastAsia="vi-VN"/>
              </w:rPr>
            </w:pPr>
          </w:p>
        </w:tc>
        <w:tc>
          <w:tcPr>
            <w:tcW w:w="1916" w:type="dxa"/>
          </w:tcPr>
          <w:p w14:paraId="7A5C1FA8" w14:textId="77777777" w:rsidR="00D40B91" w:rsidRPr="00081AF8" w:rsidDel="00E37E31" w:rsidRDefault="00D40B91" w:rsidP="00081AF8">
            <w:pPr>
              <w:spacing w:line="360" w:lineRule="auto"/>
              <w:jc w:val="both"/>
              <w:rPr>
                <w:del w:id="3919" w:author="admin" w:date="2022-12-12T09:28:00Z"/>
                <w:rFonts w:ascii="Times New Roman" w:eastAsia="Calibri" w:hAnsi="Times New Roman" w:cs="Times New Roman"/>
                <w:sz w:val="28"/>
                <w:szCs w:val="28"/>
                <w:lang w:eastAsia="vi-VN"/>
              </w:rPr>
            </w:pPr>
            <w:del w:id="3920" w:author="admin" w:date="2022-12-12T09:28:00Z">
              <w:r w:rsidRPr="00081AF8" w:rsidDel="00E37E31">
                <w:rPr>
                  <w:rFonts w:ascii="Times New Roman" w:eastAsia="Calibri" w:hAnsi="Times New Roman" w:cs="Times New Roman"/>
                  <w:sz w:val="28"/>
                  <w:szCs w:val="28"/>
                  <w:lang w:eastAsia="vi-VN"/>
                </w:rPr>
                <w:delText>Trạng thái</w:delText>
              </w:r>
            </w:del>
          </w:p>
        </w:tc>
      </w:tr>
    </w:tbl>
    <w:p w14:paraId="5A189143" w14:textId="77777777" w:rsidR="00D40B91" w:rsidRPr="00081AF8" w:rsidDel="00E37E31" w:rsidRDefault="00D40B91" w:rsidP="00081AF8">
      <w:pPr>
        <w:spacing w:line="360" w:lineRule="auto"/>
        <w:jc w:val="both"/>
        <w:rPr>
          <w:del w:id="3921" w:author="admin" w:date="2022-12-12T09:28:00Z"/>
          <w:rFonts w:ascii="Times New Roman" w:eastAsia="Calibri" w:hAnsi="Times New Roman" w:cs="Times New Roman"/>
          <w:sz w:val="28"/>
          <w:szCs w:val="28"/>
          <w:lang w:eastAsia="vi-VN"/>
        </w:rPr>
      </w:pPr>
    </w:p>
    <w:p w14:paraId="7B89A196" w14:textId="77777777" w:rsidR="00D40B91" w:rsidRPr="00081AF8" w:rsidDel="00E37E31" w:rsidRDefault="00D40B91" w:rsidP="00081AF8">
      <w:pPr>
        <w:pStyle w:val="Heading3"/>
        <w:spacing w:line="360" w:lineRule="auto"/>
        <w:rPr>
          <w:del w:id="3922" w:author="admin" w:date="2022-12-12T09:28:00Z"/>
          <w:rFonts w:ascii="Times New Roman" w:eastAsia="Calibri" w:hAnsi="Times New Roman" w:cs="Times New Roman"/>
          <w:b/>
          <w:color w:val="auto"/>
          <w:sz w:val="28"/>
          <w:szCs w:val="28"/>
          <w:lang w:eastAsia="vi-VN"/>
        </w:rPr>
      </w:pPr>
      <w:del w:id="3923" w:author="admin" w:date="2022-12-12T09:28:00Z">
        <w:r w:rsidRPr="00081AF8" w:rsidDel="00E37E31">
          <w:rPr>
            <w:rFonts w:ascii="Times New Roman" w:eastAsia="Calibri" w:hAnsi="Times New Roman" w:cs="Times New Roman"/>
            <w:b/>
            <w:color w:val="auto"/>
            <w:sz w:val="28"/>
            <w:szCs w:val="28"/>
            <w:lang w:eastAsia="vi-VN"/>
          </w:rPr>
          <w:delText>3.3.7. Giỏ hàng (Cart)</w:delText>
        </w:r>
      </w:del>
    </w:p>
    <w:p w14:paraId="6A08E70F" w14:textId="77777777" w:rsidR="00D40B91" w:rsidRPr="00081AF8" w:rsidDel="00E37E31" w:rsidRDefault="00D40B91" w:rsidP="00081AF8">
      <w:pPr>
        <w:spacing w:line="360" w:lineRule="auto"/>
        <w:rPr>
          <w:del w:id="3924" w:author="admin" w:date="2022-12-12T09:28:00Z"/>
          <w:rFonts w:ascii="Times New Roman" w:hAnsi="Times New Roman" w:cs="Times New Roman"/>
          <w:sz w:val="28"/>
          <w:szCs w:val="28"/>
          <w:lang w:eastAsia="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D40B91" w:rsidRPr="00081AF8" w:rsidDel="00E37E31" w14:paraId="6C260C03" w14:textId="77777777" w:rsidTr="00E305A5">
        <w:trPr>
          <w:jc w:val="center"/>
          <w:del w:id="3925" w:author="admin" w:date="2022-12-12T09:28:00Z"/>
        </w:trPr>
        <w:tc>
          <w:tcPr>
            <w:tcW w:w="728" w:type="dxa"/>
          </w:tcPr>
          <w:p w14:paraId="7295161E" w14:textId="77777777" w:rsidR="00D40B91" w:rsidRPr="00081AF8" w:rsidDel="00E37E31" w:rsidRDefault="00D40B91" w:rsidP="00081AF8">
            <w:pPr>
              <w:spacing w:line="360" w:lineRule="auto"/>
              <w:jc w:val="both"/>
              <w:rPr>
                <w:del w:id="3926" w:author="admin" w:date="2022-12-12T09:28:00Z"/>
                <w:rFonts w:ascii="Times New Roman" w:eastAsia="Calibri" w:hAnsi="Times New Roman" w:cs="Times New Roman"/>
                <w:sz w:val="28"/>
                <w:szCs w:val="28"/>
                <w:lang w:val="vi-VN" w:eastAsia="vi-VN"/>
              </w:rPr>
            </w:pPr>
            <w:del w:id="3927" w:author="admin" w:date="2022-12-12T09:28:00Z">
              <w:r w:rsidRPr="00081AF8" w:rsidDel="00E37E31">
                <w:rPr>
                  <w:rFonts w:ascii="Times New Roman" w:eastAsia="Calibri" w:hAnsi="Times New Roman" w:cs="Times New Roman"/>
                  <w:sz w:val="28"/>
                  <w:szCs w:val="28"/>
                  <w:lang w:val="vi-VN" w:eastAsia="vi-VN"/>
                </w:rPr>
                <w:delText>STT</w:delText>
              </w:r>
            </w:del>
          </w:p>
        </w:tc>
        <w:tc>
          <w:tcPr>
            <w:tcW w:w="2642" w:type="dxa"/>
          </w:tcPr>
          <w:p w14:paraId="5C7E7DC6" w14:textId="77777777" w:rsidR="00D40B91" w:rsidRPr="00081AF8" w:rsidDel="00E37E31" w:rsidRDefault="00D40B91" w:rsidP="00081AF8">
            <w:pPr>
              <w:spacing w:line="360" w:lineRule="auto"/>
              <w:jc w:val="both"/>
              <w:rPr>
                <w:del w:id="3928" w:author="admin" w:date="2022-12-12T09:28:00Z"/>
                <w:rFonts w:ascii="Times New Roman" w:eastAsia="Calibri" w:hAnsi="Times New Roman" w:cs="Times New Roman"/>
                <w:sz w:val="28"/>
                <w:szCs w:val="28"/>
                <w:lang w:val="vi-VN" w:eastAsia="vi-VN"/>
              </w:rPr>
            </w:pPr>
            <w:del w:id="3929" w:author="admin" w:date="2022-12-12T09:28:00Z">
              <w:r w:rsidRPr="00081AF8" w:rsidDel="00E37E31">
                <w:rPr>
                  <w:rFonts w:ascii="Times New Roman" w:eastAsia="Calibri" w:hAnsi="Times New Roman" w:cs="Times New Roman"/>
                  <w:sz w:val="28"/>
                  <w:szCs w:val="28"/>
                  <w:lang w:val="vi-VN" w:eastAsia="vi-VN"/>
                </w:rPr>
                <w:delText>Thuộc tính</w:delText>
              </w:r>
            </w:del>
          </w:p>
        </w:tc>
        <w:tc>
          <w:tcPr>
            <w:tcW w:w="1725" w:type="dxa"/>
          </w:tcPr>
          <w:p w14:paraId="7BABFEF3" w14:textId="77777777" w:rsidR="00D40B91" w:rsidRPr="00081AF8" w:rsidDel="00E37E31" w:rsidRDefault="00D40B91" w:rsidP="00081AF8">
            <w:pPr>
              <w:spacing w:line="360" w:lineRule="auto"/>
              <w:jc w:val="both"/>
              <w:rPr>
                <w:del w:id="3930" w:author="admin" w:date="2022-12-12T09:28:00Z"/>
                <w:rFonts w:ascii="Times New Roman" w:eastAsia="Calibri" w:hAnsi="Times New Roman" w:cs="Times New Roman"/>
                <w:sz w:val="28"/>
                <w:szCs w:val="28"/>
                <w:lang w:val="vi-VN" w:eastAsia="vi-VN"/>
              </w:rPr>
            </w:pPr>
            <w:del w:id="3931" w:author="admin" w:date="2022-12-12T09:28:00Z">
              <w:r w:rsidRPr="00081AF8" w:rsidDel="00E37E31">
                <w:rPr>
                  <w:rFonts w:ascii="Times New Roman" w:eastAsia="Calibri" w:hAnsi="Times New Roman" w:cs="Times New Roman"/>
                  <w:sz w:val="28"/>
                  <w:szCs w:val="28"/>
                  <w:lang w:val="vi-VN" w:eastAsia="vi-VN"/>
                </w:rPr>
                <w:delText>Kiểu dữ liệu</w:delText>
              </w:r>
            </w:del>
          </w:p>
        </w:tc>
        <w:tc>
          <w:tcPr>
            <w:tcW w:w="933" w:type="dxa"/>
          </w:tcPr>
          <w:p w14:paraId="1060B14F" w14:textId="77777777" w:rsidR="00D40B91" w:rsidRPr="00081AF8" w:rsidDel="00E37E31" w:rsidRDefault="00D40B91" w:rsidP="00081AF8">
            <w:pPr>
              <w:spacing w:line="360" w:lineRule="auto"/>
              <w:jc w:val="both"/>
              <w:rPr>
                <w:del w:id="3932" w:author="admin" w:date="2022-12-12T09:28:00Z"/>
                <w:rFonts w:ascii="Times New Roman" w:eastAsia="Calibri" w:hAnsi="Times New Roman" w:cs="Times New Roman"/>
                <w:sz w:val="28"/>
                <w:szCs w:val="28"/>
                <w:lang w:eastAsia="vi-VN"/>
              </w:rPr>
            </w:pPr>
            <w:del w:id="3933" w:author="admin" w:date="2022-12-12T09:28:00Z">
              <w:r w:rsidRPr="00081AF8" w:rsidDel="00E37E31">
                <w:rPr>
                  <w:rFonts w:ascii="Times New Roman" w:eastAsia="Calibri" w:hAnsi="Times New Roman" w:cs="Times New Roman"/>
                  <w:sz w:val="28"/>
                  <w:szCs w:val="28"/>
                  <w:lang w:eastAsia="vi-VN"/>
                </w:rPr>
                <w:delText>Null</w:delText>
              </w:r>
            </w:del>
          </w:p>
        </w:tc>
        <w:tc>
          <w:tcPr>
            <w:tcW w:w="1487" w:type="dxa"/>
          </w:tcPr>
          <w:p w14:paraId="687ECF15" w14:textId="77777777" w:rsidR="00D40B91" w:rsidRPr="00081AF8" w:rsidDel="00E37E31" w:rsidRDefault="00D40B91" w:rsidP="00081AF8">
            <w:pPr>
              <w:spacing w:line="360" w:lineRule="auto"/>
              <w:jc w:val="both"/>
              <w:rPr>
                <w:del w:id="3934" w:author="admin" w:date="2022-12-12T09:28:00Z"/>
                <w:rFonts w:ascii="Times New Roman" w:eastAsia="Calibri" w:hAnsi="Times New Roman" w:cs="Times New Roman"/>
                <w:sz w:val="28"/>
                <w:szCs w:val="28"/>
                <w:lang w:val="vi-VN" w:eastAsia="vi-VN"/>
              </w:rPr>
            </w:pPr>
            <w:del w:id="3935" w:author="admin" w:date="2022-12-12T09:28:00Z">
              <w:r w:rsidRPr="00081AF8" w:rsidDel="00E37E31">
                <w:rPr>
                  <w:rFonts w:ascii="Times New Roman" w:eastAsia="Calibri" w:hAnsi="Times New Roman" w:cs="Times New Roman"/>
                  <w:sz w:val="28"/>
                  <w:szCs w:val="28"/>
                  <w:lang w:val="vi-VN" w:eastAsia="vi-VN"/>
                </w:rPr>
                <w:delText>Rằng buộc</w:delText>
              </w:r>
            </w:del>
          </w:p>
        </w:tc>
        <w:tc>
          <w:tcPr>
            <w:tcW w:w="1530" w:type="dxa"/>
          </w:tcPr>
          <w:p w14:paraId="63DB38FC" w14:textId="77777777" w:rsidR="00D40B91" w:rsidRPr="00081AF8" w:rsidDel="00E37E31" w:rsidRDefault="00D40B91" w:rsidP="00081AF8">
            <w:pPr>
              <w:spacing w:line="360" w:lineRule="auto"/>
              <w:jc w:val="both"/>
              <w:rPr>
                <w:del w:id="3936" w:author="admin" w:date="2022-12-12T09:28:00Z"/>
                <w:rFonts w:ascii="Times New Roman" w:eastAsia="Calibri" w:hAnsi="Times New Roman" w:cs="Times New Roman"/>
                <w:sz w:val="28"/>
                <w:szCs w:val="28"/>
                <w:lang w:val="vi-VN" w:eastAsia="vi-VN"/>
              </w:rPr>
            </w:pPr>
            <w:del w:id="3937" w:author="admin" w:date="2022-12-12T09:28:00Z">
              <w:r w:rsidRPr="00081AF8" w:rsidDel="00E37E31">
                <w:rPr>
                  <w:rFonts w:ascii="Times New Roman" w:eastAsia="Calibri" w:hAnsi="Times New Roman" w:cs="Times New Roman"/>
                  <w:sz w:val="28"/>
                  <w:szCs w:val="28"/>
                  <w:lang w:val="vi-VN" w:eastAsia="vi-VN"/>
                </w:rPr>
                <w:delText>Diễn giải</w:delText>
              </w:r>
            </w:del>
          </w:p>
        </w:tc>
      </w:tr>
      <w:tr w:rsidR="00D40B91" w:rsidRPr="00081AF8" w:rsidDel="00E37E31" w14:paraId="08C4DA4F" w14:textId="77777777" w:rsidTr="00E305A5">
        <w:trPr>
          <w:jc w:val="center"/>
          <w:del w:id="3938" w:author="admin" w:date="2022-12-12T09:28:00Z"/>
        </w:trPr>
        <w:tc>
          <w:tcPr>
            <w:tcW w:w="728" w:type="dxa"/>
          </w:tcPr>
          <w:p w14:paraId="0AA7C195" w14:textId="77777777" w:rsidR="00D40B91" w:rsidRPr="00081AF8" w:rsidDel="00E37E31" w:rsidRDefault="00D40B91" w:rsidP="00081AF8">
            <w:pPr>
              <w:spacing w:line="360" w:lineRule="auto"/>
              <w:jc w:val="both"/>
              <w:rPr>
                <w:del w:id="3939" w:author="admin" w:date="2022-12-12T09:28:00Z"/>
                <w:rFonts w:ascii="Times New Roman" w:eastAsia="Calibri" w:hAnsi="Times New Roman" w:cs="Times New Roman"/>
                <w:sz w:val="28"/>
                <w:szCs w:val="28"/>
                <w:lang w:val="vi-VN" w:eastAsia="vi-VN"/>
              </w:rPr>
            </w:pPr>
            <w:del w:id="3940" w:author="admin" w:date="2022-12-12T09:28:00Z">
              <w:r w:rsidRPr="00081AF8" w:rsidDel="00E37E31">
                <w:rPr>
                  <w:rFonts w:ascii="Times New Roman" w:eastAsia="Calibri" w:hAnsi="Times New Roman" w:cs="Times New Roman"/>
                  <w:sz w:val="28"/>
                  <w:szCs w:val="28"/>
                  <w:lang w:val="vi-VN" w:eastAsia="vi-VN"/>
                </w:rPr>
                <w:delText>1</w:delText>
              </w:r>
            </w:del>
          </w:p>
        </w:tc>
        <w:tc>
          <w:tcPr>
            <w:tcW w:w="2642" w:type="dxa"/>
          </w:tcPr>
          <w:p w14:paraId="60BA3995" w14:textId="77777777" w:rsidR="00D40B91" w:rsidRPr="00081AF8" w:rsidDel="00E37E31" w:rsidRDefault="00D40B91" w:rsidP="00081AF8">
            <w:pPr>
              <w:spacing w:line="360" w:lineRule="auto"/>
              <w:jc w:val="both"/>
              <w:rPr>
                <w:del w:id="3941" w:author="admin" w:date="2022-12-12T09:28:00Z"/>
                <w:rFonts w:ascii="Times New Roman" w:eastAsia="Calibri" w:hAnsi="Times New Roman" w:cs="Times New Roman"/>
                <w:sz w:val="28"/>
                <w:szCs w:val="28"/>
                <w:lang w:eastAsia="vi-VN"/>
              </w:rPr>
            </w:pPr>
            <w:del w:id="3942" w:author="admin" w:date="2022-12-12T09:28:00Z">
              <w:r w:rsidRPr="00081AF8" w:rsidDel="00E37E31">
                <w:rPr>
                  <w:rFonts w:ascii="Times New Roman" w:eastAsia="Calibri" w:hAnsi="Times New Roman" w:cs="Times New Roman"/>
                  <w:sz w:val="28"/>
                  <w:szCs w:val="28"/>
                  <w:lang w:eastAsia="vi-VN"/>
                </w:rPr>
                <w:delText>CartID</w:delText>
              </w:r>
            </w:del>
          </w:p>
        </w:tc>
        <w:tc>
          <w:tcPr>
            <w:tcW w:w="1725" w:type="dxa"/>
          </w:tcPr>
          <w:p w14:paraId="633FFBC4" w14:textId="77777777" w:rsidR="00D40B91" w:rsidRPr="00081AF8" w:rsidDel="00E37E31" w:rsidRDefault="00D40B91" w:rsidP="00081AF8">
            <w:pPr>
              <w:spacing w:line="360" w:lineRule="auto"/>
              <w:jc w:val="both"/>
              <w:rPr>
                <w:del w:id="3943" w:author="admin" w:date="2022-12-12T09:28:00Z"/>
                <w:rFonts w:ascii="Times New Roman" w:eastAsia="Calibri" w:hAnsi="Times New Roman" w:cs="Times New Roman"/>
                <w:sz w:val="28"/>
                <w:szCs w:val="28"/>
                <w:lang w:val="vi-VN" w:eastAsia="vi-VN"/>
              </w:rPr>
            </w:pPr>
            <w:del w:id="3944" w:author="admin" w:date="2022-12-12T09:28:00Z">
              <w:r w:rsidRPr="00081AF8" w:rsidDel="00E37E31">
                <w:rPr>
                  <w:rFonts w:ascii="Times New Roman" w:eastAsia="Calibri" w:hAnsi="Times New Roman" w:cs="Times New Roman"/>
                  <w:sz w:val="28"/>
                  <w:szCs w:val="28"/>
                  <w:lang w:eastAsia="vi-VN"/>
                </w:rPr>
                <w:delText>Int</w:delText>
              </w:r>
            </w:del>
          </w:p>
        </w:tc>
        <w:tc>
          <w:tcPr>
            <w:tcW w:w="933" w:type="dxa"/>
          </w:tcPr>
          <w:p w14:paraId="28AA8AF6" w14:textId="77777777" w:rsidR="00D40B91" w:rsidRPr="00081AF8" w:rsidDel="00E37E31" w:rsidRDefault="00D40B91" w:rsidP="00081AF8">
            <w:pPr>
              <w:spacing w:line="360" w:lineRule="auto"/>
              <w:jc w:val="both"/>
              <w:rPr>
                <w:del w:id="3945" w:author="admin" w:date="2022-12-12T09:28:00Z"/>
                <w:rFonts w:ascii="Times New Roman" w:eastAsia="Calibri" w:hAnsi="Times New Roman" w:cs="Times New Roman"/>
                <w:sz w:val="28"/>
                <w:szCs w:val="28"/>
                <w:lang w:eastAsia="vi-VN"/>
              </w:rPr>
            </w:pPr>
          </w:p>
        </w:tc>
        <w:tc>
          <w:tcPr>
            <w:tcW w:w="1487" w:type="dxa"/>
          </w:tcPr>
          <w:p w14:paraId="31A1C367" w14:textId="77777777" w:rsidR="00D40B91" w:rsidRPr="00081AF8" w:rsidDel="00E37E31" w:rsidRDefault="00D40B91" w:rsidP="00081AF8">
            <w:pPr>
              <w:spacing w:line="360" w:lineRule="auto"/>
              <w:jc w:val="both"/>
              <w:rPr>
                <w:del w:id="3946" w:author="admin" w:date="2022-12-12T09:28:00Z"/>
                <w:rFonts w:ascii="Times New Roman" w:eastAsia="Calibri" w:hAnsi="Times New Roman" w:cs="Times New Roman"/>
                <w:sz w:val="28"/>
                <w:szCs w:val="28"/>
                <w:lang w:eastAsia="vi-VN"/>
              </w:rPr>
            </w:pPr>
            <w:del w:id="3947" w:author="admin" w:date="2022-12-12T09:28:00Z">
              <w:r w:rsidRPr="00081AF8" w:rsidDel="00E37E31">
                <w:rPr>
                  <w:rFonts w:ascii="Times New Roman" w:eastAsia="Calibri" w:hAnsi="Times New Roman" w:cs="Times New Roman"/>
                  <w:sz w:val="28"/>
                  <w:szCs w:val="28"/>
                  <w:lang w:eastAsia="vi-VN"/>
                </w:rPr>
                <w:delText>Khóa chính</w:delText>
              </w:r>
            </w:del>
          </w:p>
        </w:tc>
        <w:tc>
          <w:tcPr>
            <w:tcW w:w="1530" w:type="dxa"/>
          </w:tcPr>
          <w:p w14:paraId="25D21D90" w14:textId="77777777" w:rsidR="00D40B91" w:rsidRPr="00081AF8" w:rsidDel="00E37E31" w:rsidRDefault="00D40B91" w:rsidP="00081AF8">
            <w:pPr>
              <w:spacing w:line="360" w:lineRule="auto"/>
              <w:jc w:val="both"/>
              <w:rPr>
                <w:del w:id="3948" w:author="admin" w:date="2022-12-12T09:28:00Z"/>
                <w:rFonts w:ascii="Times New Roman" w:eastAsia="Calibri" w:hAnsi="Times New Roman" w:cs="Times New Roman"/>
                <w:sz w:val="28"/>
                <w:szCs w:val="28"/>
                <w:lang w:eastAsia="vi-VN"/>
              </w:rPr>
            </w:pPr>
            <w:del w:id="3949" w:author="admin" w:date="2022-12-12T09:28:00Z">
              <w:r w:rsidRPr="00081AF8" w:rsidDel="00E37E31">
                <w:rPr>
                  <w:rFonts w:ascii="Times New Roman" w:eastAsia="Calibri" w:hAnsi="Times New Roman" w:cs="Times New Roman"/>
                  <w:sz w:val="28"/>
                  <w:szCs w:val="28"/>
                  <w:lang w:eastAsia="vi-VN"/>
                </w:rPr>
                <w:delText>Mã giỏ hàng</w:delText>
              </w:r>
            </w:del>
          </w:p>
        </w:tc>
      </w:tr>
      <w:tr w:rsidR="00D40B91" w:rsidRPr="00081AF8" w:rsidDel="00E37E31" w14:paraId="2D15055A" w14:textId="77777777" w:rsidTr="00E305A5">
        <w:trPr>
          <w:jc w:val="center"/>
          <w:del w:id="3950" w:author="admin" w:date="2022-12-12T09:28:00Z"/>
        </w:trPr>
        <w:tc>
          <w:tcPr>
            <w:tcW w:w="728" w:type="dxa"/>
          </w:tcPr>
          <w:p w14:paraId="02F7B6A2" w14:textId="77777777" w:rsidR="00D40B91" w:rsidRPr="00081AF8" w:rsidDel="00E37E31" w:rsidRDefault="00D40B91" w:rsidP="00081AF8">
            <w:pPr>
              <w:spacing w:line="360" w:lineRule="auto"/>
              <w:jc w:val="both"/>
              <w:rPr>
                <w:del w:id="3951" w:author="admin" w:date="2022-12-12T09:28:00Z"/>
                <w:rFonts w:ascii="Times New Roman" w:eastAsia="Calibri" w:hAnsi="Times New Roman" w:cs="Times New Roman"/>
                <w:sz w:val="28"/>
                <w:szCs w:val="28"/>
                <w:lang w:eastAsia="vi-VN"/>
              </w:rPr>
            </w:pPr>
            <w:del w:id="3952" w:author="admin" w:date="2022-12-12T09:28:00Z">
              <w:r w:rsidRPr="00081AF8" w:rsidDel="00E37E31">
                <w:rPr>
                  <w:rFonts w:ascii="Times New Roman" w:eastAsia="Calibri" w:hAnsi="Times New Roman" w:cs="Times New Roman"/>
                  <w:sz w:val="28"/>
                  <w:szCs w:val="28"/>
                  <w:lang w:eastAsia="vi-VN"/>
                </w:rPr>
                <w:delText>2</w:delText>
              </w:r>
            </w:del>
          </w:p>
        </w:tc>
        <w:tc>
          <w:tcPr>
            <w:tcW w:w="2642" w:type="dxa"/>
          </w:tcPr>
          <w:p w14:paraId="74262596" w14:textId="77777777" w:rsidR="00D40B91" w:rsidRPr="00081AF8" w:rsidDel="00E37E31" w:rsidRDefault="00D40B91" w:rsidP="00081AF8">
            <w:pPr>
              <w:spacing w:line="360" w:lineRule="auto"/>
              <w:jc w:val="both"/>
              <w:rPr>
                <w:del w:id="3953" w:author="admin" w:date="2022-12-12T09:28:00Z"/>
                <w:rFonts w:ascii="Times New Roman" w:eastAsia="Calibri" w:hAnsi="Times New Roman" w:cs="Times New Roman"/>
                <w:sz w:val="28"/>
                <w:szCs w:val="28"/>
                <w:lang w:eastAsia="vi-VN"/>
              </w:rPr>
            </w:pPr>
            <w:del w:id="3954" w:author="admin" w:date="2022-12-12T09:28:00Z">
              <w:r w:rsidRPr="00081AF8" w:rsidDel="00E37E31">
                <w:rPr>
                  <w:rFonts w:ascii="Times New Roman" w:eastAsia="Calibri" w:hAnsi="Times New Roman" w:cs="Times New Roman"/>
                  <w:sz w:val="28"/>
                  <w:szCs w:val="28"/>
                  <w:lang w:eastAsia="vi-VN"/>
                </w:rPr>
                <w:delText>ProductID</w:delText>
              </w:r>
            </w:del>
          </w:p>
        </w:tc>
        <w:tc>
          <w:tcPr>
            <w:tcW w:w="1725" w:type="dxa"/>
          </w:tcPr>
          <w:p w14:paraId="767CE94C" w14:textId="77777777" w:rsidR="00D40B91" w:rsidRPr="00081AF8" w:rsidDel="00E37E31" w:rsidRDefault="00D40B91" w:rsidP="00081AF8">
            <w:pPr>
              <w:spacing w:line="360" w:lineRule="auto"/>
              <w:jc w:val="both"/>
              <w:rPr>
                <w:del w:id="3955" w:author="admin" w:date="2022-12-12T09:28:00Z"/>
                <w:rFonts w:ascii="Times New Roman" w:eastAsia="Calibri" w:hAnsi="Times New Roman" w:cs="Times New Roman"/>
                <w:sz w:val="28"/>
                <w:szCs w:val="28"/>
                <w:lang w:eastAsia="vi-VN"/>
              </w:rPr>
            </w:pPr>
            <w:del w:id="3956" w:author="admin" w:date="2022-12-12T09:28:00Z">
              <w:r w:rsidRPr="00081AF8" w:rsidDel="00E37E31">
                <w:rPr>
                  <w:rFonts w:ascii="Times New Roman" w:eastAsia="Calibri" w:hAnsi="Times New Roman" w:cs="Times New Roman"/>
                  <w:sz w:val="28"/>
                  <w:szCs w:val="28"/>
                  <w:lang w:eastAsia="vi-VN"/>
                </w:rPr>
                <w:delText>Int</w:delText>
              </w:r>
            </w:del>
          </w:p>
        </w:tc>
        <w:tc>
          <w:tcPr>
            <w:tcW w:w="933" w:type="dxa"/>
          </w:tcPr>
          <w:p w14:paraId="310EF87B" w14:textId="77777777" w:rsidR="00D40B91" w:rsidRPr="00081AF8" w:rsidDel="00E37E31" w:rsidRDefault="00D40B91" w:rsidP="00081AF8">
            <w:pPr>
              <w:spacing w:line="360" w:lineRule="auto"/>
              <w:jc w:val="both"/>
              <w:rPr>
                <w:del w:id="3957" w:author="admin" w:date="2022-12-12T09:28:00Z"/>
                <w:rFonts w:ascii="Times New Roman" w:eastAsia="Calibri" w:hAnsi="Times New Roman" w:cs="Times New Roman"/>
                <w:sz w:val="28"/>
                <w:szCs w:val="28"/>
                <w:lang w:eastAsia="vi-VN"/>
              </w:rPr>
            </w:pPr>
          </w:p>
        </w:tc>
        <w:tc>
          <w:tcPr>
            <w:tcW w:w="1487" w:type="dxa"/>
          </w:tcPr>
          <w:p w14:paraId="265F4181" w14:textId="77777777" w:rsidR="00D40B91" w:rsidRPr="00081AF8" w:rsidDel="00E37E31" w:rsidRDefault="00D40B91" w:rsidP="00081AF8">
            <w:pPr>
              <w:spacing w:line="360" w:lineRule="auto"/>
              <w:jc w:val="both"/>
              <w:rPr>
                <w:del w:id="3958" w:author="admin" w:date="2022-12-12T09:28:00Z"/>
                <w:rFonts w:ascii="Times New Roman" w:eastAsia="Calibri" w:hAnsi="Times New Roman" w:cs="Times New Roman"/>
                <w:sz w:val="28"/>
                <w:szCs w:val="28"/>
                <w:lang w:eastAsia="vi-VN"/>
              </w:rPr>
            </w:pPr>
            <w:del w:id="3959" w:author="admin" w:date="2022-12-12T09:28:00Z">
              <w:r w:rsidRPr="00081AF8" w:rsidDel="00E37E31">
                <w:rPr>
                  <w:rFonts w:ascii="Times New Roman" w:eastAsia="Calibri" w:hAnsi="Times New Roman" w:cs="Times New Roman"/>
                  <w:sz w:val="28"/>
                  <w:szCs w:val="28"/>
                  <w:lang w:eastAsia="vi-VN"/>
                </w:rPr>
                <w:delText>Khóa phụ</w:delText>
              </w:r>
            </w:del>
          </w:p>
        </w:tc>
        <w:tc>
          <w:tcPr>
            <w:tcW w:w="1530" w:type="dxa"/>
          </w:tcPr>
          <w:p w14:paraId="2F60BBE5" w14:textId="77777777" w:rsidR="00D40B91" w:rsidRPr="00081AF8" w:rsidDel="00E37E31" w:rsidRDefault="00D40B91" w:rsidP="00081AF8">
            <w:pPr>
              <w:spacing w:line="360" w:lineRule="auto"/>
              <w:jc w:val="both"/>
              <w:rPr>
                <w:del w:id="3960" w:author="admin" w:date="2022-12-12T09:28:00Z"/>
                <w:rFonts w:ascii="Times New Roman" w:eastAsia="Calibri" w:hAnsi="Times New Roman" w:cs="Times New Roman"/>
                <w:sz w:val="28"/>
                <w:szCs w:val="28"/>
                <w:lang w:eastAsia="vi-VN"/>
              </w:rPr>
            </w:pPr>
            <w:del w:id="3961" w:author="admin" w:date="2022-12-12T09:28:00Z">
              <w:r w:rsidRPr="00081AF8" w:rsidDel="00E37E31">
                <w:rPr>
                  <w:rFonts w:ascii="Times New Roman" w:eastAsia="Calibri" w:hAnsi="Times New Roman" w:cs="Times New Roman"/>
                  <w:sz w:val="28"/>
                  <w:szCs w:val="28"/>
                  <w:lang w:eastAsia="vi-VN"/>
                </w:rPr>
                <w:delText>Mã sản phẩm</w:delText>
              </w:r>
            </w:del>
          </w:p>
        </w:tc>
      </w:tr>
      <w:tr w:rsidR="00D40B91" w:rsidRPr="00081AF8" w:rsidDel="00E37E31" w14:paraId="5D13C32D" w14:textId="77777777" w:rsidTr="00E305A5">
        <w:trPr>
          <w:jc w:val="center"/>
          <w:del w:id="3962" w:author="admin" w:date="2022-12-12T09:28:00Z"/>
        </w:trPr>
        <w:tc>
          <w:tcPr>
            <w:tcW w:w="728" w:type="dxa"/>
          </w:tcPr>
          <w:p w14:paraId="1A7B1A46" w14:textId="77777777" w:rsidR="00D40B91" w:rsidRPr="00081AF8" w:rsidDel="00E37E31" w:rsidRDefault="00D40B91" w:rsidP="00081AF8">
            <w:pPr>
              <w:spacing w:line="360" w:lineRule="auto"/>
              <w:jc w:val="both"/>
              <w:rPr>
                <w:del w:id="3963" w:author="admin" w:date="2022-12-12T09:28:00Z"/>
                <w:rFonts w:ascii="Times New Roman" w:eastAsia="Calibri" w:hAnsi="Times New Roman" w:cs="Times New Roman"/>
                <w:sz w:val="28"/>
                <w:szCs w:val="28"/>
                <w:lang w:eastAsia="vi-VN"/>
              </w:rPr>
            </w:pPr>
            <w:del w:id="3964" w:author="admin" w:date="2022-12-12T09:28:00Z">
              <w:r w:rsidRPr="00081AF8" w:rsidDel="00E37E31">
                <w:rPr>
                  <w:rFonts w:ascii="Times New Roman" w:eastAsia="Calibri" w:hAnsi="Times New Roman" w:cs="Times New Roman"/>
                  <w:sz w:val="28"/>
                  <w:szCs w:val="28"/>
                  <w:lang w:eastAsia="vi-VN"/>
                </w:rPr>
                <w:delText>3</w:delText>
              </w:r>
            </w:del>
          </w:p>
        </w:tc>
        <w:tc>
          <w:tcPr>
            <w:tcW w:w="2642" w:type="dxa"/>
          </w:tcPr>
          <w:p w14:paraId="7FABBB54" w14:textId="77777777" w:rsidR="00D40B91" w:rsidRPr="00081AF8" w:rsidDel="00E37E31" w:rsidRDefault="00D40B91" w:rsidP="00081AF8">
            <w:pPr>
              <w:spacing w:line="360" w:lineRule="auto"/>
              <w:jc w:val="both"/>
              <w:rPr>
                <w:del w:id="3965" w:author="admin" w:date="2022-12-12T09:28:00Z"/>
                <w:rFonts w:ascii="Times New Roman" w:eastAsia="Calibri" w:hAnsi="Times New Roman" w:cs="Times New Roman"/>
                <w:sz w:val="28"/>
                <w:szCs w:val="28"/>
                <w:lang w:eastAsia="vi-VN"/>
              </w:rPr>
            </w:pPr>
            <w:del w:id="3966" w:author="admin" w:date="2022-12-12T09:28:00Z">
              <w:r w:rsidRPr="00081AF8" w:rsidDel="00E37E31">
                <w:rPr>
                  <w:rFonts w:ascii="Times New Roman" w:eastAsia="Calibri" w:hAnsi="Times New Roman" w:cs="Times New Roman"/>
                  <w:sz w:val="28"/>
                  <w:szCs w:val="28"/>
                  <w:lang w:eastAsia="vi-VN"/>
                </w:rPr>
                <w:delText>sID</w:delText>
              </w:r>
            </w:del>
          </w:p>
        </w:tc>
        <w:tc>
          <w:tcPr>
            <w:tcW w:w="1725" w:type="dxa"/>
          </w:tcPr>
          <w:p w14:paraId="7A3E85CA" w14:textId="77777777" w:rsidR="00D40B91" w:rsidRPr="00081AF8" w:rsidDel="00E37E31" w:rsidRDefault="00D40B91" w:rsidP="00081AF8">
            <w:pPr>
              <w:spacing w:line="360" w:lineRule="auto"/>
              <w:jc w:val="both"/>
              <w:rPr>
                <w:del w:id="3967" w:author="admin" w:date="2022-12-12T09:28:00Z"/>
                <w:rFonts w:ascii="Times New Roman" w:eastAsia="Calibri" w:hAnsi="Times New Roman" w:cs="Times New Roman"/>
                <w:sz w:val="28"/>
                <w:szCs w:val="28"/>
                <w:lang w:eastAsia="vi-VN"/>
              </w:rPr>
            </w:pPr>
            <w:del w:id="3968" w:author="admin" w:date="2022-12-12T09:28:00Z">
              <w:r w:rsidRPr="00081AF8" w:rsidDel="00E37E31">
                <w:rPr>
                  <w:rFonts w:ascii="Times New Roman" w:eastAsia="Calibri" w:hAnsi="Times New Roman" w:cs="Times New Roman"/>
                  <w:sz w:val="28"/>
                  <w:szCs w:val="28"/>
                  <w:lang w:eastAsia="vi-VN"/>
                </w:rPr>
                <w:delText>Varchar(255)</w:delText>
              </w:r>
            </w:del>
          </w:p>
        </w:tc>
        <w:tc>
          <w:tcPr>
            <w:tcW w:w="933" w:type="dxa"/>
          </w:tcPr>
          <w:p w14:paraId="4B9F9563" w14:textId="77777777" w:rsidR="00D40B91" w:rsidRPr="00081AF8" w:rsidDel="00E37E31" w:rsidRDefault="00D40B91" w:rsidP="00081AF8">
            <w:pPr>
              <w:spacing w:line="360" w:lineRule="auto"/>
              <w:jc w:val="both"/>
              <w:rPr>
                <w:del w:id="3969" w:author="admin" w:date="2022-12-12T09:28:00Z"/>
                <w:rFonts w:ascii="Times New Roman" w:eastAsia="Calibri" w:hAnsi="Times New Roman" w:cs="Times New Roman"/>
                <w:sz w:val="28"/>
                <w:szCs w:val="28"/>
                <w:lang w:eastAsia="vi-VN"/>
              </w:rPr>
            </w:pPr>
            <w:del w:id="3970" w:author="admin" w:date="2022-12-12T09:28:00Z">
              <w:r w:rsidRPr="00081AF8" w:rsidDel="00E37E31">
                <w:rPr>
                  <w:rFonts w:ascii="Times New Roman" w:eastAsia="Calibri" w:hAnsi="Times New Roman" w:cs="Times New Roman"/>
                  <w:sz w:val="28"/>
                  <w:szCs w:val="28"/>
                  <w:lang w:eastAsia="vi-VN"/>
                </w:rPr>
                <w:delText>x</w:delText>
              </w:r>
            </w:del>
          </w:p>
        </w:tc>
        <w:tc>
          <w:tcPr>
            <w:tcW w:w="1487" w:type="dxa"/>
          </w:tcPr>
          <w:p w14:paraId="4432CC4F" w14:textId="77777777" w:rsidR="00D40B91" w:rsidRPr="00081AF8" w:rsidDel="00E37E31" w:rsidRDefault="00D40B91" w:rsidP="00081AF8">
            <w:pPr>
              <w:spacing w:line="360" w:lineRule="auto"/>
              <w:jc w:val="both"/>
              <w:rPr>
                <w:del w:id="3971" w:author="admin" w:date="2022-12-12T09:28:00Z"/>
                <w:rFonts w:ascii="Times New Roman" w:eastAsia="Calibri" w:hAnsi="Times New Roman" w:cs="Times New Roman"/>
                <w:sz w:val="28"/>
                <w:szCs w:val="28"/>
                <w:lang w:val="vi-VN" w:eastAsia="vi-VN"/>
              </w:rPr>
            </w:pPr>
          </w:p>
        </w:tc>
        <w:tc>
          <w:tcPr>
            <w:tcW w:w="1530" w:type="dxa"/>
          </w:tcPr>
          <w:p w14:paraId="6BD4C844" w14:textId="77777777" w:rsidR="00D40B91" w:rsidRPr="00081AF8" w:rsidDel="00E37E31" w:rsidRDefault="00D40B91" w:rsidP="00081AF8">
            <w:pPr>
              <w:spacing w:line="360" w:lineRule="auto"/>
              <w:jc w:val="both"/>
              <w:rPr>
                <w:del w:id="3972" w:author="admin" w:date="2022-12-12T09:28:00Z"/>
                <w:rFonts w:ascii="Times New Roman" w:eastAsia="Calibri" w:hAnsi="Times New Roman" w:cs="Times New Roman"/>
                <w:sz w:val="28"/>
                <w:szCs w:val="28"/>
                <w:lang w:eastAsia="vi-VN"/>
              </w:rPr>
            </w:pPr>
            <w:del w:id="3973" w:author="admin" w:date="2022-12-12T09:28:00Z">
              <w:r w:rsidRPr="00081AF8" w:rsidDel="00E37E31">
                <w:rPr>
                  <w:rFonts w:ascii="Times New Roman" w:eastAsia="Calibri" w:hAnsi="Times New Roman" w:cs="Times New Roman"/>
                  <w:sz w:val="28"/>
                  <w:szCs w:val="28"/>
                  <w:lang w:eastAsia="vi-VN"/>
                </w:rPr>
                <w:delText>Mã phiên</w:delText>
              </w:r>
            </w:del>
          </w:p>
        </w:tc>
      </w:tr>
      <w:tr w:rsidR="00D40B91" w:rsidRPr="00081AF8" w:rsidDel="00E37E31" w14:paraId="6365388C" w14:textId="77777777" w:rsidTr="00E305A5">
        <w:trPr>
          <w:jc w:val="center"/>
          <w:del w:id="3974" w:author="admin" w:date="2022-12-12T09:28:00Z"/>
        </w:trPr>
        <w:tc>
          <w:tcPr>
            <w:tcW w:w="728" w:type="dxa"/>
          </w:tcPr>
          <w:p w14:paraId="5A337388" w14:textId="77777777" w:rsidR="00D40B91" w:rsidRPr="00081AF8" w:rsidDel="00E37E31" w:rsidRDefault="00D40B91" w:rsidP="00081AF8">
            <w:pPr>
              <w:spacing w:line="360" w:lineRule="auto"/>
              <w:jc w:val="both"/>
              <w:rPr>
                <w:del w:id="3975" w:author="admin" w:date="2022-12-12T09:28:00Z"/>
                <w:rFonts w:ascii="Times New Roman" w:eastAsia="Calibri" w:hAnsi="Times New Roman" w:cs="Times New Roman"/>
                <w:sz w:val="28"/>
                <w:szCs w:val="28"/>
                <w:lang w:eastAsia="vi-VN"/>
              </w:rPr>
            </w:pPr>
            <w:del w:id="3976" w:author="admin" w:date="2022-12-12T09:28:00Z">
              <w:r w:rsidRPr="00081AF8" w:rsidDel="00E37E31">
                <w:rPr>
                  <w:rFonts w:ascii="Times New Roman" w:eastAsia="Calibri" w:hAnsi="Times New Roman" w:cs="Times New Roman"/>
                  <w:sz w:val="28"/>
                  <w:szCs w:val="28"/>
                  <w:lang w:eastAsia="vi-VN"/>
                </w:rPr>
                <w:delText>4</w:delText>
              </w:r>
            </w:del>
          </w:p>
        </w:tc>
        <w:tc>
          <w:tcPr>
            <w:tcW w:w="2642" w:type="dxa"/>
          </w:tcPr>
          <w:p w14:paraId="02E40E9D" w14:textId="77777777" w:rsidR="00D40B91" w:rsidRPr="00081AF8" w:rsidDel="00E37E31" w:rsidRDefault="00D40B91" w:rsidP="00081AF8">
            <w:pPr>
              <w:spacing w:line="360" w:lineRule="auto"/>
              <w:jc w:val="both"/>
              <w:rPr>
                <w:del w:id="3977" w:author="admin" w:date="2022-12-12T09:28:00Z"/>
                <w:rFonts w:ascii="Times New Roman" w:eastAsia="Calibri" w:hAnsi="Times New Roman" w:cs="Times New Roman"/>
                <w:sz w:val="28"/>
                <w:szCs w:val="28"/>
                <w:lang w:eastAsia="vi-VN"/>
              </w:rPr>
            </w:pPr>
            <w:del w:id="3978" w:author="admin" w:date="2022-12-12T09:28:00Z">
              <w:r w:rsidRPr="00081AF8" w:rsidDel="00E37E31">
                <w:rPr>
                  <w:rFonts w:ascii="Times New Roman" w:eastAsia="Calibri" w:hAnsi="Times New Roman" w:cs="Times New Roman"/>
                  <w:sz w:val="28"/>
                  <w:szCs w:val="28"/>
                  <w:lang w:eastAsia="vi-VN"/>
                </w:rPr>
                <w:delText>ProductName</w:delText>
              </w:r>
            </w:del>
          </w:p>
        </w:tc>
        <w:tc>
          <w:tcPr>
            <w:tcW w:w="1725" w:type="dxa"/>
          </w:tcPr>
          <w:p w14:paraId="02114739" w14:textId="77777777" w:rsidR="00D40B91" w:rsidRPr="00081AF8" w:rsidDel="00E37E31" w:rsidRDefault="00D40B91" w:rsidP="00081AF8">
            <w:pPr>
              <w:spacing w:line="360" w:lineRule="auto"/>
              <w:jc w:val="both"/>
              <w:rPr>
                <w:del w:id="3979" w:author="admin" w:date="2022-12-12T09:28:00Z"/>
                <w:rFonts w:ascii="Times New Roman" w:eastAsia="Calibri" w:hAnsi="Times New Roman" w:cs="Times New Roman"/>
                <w:sz w:val="28"/>
                <w:szCs w:val="28"/>
                <w:lang w:eastAsia="vi-VN"/>
              </w:rPr>
            </w:pPr>
            <w:del w:id="3980" w:author="admin" w:date="2022-12-12T09:28:00Z">
              <w:r w:rsidRPr="00081AF8" w:rsidDel="00E37E31">
                <w:rPr>
                  <w:rFonts w:ascii="Times New Roman" w:eastAsia="Calibri" w:hAnsi="Times New Roman" w:cs="Times New Roman"/>
                  <w:sz w:val="28"/>
                  <w:szCs w:val="28"/>
                  <w:lang w:eastAsia="vi-VN"/>
                </w:rPr>
                <w:delText>Varchar(255)</w:delText>
              </w:r>
            </w:del>
          </w:p>
        </w:tc>
        <w:tc>
          <w:tcPr>
            <w:tcW w:w="933" w:type="dxa"/>
          </w:tcPr>
          <w:p w14:paraId="6BE6134C" w14:textId="77777777" w:rsidR="00D40B91" w:rsidRPr="00081AF8" w:rsidDel="00E37E31" w:rsidRDefault="00D40B91" w:rsidP="00081AF8">
            <w:pPr>
              <w:spacing w:line="360" w:lineRule="auto"/>
              <w:jc w:val="both"/>
              <w:rPr>
                <w:del w:id="3981" w:author="admin" w:date="2022-12-12T09:28:00Z"/>
                <w:rFonts w:ascii="Times New Roman" w:eastAsia="Calibri" w:hAnsi="Times New Roman" w:cs="Times New Roman"/>
                <w:sz w:val="28"/>
                <w:szCs w:val="28"/>
                <w:lang w:eastAsia="vi-VN"/>
              </w:rPr>
            </w:pPr>
            <w:del w:id="3982" w:author="admin" w:date="2022-12-12T09:28:00Z">
              <w:r w:rsidRPr="00081AF8" w:rsidDel="00E37E31">
                <w:rPr>
                  <w:rFonts w:ascii="Times New Roman" w:eastAsia="Calibri" w:hAnsi="Times New Roman" w:cs="Times New Roman"/>
                  <w:sz w:val="28"/>
                  <w:szCs w:val="28"/>
                  <w:lang w:eastAsia="vi-VN"/>
                </w:rPr>
                <w:delText>x</w:delText>
              </w:r>
            </w:del>
          </w:p>
        </w:tc>
        <w:tc>
          <w:tcPr>
            <w:tcW w:w="1487" w:type="dxa"/>
          </w:tcPr>
          <w:p w14:paraId="747F4748" w14:textId="77777777" w:rsidR="00D40B91" w:rsidRPr="00081AF8" w:rsidDel="00E37E31" w:rsidRDefault="00D40B91" w:rsidP="00081AF8">
            <w:pPr>
              <w:spacing w:line="360" w:lineRule="auto"/>
              <w:jc w:val="both"/>
              <w:rPr>
                <w:del w:id="3983" w:author="admin" w:date="2022-12-12T09:28:00Z"/>
                <w:rFonts w:ascii="Times New Roman" w:eastAsia="Calibri" w:hAnsi="Times New Roman" w:cs="Times New Roman"/>
                <w:sz w:val="28"/>
                <w:szCs w:val="28"/>
                <w:lang w:val="vi-VN" w:eastAsia="vi-VN"/>
              </w:rPr>
            </w:pPr>
          </w:p>
        </w:tc>
        <w:tc>
          <w:tcPr>
            <w:tcW w:w="1530" w:type="dxa"/>
          </w:tcPr>
          <w:p w14:paraId="51DE9775" w14:textId="77777777" w:rsidR="00D40B91" w:rsidRPr="00081AF8" w:rsidDel="00E37E31" w:rsidRDefault="00D40B91" w:rsidP="00081AF8">
            <w:pPr>
              <w:spacing w:line="360" w:lineRule="auto"/>
              <w:jc w:val="both"/>
              <w:rPr>
                <w:del w:id="3984" w:author="admin" w:date="2022-12-12T09:28:00Z"/>
                <w:rFonts w:ascii="Times New Roman" w:eastAsia="Calibri" w:hAnsi="Times New Roman" w:cs="Times New Roman"/>
                <w:sz w:val="28"/>
                <w:szCs w:val="28"/>
                <w:lang w:eastAsia="vi-VN"/>
              </w:rPr>
            </w:pPr>
            <w:del w:id="3985" w:author="admin" w:date="2022-12-12T09:28:00Z">
              <w:r w:rsidRPr="00081AF8" w:rsidDel="00E37E31">
                <w:rPr>
                  <w:rFonts w:ascii="Times New Roman" w:eastAsia="Calibri" w:hAnsi="Times New Roman" w:cs="Times New Roman"/>
                  <w:sz w:val="28"/>
                  <w:szCs w:val="28"/>
                  <w:lang w:eastAsia="vi-VN"/>
                </w:rPr>
                <w:delText>Tên sản phẩm</w:delText>
              </w:r>
            </w:del>
          </w:p>
        </w:tc>
      </w:tr>
      <w:tr w:rsidR="00D40B91" w:rsidRPr="00081AF8" w:rsidDel="00E37E31" w14:paraId="3F46E24A" w14:textId="77777777" w:rsidTr="00E305A5">
        <w:trPr>
          <w:jc w:val="center"/>
          <w:del w:id="3986" w:author="admin" w:date="2022-12-12T09:28:00Z"/>
        </w:trPr>
        <w:tc>
          <w:tcPr>
            <w:tcW w:w="728" w:type="dxa"/>
          </w:tcPr>
          <w:p w14:paraId="3D3732EB" w14:textId="77777777" w:rsidR="00D40B91" w:rsidRPr="00081AF8" w:rsidDel="00E37E31" w:rsidRDefault="00D40B91" w:rsidP="00081AF8">
            <w:pPr>
              <w:spacing w:line="360" w:lineRule="auto"/>
              <w:jc w:val="both"/>
              <w:rPr>
                <w:del w:id="3987" w:author="admin" w:date="2022-12-12T09:28:00Z"/>
                <w:rFonts w:ascii="Times New Roman" w:eastAsia="Calibri" w:hAnsi="Times New Roman" w:cs="Times New Roman"/>
                <w:sz w:val="28"/>
                <w:szCs w:val="28"/>
                <w:lang w:eastAsia="vi-VN"/>
              </w:rPr>
            </w:pPr>
            <w:del w:id="3988" w:author="admin" w:date="2022-12-12T09:28:00Z">
              <w:r w:rsidRPr="00081AF8" w:rsidDel="00E37E31">
                <w:rPr>
                  <w:rFonts w:ascii="Times New Roman" w:eastAsia="Calibri" w:hAnsi="Times New Roman" w:cs="Times New Roman"/>
                  <w:sz w:val="28"/>
                  <w:szCs w:val="28"/>
                  <w:lang w:eastAsia="vi-VN"/>
                </w:rPr>
                <w:delText>5</w:delText>
              </w:r>
            </w:del>
          </w:p>
        </w:tc>
        <w:tc>
          <w:tcPr>
            <w:tcW w:w="2642" w:type="dxa"/>
          </w:tcPr>
          <w:p w14:paraId="09A935F8" w14:textId="77777777" w:rsidR="00D40B91" w:rsidRPr="00081AF8" w:rsidDel="00E37E31" w:rsidRDefault="00D40B91" w:rsidP="00081AF8">
            <w:pPr>
              <w:spacing w:line="360" w:lineRule="auto"/>
              <w:jc w:val="both"/>
              <w:rPr>
                <w:del w:id="3989" w:author="admin" w:date="2022-12-12T09:28:00Z"/>
                <w:rFonts w:ascii="Times New Roman" w:eastAsia="Calibri" w:hAnsi="Times New Roman" w:cs="Times New Roman"/>
                <w:sz w:val="28"/>
                <w:szCs w:val="28"/>
                <w:lang w:eastAsia="vi-VN"/>
              </w:rPr>
            </w:pPr>
            <w:del w:id="3990" w:author="admin" w:date="2022-12-12T09:28:00Z">
              <w:r w:rsidRPr="00081AF8" w:rsidDel="00E37E31">
                <w:rPr>
                  <w:rFonts w:ascii="Times New Roman" w:eastAsia="Calibri" w:hAnsi="Times New Roman" w:cs="Times New Roman"/>
                  <w:sz w:val="28"/>
                  <w:szCs w:val="28"/>
                  <w:lang w:eastAsia="vi-VN"/>
                </w:rPr>
                <w:delText>Price</w:delText>
              </w:r>
            </w:del>
          </w:p>
        </w:tc>
        <w:tc>
          <w:tcPr>
            <w:tcW w:w="1725" w:type="dxa"/>
          </w:tcPr>
          <w:p w14:paraId="3B882158" w14:textId="77777777" w:rsidR="00D40B91" w:rsidRPr="00081AF8" w:rsidDel="00E37E31" w:rsidRDefault="00D40B91" w:rsidP="00081AF8">
            <w:pPr>
              <w:spacing w:line="360" w:lineRule="auto"/>
              <w:jc w:val="both"/>
              <w:rPr>
                <w:del w:id="3991" w:author="admin" w:date="2022-12-12T09:28:00Z"/>
                <w:rFonts w:ascii="Times New Roman" w:eastAsia="Calibri" w:hAnsi="Times New Roman" w:cs="Times New Roman"/>
                <w:sz w:val="28"/>
                <w:szCs w:val="28"/>
                <w:lang w:eastAsia="vi-VN"/>
              </w:rPr>
            </w:pPr>
            <w:del w:id="3992" w:author="admin" w:date="2022-12-12T09:28:00Z">
              <w:r w:rsidRPr="00081AF8" w:rsidDel="00E37E31">
                <w:rPr>
                  <w:rFonts w:ascii="Times New Roman" w:eastAsia="Calibri" w:hAnsi="Times New Roman" w:cs="Times New Roman"/>
                  <w:sz w:val="28"/>
                  <w:szCs w:val="28"/>
                  <w:lang w:eastAsia="vi-VN"/>
                </w:rPr>
                <w:delText>Int</w:delText>
              </w:r>
            </w:del>
          </w:p>
        </w:tc>
        <w:tc>
          <w:tcPr>
            <w:tcW w:w="933" w:type="dxa"/>
          </w:tcPr>
          <w:p w14:paraId="7073F3EC" w14:textId="77777777" w:rsidR="00D40B91" w:rsidRPr="00081AF8" w:rsidDel="00E37E31" w:rsidRDefault="00D40B91" w:rsidP="00081AF8">
            <w:pPr>
              <w:spacing w:line="360" w:lineRule="auto"/>
              <w:jc w:val="both"/>
              <w:rPr>
                <w:del w:id="3993" w:author="admin" w:date="2022-12-12T09:28:00Z"/>
                <w:rFonts w:ascii="Times New Roman" w:eastAsia="Calibri" w:hAnsi="Times New Roman" w:cs="Times New Roman"/>
                <w:sz w:val="28"/>
                <w:szCs w:val="28"/>
                <w:lang w:eastAsia="vi-VN"/>
              </w:rPr>
            </w:pPr>
            <w:del w:id="3994" w:author="admin" w:date="2022-12-12T09:28:00Z">
              <w:r w:rsidRPr="00081AF8" w:rsidDel="00E37E31">
                <w:rPr>
                  <w:rFonts w:ascii="Times New Roman" w:eastAsia="Calibri" w:hAnsi="Times New Roman" w:cs="Times New Roman"/>
                  <w:sz w:val="28"/>
                  <w:szCs w:val="28"/>
                  <w:lang w:eastAsia="vi-VN"/>
                </w:rPr>
                <w:delText>x</w:delText>
              </w:r>
            </w:del>
          </w:p>
        </w:tc>
        <w:tc>
          <w:tcPr>
            <w:tcW w:w="1487" w:type="dxa"/>
          </w:tcPr>
          <w:p w14:paraId="2B61A576" w14:textId="77777777" w:rsidR="00D40B91" w:rsidRPr="00081AF8" w:rsidDel="00E37E31" w:rsidRDefault="00D40B91" w:rsidP="00081AF8">
            <w:pPr>
              <w:spacing w:line="360" w:lineRule="auto"/>
              <w:jc w:val="both"/>
              <w:rPr>
                <w:del w:id="3995" w:author="admin" w:date="2022-12-12T09:28:00Z"/>
                <w:rFonts w:ascii="Times New Roman" w:eastAsia="Calibri" w:hAnsi="Times New Roman" w:cs="Times New Roman"/>
                <w:sz w:val="28"/>
                <w:szCs w:val="28"/>
                <w:lang w:val="vi-VN" w:eastAsia="vi-VN"/>
              </w:rPr>
            </w:pPr>
          </w:p>
        </w:tc>
        <w:tc>
          <w:tcPr>
            <w:tcW w:w="1530" w:type="dxa"/>
          </w:tcPr>
          <w:p w14:paraId="5C157C1A" w14:textId="77777777" w:rsidR="00D40B91" w:rsidRPr="00081AF8" w:rsidDel="00E37E31" w:rsidRDefault="00D40B91" w:rsidP="00081AF8">
            <w:pPr>
              <w:spacing w:line="360" w:lineRule="auto"/>
              <w:jc w:val="both"/>
              <w:rPr>
                <w:del w:id="3996" w:author="admin" w:date="2022-12-12T09:28:00Z"/>
                <w:rFonts w:ascii="Times New Roman" w:eastAsia="Calibri" w:hAnsi="Times New Roman" w:cs="Times New Roman"/>
                <w:sz w:val="28"/>
                <w:szCs w:val="28"/>
                <w:lang w:eastAsia="vi-VN"/>
              </w:rPr>
            </w:pPr>
            <w:del w:id="3997" w:author="admin" w:date="2022-12-12T09:28:00Z">
              <w:r w:rsidRPr="00081AF8" w:rsidDel="00E37E31">
                <w:rPr>
                  <w:rFonts w:ascii="Times New Roman" w:eastAsia="Calibri" w:hAnsi="Times New Roman" w:cs="Times New Roman"/>
                  <w:sz w:val="28"/>
                  <w:szCs w:val="28"/>
                  <w:lang w:eastAsia="vi-VN"/>
                </w:rPr>
                <w:delText>Giá</w:delText>
              </w:r>
            </w:del>
          </w:p>
        </w:tc>
      </w:tr>
      <w:tr w:rsidR="00D40B91" w:rsidRPr="00081AF8" w:rsidDel="00E37E31" w14:paraId="3CC6C0CA" w14:textId="77777777" w:rsidTr="00E305A5">
        <w:trPr>
          <w:jc w:val="center"/>
          <w:del w:id="3998" w:author="admin" w:date="2022-12-12T09:28:00Z"/>
        </w:trPr>
        <w:tc>
          <w:tcPr>
            <w:tcW w:w="728" w:type="dxa"/>
          </w:tcPr>
          <w:p w14:paraId="1D63F97E" w14:textId="77777777" w:rsidR="00D40B91" w:rsidRPr="00081AF8" w:rsidDel="00E37E31" w:rsidRDefault="00D40B91" w:rsidP="00081AF8">
            <w:pPr>
              <w:spacing w:line="360" w:lineRule="auto"/>
              <w:jc w:val="both"/>
              <w:rPr>
                <w:del w:id="3999" w:author="admin" w:date="2022-12-12T09:28:00Z"/>
                <w:rFonts w:ascii="Times New Roman" w:eastAsia="Calibri" w:hAnsi="Times New Roman" w:cs="Times New Roman"/>
                <w:sz w:val="28"/>
                <w:szCs w:val="28"/>
                <w:lang w:eastAsia="vi-VN"/>
              </w:rPr>
            </w:pPr>
            <w:del w:id="4000" w:author="admin" w:date="2022-12-12T09:28:00Z">
              <w:r w:rsidRPr="00081AF8" w:rsidDel="00E37E31">
                <w:rPr>
                  <w:rFonts w:ascii="Times New Roman" w:eastAsia="Calibri" w:hAnsi="Times New Roman" w:cs="Times New Roman"/>
                  <w:sz w:val="28"/>
                  <w:szCs w:val="28"/>
                  <w:lang w:eastAsia="vi-VN"/>
                </w:rPr>
                <w:delText>6</w:delText>
              </w:r>
            </w:del>
          </w:p>
        </w:tc>
        <w:tc>
          <w:tcPr>
            <w:tcW w:w="2642" w:type="dxa"/>
          </w:tcPr>
          <w:p w14:paraId="1F670AA0" w14:textId="77777777" w:rsidR="00D40B91" w:rsidRPr="00081AF8" w:rsidDel="00E37E31" w:rsidRDefault="00D40B91" w:rsidP="00081AF8">
            <w:pPr>
              <w:spacing w:line="360" w:lineRule="auto"/>
              <w:jc w:val="both"/>
              <w:rPr>
                <w:del w:id="4001" w:author="admin" w:date="2022-12-12T09:28:00Z"/>
                <w:rFonts w:ascii="Times New Roman" w:eastAsia="Calibri" w:hAnsi="Times New Roman" w:cs="Times New Roman"/>
                <w:sz w:val="28"/>
                <w:szCs w:val="28"/>
                <w:lang w:eastAsia="vi-VN"/>
              </w:rPr>
            </w:pPr>
            <w:del w:id="4002" w:author="admin" w:date="2022-12-12T09:28:00Z">
              <w:r w:rsidRPr="00081AF8" w:rsidDel="00E37E31">
                <w:rPr>
                  <w:rFonts w:ascii="Times New Roman" w:eastAsia="Calibri" w:hAnsi="Times New Roman" w:cs="Times New Roman"/>
                  <w:sz w:val="28"/>
                  <w:szCs w:val="28"/>
                  <w:lang w:eastAsia="vi-VN"/>
                </w:rPr>
                <w:delText>Quantity</w:delText>
              </w:r>
            </w:del>
          </w:p>
        </w:tc>
        <w:tc>
          <w:tcPr>
            <w:tcW w:w="1725" w:type="dxa"/>
          </w:tcPr>
          <w:p w14:paraId="4F0F6A46" w14:textId="77777777" w:rsidR="00D40B91" w:rsidRPr="00081AF8" w:rsidDel="00E37E31" w:rsidRDefault="00D40B91" w:rsidP="00081AF8">
            <w:pPr>
              <w:spacing w:line="360" w:lineRule="auto"/>
              <w:jc w:val="both"/>
              <w:rPr>
                <w:del w:id="4003" w:author="admin" w:date="2022-12-12T09:28:00Z"/>
                <w:rFonts w:ascii="Times New Roman" w:eastAsia="Calibri" w:hAnsi="Times New Roman" w:cs="Times New Roman"/>
                <w:sz w:val="28"/>
                <w:szCs w:val="28"/>
                <w:lang w:eastAsia="vi-VN"/>
              </w:rPr>
            </w:pPr>
            <w:del w:id="4004" w:author="admin" w:date="2022-12-12T09:28:00Z">
              <w:r w:rsidRPr="00081AF8" w:rsidDel="00E37E31">
                <w:rPr>
                  <w:rFonts w:ascii="Times New Roman" w:eastAsia="Calibri" w:hAnsi="Times New Roman" w:cs="Times New Roman"/>
                  <w:sz w:val="28"/>
                  <w:szCs w:val="28"/>
                  <w:lang w:eastAsia="vi-VN"/>
                </w:rPr>
                <w:delText>Int</w:delText>
              </w:r>
            </w:del>
          </w:p>
        </w:tc>
        <w:tc>
          <w:tcPr>
            <w:tcW w:w="933" w:type="dxa"/>
          </w:tcPr>
          <w:p w14:paraId="1D6CEA94" w14:textId="77777777" w:rsidR="00D40B91" w:rsidRPr="00081AF8" w:rsidDel="00E37E31" w:rsidRDefault="00D40B91" w:rsidP="00081AF8">
            <w:pPr>
              <w:spacing w:line="360" w:lineRule="auto"/>
              <w:jc w:val="both"/>
              <w:rPr>
                <w:del w:id="4005" w:author="admin" w:date="2022-12-12T09:28:00Z"/>
                <w:rFonts w:ascii="Times New Roman" w:eastAsia="Calibri" w:hAnsi="Times New Roman" w:cs="Times New Roman"/>
                <w:sz w:val="28"/>
                <w:szCs w:val="28"/>
                <w:lang w:eastAsia="vi-VN"/>
              </w:rPr>
            </w:pPr>
            <w:del w:id="4006" w:author="admin" w:date="2022-12-12T09:28:00Z">
              <w:r w:rsidRPr="00081AF8" w:rsidDel="00E37E31">
                <w:rPr>
                  <w:rFonts w:ascii="Times New Roman" w:eastAsia="Calibri" w:hAnsi="Times New Roman" w:cs="Times New Roman"/>
                  <w:sz w:val="28"/>
                  <w:szCs w:val="28"/>
                  <w:lang w:eastAsia="vi-VN"/>
                </w:rPr>
                <w:delText>x</w:delText>
              </w:r>
            </w:del>
          </w:p>
        </w:tc>
        <w:tc>
          <w:tcPr>
            <w:tcW w:w="1487" w:type="dxa"/>
          </w:tcPr>
          <w:p w14:paraId="766FFFDC" w14:textId="77777777" w:rsidR="00D40B91" w:rsidRPr="00081AF8" w:rsidDel="00E37E31" w:rsidRDefault="00D40B91" w:rsidP="00081AF8">
            <w:pPr>
              <w:spacing w:line="360" w:lineRule="auto"/>
              <w:jc w:val="both"/>
              <w:rPr>
                <w:del w:id="4007" w:author="admin" w:date="2022-12-12T09:28:00Z"/>
                <w:rFonts w:ascii="Times New Roman" w:eastAsia="Calibri" w:hAnsi="Times New Roman" w:cs="Times New Roman"/>
                <w:sz w:val="28"/>
                <w:szCs w:val="28"/>
                <w:lang w:val="vi-VN" w:eastAsia="vi-VN"/>
              </w:rPr>
            </w:pPr>
          </w:p>
        </w:tc>
        <w:tc>
          <w:tcPr>
            <w:tcW w:w="1530" w:type="dxa"/>
          </w:tcPr>
          <w:p w14:paraId="41B7A1CB" w14:textId="77777777" w:rsidR="00D40B91" w:rsidRPr="00081AF8" w:rsidDel="00E37E31" w:rsidRDefault="00D40B91" w:rsidP="00081AF8">
            <w:pPr>
              <w:spacing w:line="360" w:lineRule="auto"/>
              <w:jc w:val="both"/>
              <w:rPr>
                <w:del w:id="4008" w:author="admin" w:date="2022-12-12T09:28:00Z"/>
                <w:rFonts w:ascii="Times New Roman" w:eastAsia="Calibri" w:hAnsi="Times New Roman" w:cs="Times New Roman"/>
                <w:sz w:val="28"/>
                <w:szCs w:val="28"/>
                <w:lang w:eastAsia="vi-VN"/>
              </w:rPr>
            </w:pPr>
            <w:del w:id="4009" w:author="admin" w:date="2022-12-12T09:28:00Z">
              <w:r w:rsidRPr="00081AF8" w:rsidDel="00E37E31">
                <w:rPr>
                  <w:rFonts w:ascii="Times New Roman" w:eastAsia="Calibri" w:hAnsi="Times New Roman" w:cs="Times New Roman"/>
                  <w:sz w:val="28"/>
                  <w:szCs w:val="28"/>
                  <w:lang w:eastAsia="vi-VN"/>
                </w:rPr>
                <w:delText>Số lượng</w:delText>
              </w:r>
            </w:del>
          </w:p>
        </w:tc>
      </w:tr>
      <w:tr w:rsidR="00D40B91" w:rsidRPr="00081AF8" w:rsidDel="00E37E31" w14:paraId="73D2378E" w14:textId="77777777" w:rsidTr="00E305A5">
        <w:trPr>
          <w:jc w:val="center"/>
          <w:del w:id="4010" w:author="admin" w:date="2022-12-12T09:28:00Z"/>
        </w:trPr>
        <w:tc>
          <w:tcPr>
            <w:tcW w:w="728" w:type="dxa"/>
          </w:tcPr>
          <w:p w14:paraId="2FDEC945" w14:textId="77777777" w:rsidR="00D40B91" w:rsidRPr="00081AF8" w:rsidDel="00E37E31" w:rsidRDefault="00D40B91" w:rsidP="00081AF8">
            <w:pPr>
              <w:spacing w:line="360" w:lineRule="auto"/>
              <w:jc w:val="both"/>
              <w:rPr>
                <w:del w:id="4011" w:author="admin" w:date="2022-12-12T09:28:00Z"/>
                <w:rFonts w:ascii="Times New Roman" w:eastAsia="Calibri" w:hAnsi="Times New Roman" w:cs="Times New Roman"/>
                <w:sz w:val="28"/>
                <w:szCs w:val="28"/>
                <w:lang w:eastAsia="vi-VN"/>
              </w:rPr>
            </w:pPr>
            <w:del w:id="4012" w:author="admin" w:date="2022-12-12T09:28:00Z">
              <w:r w:rsidRPr="00081AF8" w:rsidDel="00E37E31">
                <w:rPr>
                  <w:rFonts w:ascii="Times New Roman" w:eastAsia="Calibri" w:hAnsi="Times New Roman" w:cs="Times New Roman"/>
                  <w:sz w:val="28"/>
                  <w:szCs w:val="28"/>
                  <w:lang w:eastAsia="vi-VN"/>
                </w:rPr>
                <w:delText>7</w:delText>
              </w:r>
            </w:del>
          </w:p>
        </w:tc>
        <w:tc>
          <w:tcPr>
            <w:tcW w:w="2642" w:type="dxa"/>
          </w:tcPr>
          <w:p w14:paraId="10DC2546" w14:textId="77777777" w:rsidR="00D40B91" w:rsidRPr="00081AF8" w:rsidDel="00E37E31" w:rsidRDefault="00D40B91" w:rsidP="00081AF8">
            <w:pPr>
              <w:spacing w:line="360" w:lineRule="auto"/>
              <w:jc w:val="both"/>
              <w:rPr>
                <w:del w:id="4013" w:author="admin" w:date="2022-12-12T09:28:00Z"/>
                <w:rFonts w:ascii="Times New Roman" w:eastAsia="Calibri" w:hAnsi="Times New Roman" w:cs="Times New Roman"/>
                <w:sz w:val="28"/>
                <w:szCs w:val="28"/>
                <w:lang w:eastAsia="vi-VN"/>
              </w:rPr>
            </w:pPr>
            <w:del w:id="4014" w:author="admin" w:date="2022-12-12T09:28:00Z">
              <w:r w:rsidRPr="00081AF8" w:rsidDel="00E37E31">
                <w:rPr>
                  <w:rFonts w:ascii="Times New Roman" w:eastAsia="Calibri" w:hAnsi="Times New Roman" w:cs="Times New Roman"/>
                  <w:sz w:val="28"/>
                  <w:szCs w:val="28"/>
                  <w:lang w:eastAsia="vi-VN"/>
                </w:rPr>
                <w:delText>Image</w:delText>
              </w:r>
            </w:del>
          </w:p>
        </w:tc>
        <w:tc>
          <w:tcPr>
            <w:tcW w:w="1725" w:type="dxa"/>
          </w:tcPr>
          <w:p w14:paraId="688EB3A9" w14:textId="77777777" w:rsidR="00D40B91" w:rsidRPr="00081AF8" w:rsidDel="00E37E31" w:rsidRDefault="00D40B91" w:rsidP="00081AF8">
            <w:pPr>
              <w:spacing w:line="360" w:lineRule="auto"/>
              <w:jc w:val="both"/>
              <w:rPr>
                <w:del w:id="4015" w:author="admin" w:date="2022-12-12T09:28:00Z"/>
                <w:rFonts w:ascii="Times New Roman" w:eastAsia="Calibri" w:hAnsi="Times New Roman" w:cs="Times New Roman"/>
                <w:sz w:val="28"/>
                <w:szCs w:val="28"/>
                <w:lang w:eastAsia="vi-VN"/>
              </w:rPr>
            </w:pPr>
            <w:del w:id="4016" w:author="admin" w:date="2022-12-12T09:28:00Z">
              <w:r w:rsidRPr="00081AF8" w:rsidDel="00E37E31">
                <w:rPr>
                  <w:rFonts w:ascii="Times New Roman" w:eastAsia="Calibri" w:hAnsi="Times New Roman" w:cs="Times New Roman"/>
                  <w:sz w:val="28"/>
                  <w:szCs w:val="28"/>
                  <w:lang w:eastAsia="vi-VN"/>
                </w:rPr>
                <w:delText>Varchar(255)</w:delText>
              </w:r>
            </w:del>
          </w:p>
        </w:tc>
        <w:tc>
          <w:tcPr>
            <w:tcW w:w="933" w:type="dxa"/>
          </w:tcPr>
          <w:p w14:paraId="458F544E" w14:textId="77777777" w:rsidR="00D40B91" w:rsidRPr="00081AF8" w:rsidDel="00E37E31" w:rsidRDefault="00D40B91" w:rsidP="00081AF8">
            <w:pPr>
              <w:spacing w:line="360" w:lineRule="auto"/>
              <w:jc w:val="both"/>
              <w:rPr>
                <w:del w:id="4017" w:author="admin" w:date="2022-12-12T09:28:00Z"/>
                <w:rFonts w:ascii="Times New Roman" w:eastAsia="Calibri" w:hAnsi="Times New Roman" w:cs="Times New Roman"/>
                <w:sz w:val="28"/>
                <w:szCs w:val="28"/>
                <w:lang w:eastAsia="vi-VN"/>
              </w:rPr>
            </w:pPr>
            <w:del w:id="4018" w:author="admin" w:date="2022-12-12T09:28:00Z">
              <w:r w:rsidRPr="00081AF8" w:rsidDel="00E37E31">
                <w:rPr>
                  <w:rFonts w:ascii="Times New Roman" w:eastAsia="Calibri" w:hAnsi="Times New Roman" w:cs="Times New Roman"/>
                  <w:sz w:val="28"/>
                  <w:szCs w:val="28"/>
                  <w:lang w:eastAsia="vi-VN"/>
                </w:rPr>
                <w:delText>x</w:delText>
              </w:r>
            </w:del>
          </w:p>
        </w:tc>
        <w:tc>
          <w:tcPr>
            <w:tcW w:w="1487" w:type="dxa"/>
          </w:tcPr>
          <w:p w14:paraId="26A1FC1E" w14:textId="77777777" w:rsidR="00D40B91" w:rsidRPr="00081AF8" w:rsidDel="00E37E31" w:rsidRDefault="00D40B91" w:rsidP="00081AF8">
            <w:pPr>
              <w:spacing w:line="360" w:lineRule="auto"/>
              <w:jc w:val="both"/>
              <w:rPr>
                <w:del w:id="4019" w:author="admin" w:date="2022-12-12T09:28:00Z"/>
                <w:rFonts w:ascii="Times New Roman" w:eastAsia="Calibri" w:hAnsi="Times New Roman" w:cs="Times New Roman"/>
                <w:sz w:val="28"/>
                <w:szCs w:val="28"/>
                <w:lang w:val="vi-VN" w:eastAsia="vi-VN"/>
              </w:rPr>
            </w:pPr>
          </w:p>
        </w:tc>
        <w:tc>
          <w:tcPr>
            <w:tcW w:w="1530" w:type="dxa"/>
          </w:tcPr>
          <w:p w14:paraId="2F51E530" w14:textId="77777777" w:rsidR="00D40B91" w:rsidRPr="00081AF8" w:rsidDel="00E37E31" w:rsidRDefault="00D40B91" w:rsidP="00081AF8">
            <w:pPr>
              <w:spacing w:line="360" w:lineRule="auto"/>
              <w:jc w:val="both"/>
              <w:rPr>
                <w:del w:id="4020" w:author="admin" w:date="2022-12-12T09:28:00Z"/>
                <w:rFonts w:ascii="Times New Roman" w:eastAsia="Calibri" w:hAnsi="Times New Roman" w:cs="Times New Roman"/>
                <w:sz w:val="28"/>
                <w:szCs w:val="28"/>
                <w:lang w:eastAsia="vi-VN"/>
              </w:rPr>
            </w:pPr>
            <w:del w:id="4021" w:author="admin" w:date="2022-12-12T09:28:00Z">
              <w:r w:rsidRPr="00081AF8" w:rsidDel="00E37E31">
                <w:rPr>
                  <w:rFonts w:ascii="Times New Roman" w:eastAsia="Calibri" w:hAnsi="Times New Roman" w:cs="Times New Roman"/>
                  <w:sz w:val="28"/>
                  <w:szCs w:val="28"/>
                  <w:lang w:eastAsia="vi-VN"/>
                </w:rPr>
                <w:delText>Ảnh</w:delText>
              </w:r>
            </w:del>
          </w:p>
        </w:tc>
      </w:tr>
    </w:tbl>
    <w:p w14:paraId="62AA299C" w14:textId="77777777" w:rsidR="00D40B91" w:rsidRPr="00081AF8" w:rsidDel="00E37E31" w:rsidRDefault="00D40B91" w:rsidP="00081AF8">
      <w:pPr>
        <w:spacing w:line="360" w:lineRule="auto"/>
        <w:ind w:left="720"/>
        <w:jc w:val="both"/>
        <w:rPr>
          <w:del w:id="4022" w:author="admin" w:date="2022-12-12T09:28:00Z"/>
          <w:rFonts w:ascii="Times New Roman" w:eastAsia="Calibri" w:hAnsi="Times New Roman" w:cs="Times New Roman"/>
          <w:sz w:val="28"/>
          <w:szCs w:val="28"/>
          <w:lang w:eastAsia="vi-VN"/>
        </w:rPr>
      </w:pPr>
    </w:p>
    <w:p w14:paraId="350B3C96" w14:textId="77777777" w:rsidR="00D40B91" w:rsidRPr="00081AF8" w:rsidDel="00E37E31" w:rsidRDefault="00D40B91" w:rsidP="00081AF8">
      <w:pPr>
        <w:pStyle w:val="Heading3"/>
        <w:spacing w:line="360" w:lineRule="auto"/>
        <w:rPr>
          <w:del w:id="4023" w:author="admin" w:date="2022-12-12T09:28:00Z"/>
          <w:rFonts w:ascii="Times New Roman" w:eastAsia="Calibri" w:hAnsi="Times New Roman" w:cs="Times New Roman"/>
          <w:b/>
          <w:color w:val="auto"/>
          <w:sz w:val="28"/>
          <w:szCs w:val="28"/>
          <w:lang w:eastAsia="vi-VN"/>
        </w:rPr>
      </w:pPr>
      <w:del w:id="4024" w:author="admin" w:date="2022-12-12T09:28:00Z">
        <w:r w:rsidRPr="00081AF8" w:rsidDel="00E37E31">
          <w:rPr>
            <w:rFonts w:ascii="Times New Roman" w:eastAsia="Calibri" w:hAnsi="Times New Roman" w:cs="Times New Roman"/>
            <w:b/>
            <w:color w:val="auto"/>
            <w:sz w:val="28"/>
            <w:szCs w:val="28"/>
            <w:lang w:eastAsia="vi-VN"/>
          </w:rPr>
          <w:delText>3.3.8 Chi tiết khuyến mại (PromotionDetails)</w:delText>
        </w:r>
      </w:del>
    </w:p>
    <w:p w14:paraId="0B200416" w14:textId="77777777" w:rsidR="00D40B91" w:rsidRPr="00081AF8" w:rsidDel="00E37E31" w:rsidRDefault="00D40B91" w:rsidP="00081AF8">
      <w:pPr>
        <w:spacing w:line="360" w:lineRule="auto"/>
        <w:rPr>
          <w:del w:id="4025" w:author="admin" w:date="2022-12-12T09:28:00Z"/>
          <w:rFonts w:ascii="Times New Roman" w:hAnsi="Times New Roman" w:cs="Times New Roman"/>
          <w:sz w:val="28"/>
          <w:szCs w:val="28"/>
          <w:lang w:eastAsia="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D40B91" w:rsidRPr="00081AF8" w:rsidDel="00E37E31" w14:paraId="47843B26" w14:textId="77777777" w:rsidTr="00E305A5">
        <w:trPr>
          <w:jc w:val="center"/>
          <w:del w:id="4026" w:author="admin" w:date="2022-12-12T09:28:00Z"/>
        </w:trPr>
        <w:tc>
          <w:tcPr>
            <w:tcW w:w="728" w:type="dxa"/>
          </w:tcPr>
          <w:p w14:paraId="66497F4E" w14:textId="77777777" w:rsidR="00D40B91" w:rsidRPr="00081AF8" w:rsidDel="00E37E31" w:rsidRDefault="00D40B91" w:rsidP="00081AF8">
            <w:pPr>
              <w:spacing w:line="360" w:lineRule="auto"/>
              <w:jc w:val="both"/>
              <w:rPr>
                <w:del w:id="4027" w:author="admin" w:date="2022-12-12T09:28:00Z"/>
                <w:rFonts w:ascii="Times New Roman" w:eastAsia="Calibri" w:hAnsi="Times New Roman" w:cs="Times New Roman"/>
                <w:sz w:val="28"/>
                <w:szCs w:val="28"/>
                <w:lang w:val="vi-VN" w:eastAsia="vi-VN"/>
              </w:rPr>
            </w:pPr>
            <w:del w:id="4028" w:author="admin" w:date="2022-12-12T09:28:00Z">
              <w:r w:rsidRPr="00081AF8" w:rsidDel="00E37E31">
                <w:rPr>
                  <w:rFonts w:ascii="Times New Roman" w:eastAsia="Calibri" w:hAnsi="Times New Roman" w:cs="Times New Roman"/>
                  <w:sz w:val="28"/>
                  <w:szCs w:val="28"/>
                  <w:lang w:val="vi-VN" w:eastAsia="vi-VN"/>
                </w:rPr>
                <w:delText>STT</w:delText>
              </w:r>
            </w:del>
          </w:p>
        </w:tc>
        <w:tc>
          <w:tcPr>
            <w:tcW w:w="2642" w:type="dxa"/>
          </w:tcPr>
          <w:p w14:paraId="2CA5BFD5" w14:textId="77777777" w:rsidR="00D40B91" w:rsidRPr="00081AF8" w:rsidDel="00E37E31" w:rsidRDefault="00D40B91" w:rsidP="00081AF8">
            <w:pPr>
              <w:spacing w:line="360" w:lineRule="auto"/>
              <w:jc w:val="both"/>
              <w:rPr>
                <w:del w:id="4029" w:author="admin" w:date="2022-12-12T09:28:00Z"/>
                <w:rFonts w:ascii="Times New Roman" w:eastAsia="Calibri" w:hAnsi="Times New Roman" w:cs="Times New Roman"/>
                <w:sz w:val="28"/>
                <w:szCs w:val="28"/>
                <w:lang w:eastAsia="vi-VN"/>
              </w:rPr>
            </w:pPr>
            <w:del w:id="4030" w:author="admin" w:date="2022-12-12T09:28:00Z">
              <w:r w:rsidRPr="00081AF8" w:rsidDel="00E37E31">
                <w:rPr>
                  <w:rFonts w:ascii="Times New Roman" w:eastAsia="Calibri" w:hAnsi="Times New Roman" w:cs="Times New Roman"/>
                  <w:sz w:val="28"/>
                  <w:szCs w:val="28"/>
                  <w:lang w:val="vi-VN" w:eastAsia="vi-VN"/>
                </w:rPr>
                <w:delText>Thuộc tính</w:delText>
              </w:r>
            </w:del>
          </w:p>
        </w:tc>
        <w:tc>
          <w:tcPr>
            <w:tcW w:w="1725" w:type="dxa"/>
          </w:tcPr>
          <w:p w14:paraId="6DBD28D1" w14:textId="77777777" w:rsidR="00D40B91" w:rsidRPr="00081AF8" w:rsidDel="00E37E31" w:rsidRDefault="00D40B91" w:rsidP="00081AF8">
            <w:pPr>
              <w:spacing w:line="360" w:lineRule="auto"/>
              <w:jc w:val="both"/>
              <w:rPr>
                <w:del w:id="4031" w:author="admin" w:date="2022-12-12T09:28:00Z"/>
                <w:rFonts w:ascii="Times New Roman" w:eastAsia="Calibri" w:hAnsi="Times New Roman" w:cs="Times New Roman"/>
                <w:sz w:val="28"/>
                <w:szCs w:val="28"/>
                <w:lang w:val="vi-VN" w:eastAsia="vi-VN"/>
              </w:rPr>
            </w:pPr>
            <w:del w:id="4032" w:author="admin" w:date="2022-12-12T09:28:00Z">
              <w:r w:rsidRPr="00081AF8" w:rsidDel="00E37E31">
                <w:rPr>
                  <w:rFonts w:ascii="Times New Roman" w:eastAsia="Calibri" w:hAnsi="Times New Roman" w:cs="Times New Roman"/>
                  <w:sz w:val="28"/>
                  <w:szCs w:val="28"/>
                  <w:lang w:val="vi-VN" w:eastAsia="vi-VN"/>
                </w:rPr>
                <w:delText>Kiểu dữ liệu</w:delText>
              </w:r>
            </w:del>
          </w:p>
        </w:tc>
        <w:tc>
          <w:tcPr>
            <w:tcW w:w="933" w:type="dxa"/>
          </w:tcPr>
          <w:p w14:paraId="0CD3BCFC" w14:textId="77777777" w:rsidR="00D40B91" w:rsidRPr="00081AF8" w:rsidDel="00E37E31" w:rsidRDefault="00D40B91" w:rsidP="00081AF8">
            <w:pPr>
              <w:spacing w:line="360" w:lineRule="auto"/>
              <w:jc w:val="both"/>
              <w:rPr>
                <w:del w:id="4033" w:author="admin" w:date="2022-12-12T09:28:00Z"/>
                <w:rFonts w:ascii="Times New Roman" w:eastAsia="Calibri" w:hAnsi="Times New Roman" w:cs="Times New Roman"/>
                <w:sz w:val="28"/>
                <w:szCs w:val="28"/>
                <w:lang w:eastAsia="vi-VN"/>
              </w:rPr>
            </w:pPr>
            <w:del w:id="4034" w:author="admin" w:date="2022-12-12T09:28:00Z">
              <w:r w:rsidRPr="00081AF8" w:rsidDel="00E37E31">
                <w:rPr>
                  <w:rFonts w:ascii="Times New Roman" w:eastAsia="Calibri" w:hAnsi="Times New Roman" w:cs="Times New Roman"/>
                  <w:sz w:val="28"/>
                  <w:szCs w:val="28"/>
                  <w:lang w:eastAsia="vi-VN"/>
                </w:rPr>
                <w:delText>Null</w:delText>
              </w:r>
            </w:del>
          </w:p>
        </w:tc>
        <w:tc>
          <w:tcPr>
            <w:tcW w:w="1487" w:type="dxa"/>
          </w:tcPr>
          <w:p w14:paraId="3205C81E" w14:textId="77777777" w:rsidR="00D40B91" w:rsidRPr="00081AF8" w:rsidDel="00E37E31" w:rsidRDefault="00D40B91" w:rsidP="00081AF8">
            <w:pPr>
              <w:spacing w:line="360" w:lineRule="auto"/>
              <w:jc w:val="both"/>
              <w:rPr>
                <w:del w:id="4035" w:author="admin" w:date="2022-12-12T09:28:00Z"/>
                <w:rFonts w:ascii="Times New Roman" w:eastAsia="Calibri" w:hAnsi="Times New Roman" w:cs="Times New Roman"/>
                <w:sz w:val="28"/>
                <w:szCs w:val="28"/>
                <w:lang w:val="vi-VN" w:eastAsia="vi-VN"/>
              </w:rPr>
            </w:pPr>
            <w:del w:id="4036" w:author="admin" w:date="2022-12-12T09:28:00Z">
              <w:r w:rsidRPr="00081AF8" w:rsidDel="00E37E31">
                <w:rPr>
                  <w:rFonts w:ascii="Times New Roman" w:eastAsia="Calibri" w:hAnsi="Times New Roman" w:cs="Times New Roman"/>
                  <w:sz w:val="28"/>
                  <w:szCs w:val="28"/>
                  <w:lang w:val="vi-VN" w:eastAsia="vi-VN"/>
                </w:rPr>
                <w:delText>Rằng buộc</w:delText>
              </w:r>
            </w:del>
          </w:p>
        </w:tc>
        <w:tc>
          <w:tcPr>
            <w:tcW w:w="1530" w:type="dxa"/>
          </w:tcPr>
          <w:p w14:paraId="22DB060F" w14:textId="77777777" w:rsidR="00D40B91" w:rsidRPr="00081AF8" w:rsidDel="00E37E31" w:rsidRDefault="00D40B91" w:rsidP="00081AF8">
            <w:pPr>
              <w:spacing w:line="360" w:lineRule="auto"/>
              <w:jc w:val="both"/>
              <w:rPr>
                <w:del w:id="4037" w:author="admin" w:date="2022-12-12T09:28:00Z"/>
                <w:rFonts w:ascii="Times New Roman" w:eastAsia="Calibri" w:hAnsi="Times New Roman" w:cs="Times New Roman"/>
                <w:sz w:val="28"/>
                <w:szCs w:val="28"/>
                <w:lang w:val="vi-VN" w:eastAsia="vi-VN"/>
              </w:rPr>
            </w:pPr>
            <w:del w:id="4038" w:author="admin" w:date="2022-12-12T09:28:00Z">
              <w:r w:rsidRPr="00081AF8" w:rsidDel="00E37E31">
                <w:rPr>
                  <w:rFonts w:ascii="Times New Roman" w:eastAsia="Calibri" w:hAnsi="Times New Roman" w:cs="Times New Roman"/>
                  <w:sz w:val="28"/>
                  <w:szCs w:val="28"/>
                  <w:lang w:val="vi-VN" w:eastAsia="vi-VN"/>
                </w:rPr>
                <w:delText>Diễn giải</w:delText>
              </w:r>
            </w:del>
          </w:p>
        </w:tc>
      </w:tr>
      <w:tr w:rsidR="00D40B91" w:rsidRPr="00081AF8" w:rsidDel="00E37E31" w14:paraId="0F770F58" w14:textId="77777777" w:rsidTr="00E305A5">
        <w:trPr>
          <w:jc w:val="center"/>
          <w:del w:id="4039" w:author="admin" w:date="2022-12-12T09:28:00Z"/>
        </w:trPr>
        <w:tc>
          <w:tcPr>
            <w:tcW w:w="728" w:type="dxa"/>
          </w:tcPr>
          <w:p w14:paraId="36DE0882" w14:textId="77777777" w:rsidR="00D40B91" w:rsidRPr="00081AF8" w:rsidDel="00E37E31" w:rsidRDefault="00D40B91" w:rsidP="00081AF8">
            <w:pPr>
              <w:spacing w:line="360" w:lineRule="auto"/>
              <w:jc w:val="both"/>
              <w:rPr>
                <w:del w:id="4040" w:author="admin" w:date="2022-12-12T09:28:00Z"/>
                <w:rFonts w:ascii="Times New Roman" w:eastAsia="Calibri" w:hAnsi="Times New Roman" w:cs="Times New Roman"/>
                <w:sz w:val="28"/>
                <w:szCs w:val="28"/>
                <w:lang w:val="vi-VN" w:eastAsia="vi-VN"/>
              </w:rPr>
            </w:pPr>
            <w:del w:id="4041" w:author="admin" w:date="2022-12-12T09:28:00Z">
              <w:r w:rsidRPr="00081AF8" w:rsidDel="00E37E31">
                <w:rPr>
                  <w:rFonts w:ascii="Times New Roman" w:eastAsia="Calibri" w:hAnsi="Times New Roman" w:cs="Times New Roman"/>
                  <w:sz w:val="28"/>
                  <w:szCs w:val="28"/>
                  <w:lang w:val="vi-VN" w:eastAsia="vi-VN"/>
                </w:rPr>
                <w:delText>1</w:delText>
              </w:r>
            </w:del>
          </w:p>
        </w:tc>
        <w:tc>
          <w:tcPr>
            <w:tcW w:w="2642" w:type="dxa"/>
          </w:tcPr>
          <w:p w14:paraId="7EF925AF" w14:textId="77777777" w:rsidR="00D40B91" w:rsidRPr="00081AF8" w:rsidDel="00E37E31" w:rsidRDefault="00D40B91" w:rsidP="00081AF8">
            <w:pPr>
              <w:spacing w:line="360" w:lineRule="auto"/>
              <w:jc w:val="both"/>
              <w:rPr>
                <w:del w:id="4042" w:author="admin" w:date="2022-12-12T09:28:00Z"/>
                <w:rFonts w:ascii="Times New Roman" w:eastAsia="Calibri" w:hAnsi="Times New Roman" w:cs="Times New Roman"/>
                <w:sz w:val="28"/>
                <w:szCs w:val="28"/>
                <w:lang w:eastAsia="vi-VN"/>
              </w:rPr>
            </w:pPr>
            <w:del w:id="4043" w:author="admin" w:date="2022-12-12T09:28:00Z">
              <w:r w:rsidRPr="00081AF8" w:rsidDel="00E37E31">
                <w:rPr>
                  <w:rFonts w:ascii="Times New Roman" w:eastAsia="Calibri" w:hAnsi="Times New Roman" w:cs="Times New Roman"/>
                  <w:sz w:val="28"/>
                  <w:szCs w:val="28"/>
                  <w:lang w:eastAsia="vi-VN"/>
                </w:rPr>
                <w:delText>PromotionID</w:delText>
              </w:r>
            </w:del>
          </w:p>
        </w:tc>
        <w:tc>
          <w:tcPr>
            <w:tcW w:w="1725" w:type="dxa"/>
          </w:tcPr>
          <w:p w14:paraId="3727AF33" w14:textId="77777777" w:rsidR="00D40B91" w:rsidRPr="00081AF8" w:rsidDel="00E37E31" w:rsidRDefault="00D40B91" w:rsidP="00081AF8">
            <w:pPr>
              <w:spacing w:line="360" w:lineRule="auto"/>
              <w:jc w:val="both"/>
              <w:rPr>
                <w:del w:id="4044" w:author="admin" w:date="2022-12-12T09:28:00Z"/>
                <w:rFonts w:ascii="Times New Roman" w:eastAsia="Calibri" w:hAnsi="Times New Roman" w:cs="Times New Roman"/>
                <w:sz w:val="28"/>
                <w:szCs w:val="28"/>
                <w:lang w:val="vi-VN" w:eastAsia="vi-VN"/>
              </w:rPr>
            </w:pPr>
            <w:del w:id="4045" w:author="admin" w:date="2022-12-12T09:28:00Z">
              <w:r w:rsidRPr="00081AF8" w:rsidDel="00E37E31">
                <w:rPr>
                  <w:rFonts w:ascii="Times New Roman" w:eastAsia="Calibri" w:hAnsi="Times New Roman" w:cs="Times New Roman"/>
                  <w:sz w:val="28"/>
                  <w:szCs w:val="28"/>
                  <w:lang w:eastAsia="vi-VN"/>
                </w:rPr>
                <w:delText>Int</w:delText>
              </w:r>
            </w:del>
          </w:p>
        </w:tc>
        <w:tc>
          <w:tcPr>
            <w:tcW w:w="933" w:type="dxa"/>
          </w:tcPr>
          <w:p w14:paraId="0878FE7D" w14:textId="77777777" w:rsidR="00D40B91" w:rsidRPr="00081AF8" w:rsidDel="00E37E31" w:rsidRDefault="00D40B91" w:rsidP="00081AF8">
            <w:pPr>
              <w:spacing w:line="360" w:lineRule="auto"/>
              <w:jc w:val="both"/>
              <w:rPr>
                <w:del w:id="4046" w:author="admin" w:date="2022-12-12T09:28:00Z"/>
                <w:rFonts w:ascii="Times New Roman" w:eastAsia="Calibri" w:hAnsi="Times New Roman" w:cs="Times New Roman"/>
                <w:sz w:val="28"/>
                <w:szCs w:val="28"/>
                <w:lang w:eastAsia="vi-VN"/>
              </w:rPr>
            </w:pPr>
          </w:p>
        </w:tc>
        <w:tc>
          <w:tcPr>
            <w:tcW w:w="1487" w:type="dxa"/>
          </w:tcPr>
          <w:p w14:paraId="24C7B56A" w14:textId="77777777" w:rsidR="00D40B91" w:rsidRPr="00081AF8" w:rsidDel="00E37E31" w:rsidRDefault="00D40B91" w:rsidP="00081AF8">
            <w:pPr>
              <w:spacing w:line="360" w:lineRule="auto"/>
              <w:jc w:val="both"/>
              <w:rPr>
                <w:del w:id="4047" w:author="admin" w:date="2022-12-12T09:28:00Z"/>
                <w:rFonts w:ascii="Times New Roman" w:eastAsia="Calibri" w:hAnsi="Times New Roman" w:cs="Times New Roman"/>
                <w:sz w:val="28"/>
                <w:szCs w:val="28"/>
                <w:lang w:eastAsia="vi-VN"/>
              </w:rPr>
            </w:pPr>
            <w:del w:id="4048" w:author="admin" w:date="2022-12-12T09:28:00Z">
              <w:r w:rsidRPr="00081AF8" w:rsidDel="00E37E31">
                <w:rPr>
                  <w:rFonts w:ascii="Times New Roman" w:eastAsia="Calibri" w:hAnsi="Times New Roman" w:cs="Times New Roman"/>
                  <w:sz w:val="28"/>
                  <w:szCs w:val="28"/>
                  <w:lang w:eastAsia="vi-VN"/>
                </w:rPr>
                <w:delText>Khóa chính</w:delText>
              </w:r>
            </w:del>
          </w:p>
        </w:tc>
        <w:tc>
          <w:tcPr>
            <w:tcW w:w="1530" w:type="dxa"/>
          </w:tcPr>
          <w:p w14:paraId="1C87593C" w14:textId="77777777" w:rsidR="00D40B91" w:rsidRPr="00081AF8" w:rsidDel="00E37E31" w:rsidRDefault="00D40B91" w:rsidP="00081AF8">
            <w:pPr>
              <w:spacing w:line="360" w:lineRule="auto"/>
              <w:jc w:val="both"/>
              <w:rPr>
                <w:del w:id="4049" w:author="admin" w:date="2022-12-12T09:28:00Z"/>
                <w:rFonts w:ascii="Times New Roman" w:eastAsia="Calibri" w:hAnsi="Times New Roman" w:cs="Times New Roman"/>
                <w:sz w:val="28"/>
                <w:szCs w:val="28"/>
                <w:lang w:eastAsia="vi-VN"/>
              </w:rPr>
            </w:pPr>
            <w:del w:id="4050" w:author="admin" w:date="2022-12-12T09:28:00Z">
              <w:r w:rsidRPr="00081AF8" w:rsidDel="00E37E31">
                <w:rPr>
                  <w:rFonts w:ascii="Times New Roman" w:eastAsia="Calibri" w:hAnsi="Times New Roman" w:cs="Times New Roman"/>
                  <w:sz w:val="28"/>
                  <w:szCs w:val="28"/>
                  <w:lang w:eastAsia="vi-VN"/>
                </w:rPr>
                <w:delText>Mã khuyế mại</w:delText>
              </w:r>
            </w:del>
          </w:p>
        </w:tc>
      </w:tr>
      <w:tr w:rsidR="00D40B91" w:rsidRPr="00081AF8" w:rsidDel="00E37E31" w14:paraId="2D0C06D8" w14:textId="77777777" w:rsidTr="00E305A5">
        <w:trPr>
          <w:jc w:val="center"/>
          <w:del w:id="4051" w:author="admin" w:date="2022-12-12T09:28:00Z"/>
        </w:trPr>
        <w:tc>
          <w:tcPr>
            <w:tcW w:w="728" w:type="dxa"/>
          </w:tcPr>
          <w:p w14:paraId="65944D73" w14:textId="77777777" w:rsidR="00D40B91" w:rsidRPr="00081AF8" w:rsidDel="00E37E31" w:rsidRDefault="00D40B91" w:rsidP="00081AF8">
            <w:pPr>
              <w:spacing w:line="360" w:lineRule="auto"/>
              <w:jc w:val="both"/>
              <w:rPr>
                <w:del w:id="4052" w:author="admin" w:date="2022-12-12T09:28:00Z"/>
                <w:rFonts w:ascii="Times New Roman" w:eastAsia="Calibri" w:hAnsi="Times New Roman" w:cs="Times New Roman"/>
                <w:sz w:val="28"/>
                <w:szCs w:val="28"/>
                <w:lang w:eastAsia="vi-VN"/>
              </w:rPr>
            </w:pPr>
            <w:del w:id="4053" w:author="admin" w:date="2022-12-12T09:28:00Z">
              <w:r w:rsidRPr="00081AF8" w:rsidDel="00E37E31">
                <w:rPr>
                  <w:rFonts w:ascii="Times New Roman" w:eastAsia="Calibri" w:hAnsi="Times New Roman" w:cs="Times New Roman"/>
                  <w:sz w:val="28"/>
                  <w:szCs w:val="28"/>
                  <w:lang w:eastAsia="vi-VN"/>
                </w:rPr>
                <w:delText>2</w:delText>
              </w:r>
            </w:del>
          </w:p>
        </w:tc>
        <w:tc>
          <w:tcPr>
            <w:tcW w:w="2642" w:type="dxa"/>
          </w:tcPr>
          <w:p w14:paraId="056C349C" w14:textId="77777777" w:rsidR="00D40B91" w:rsidRPr="00081AF8" w:rsidDel="00E37E31" w:rsidRDefault="00D40B91" w:rsidP="00081AF8">
            <w:pPr>
              <w:spacing w:line="360" w:lineRule="auto"/>
              <w:jc w:val="both"/>
              <w:rPr>
                <w:del w:id="4054" w:author="admin" w:date="2022-12-12T09:28:00Z"/>
                <w:rFonts w:ascii="Times New Roman" w:eastAsia="Calibri" w:hAnsi="Times New Roman" w:cs="Times New Roman"/>
                <w:sz w:val="28"/>
                <w:szCs w:val="28"/>
                <w:lang w:eastAsia="vi-VN"/>
              </w:rPr>
            </w:pPr>
            <w:del w:id="4055" w:author="admin" w:date="2022-12-12T09:28:00Z">
              <w:r w:rsidRPr="00081AF8" w:rsidDel="00E37E31">
                <w:rPr>
                  <w:rFonts w:ascii="Times New Roman" w:eastAsia="Calibri" w:hAnsi="Times New Roman" w:cs="Times New Roman"/>
                  <w:sz w:val="28"/>
                  <w:szCs w:val="28"/>
                  <w:lang w:eastAsia="vi-VN"/>
                </w:rPr>
                <w:delText>ProductID</w:delText>
              </w:r>
            </w:del>
          </w:p>
        </w:tc>
        <w:tc>
          <w:tcPr>
            <w:tcW w:w="1725" w:type="dxa"/>
          </w:tcPr>
          <w:p w14:paraId="232AF381" w14:textId="77777777" w:rsidR="00D40B91" w:rsidRPr="00081AF8" w:rsidDel="00E37E31" w:rsidRDefault="00D40B91" w:rsidP="00081AF8">
            <w:pPr>
              <w:spacing w:line="360" w:lineRule="auto"/>
              <w:jc w:val="both"/>
              <w:rPr>
                <w:del w:id="4056" w:author="admin" w:date="2022-12-12T09:28:00Z"/>
                <w:rFonts w:ascii="Times New Roman" w:eastAsia="Calibri" w:hAnsi="Times New Roman" w:cs="Times New Roman"/>
                <w:sz w:val="28"/>
                <w:szCs w:val="28"/>
                <w:lang w:eastAsia="vi-VN"/>
              </w:rPr>
            </w:pPr>
            <w:del w:id="4057" w:author="admin" w:date="2022-12-12T09:28:00Z">
              <w:r w:rsidRPr="00081AF8" w:rsidDel="00E37E31">
                <w:rPr>
                  <w:rFonts w:ascii="Times New Roman" w:eastAsia="Calibri" w:hAnsi="Times New Roman" w:cs="Times New Roman"/>
                  <w:sz w:val="28"/>
                  <w:szCs w:val="28"/>
                  <w:lang w:eastAsia="vi-VN"/>
                </w:rPr>
                <w:delText>Int</w:delText>
              </w:r>
            </w:del>
          </w:p>
        </w:tc>
        <w:tc>
          <w:tcPr>
            <w:tcW w:w="933" w:type="dxa"/>
          </w:tcPr>
          <w:p w14:paraId="41CC637F" w14:textId="77777777" w:rsidR="00D40B91" w:rsidRPr="00081AF8" w:rsidDel="00E37E31" w:rsidRDefault="00D40B91" w:rsidP="00081AF8">
            <w:pPr>
              <w:spacing w:line="360" w:lineRule="auto"/>
              <w:jc w:val="both"/>
              <w:rPr>
                <w:del w:id="4058" w:author="admin" w:date="2022-12-12T09:28:00Z"/>
                <w:rFonts w:ascii="Times New Roman" w:eastAsia="Calibri" w:hAnsi="Times New Roman" w:cs="Times New Roman"/>
                <w:sz w:val="28"/>
                <w:szCs w:val="28"/>
                <w:lang w:eastAsia="vi-VN"/>
              </w:rPr>
            </w:pPr>
          </w:p>
        </w:tc>
        <w:tc>
          <w:tcPr>
            <w:tcW w:w="1487" w:type="dxa"/>
          </w:tcPr>
          <w:p w14:paraId="5911CB7D" w14:textId="77777777" w:rsidR="00D40B91" w:rsidRPr="00081AF8" w:rsidDel="00E37E31" w:rsidRDefault="00D40B91" w:rsidP="00081AF8">
            <w:pPr>
              <w:spacing w:line="360" w:lineRule="auto"/>
              <w:jc w:val="both"/>
              <w:rPr>
                <w:del w:id="4059" w:author="admin" w:date="2022-12-12T09:28:00Z"/>
                <w:rFonts w:ascii="Times New Roman" w:eastAsia="Calibri" w:hAnsi="Times New Roman" w:cs="Times New Roman"/>
                <w:sz w:val="28"/>
                <w:szCs w:val="28"/>
                <w:lang w:eastAsia="vi-VN"/>
              </w:rPr>
            </w:pPr>
            <w:del w:id="4060" w:author="admin" w:date="2022-12-12T09:28:00Z">
              <w:r w:rsidRPr="00081AF8" w:rsidDel="00E37E31">
                <w:rPr>
                  <w:rFonts w:ascii="Times New Roman" w:eastAsia="Calibri" w:hAnsi="Times New Roman" w:cs="Times New Roman"/>
                  <w:sz w:val="28"/>
                  <w:szCs w:val="28"/>
                  <w:lang w:eastAsia="vi-VN"/>
                </w:rPr>
                <w:delText>Khóa chính</w:delText>
              </w:r>
            </w:del>
          </w:p>
        </w:tc>
        <w:tc>
          <w:tcPr>
            <w:tcW w:w="1530" w:type="dxa"/>
          </w:tcPr>
          <w:p w14:paraId="1AB857C6" w14:textId="77777777" w:rsidR="00D40B91" w:rsidRPr="00081AF8" w:rsidDel="00E37E31" w:rsidRDefault="00D40B91" w:rsidP="00081AF8">
            <w:pPr>
              <w:spacing w:line="360" w:lineRule="auto"/>
              <w:jc w:val="both"/>
              <w:rPr>
                <w:del w:id="4061" w:author="admin" w:date="2022-12-12T09:28:00Z"/>
                <w:rFonts w:ascii="Times New Roman" w:eastAsia="Calibri" w:hAnsi="Times New Roman" w:cs="Times New Roman"/>
                <w:sz w:val="28"/>
                <w:szCs w:val="28"/>
                <w:lang w:eastAsia="vi-VN"/>
              </w:rPr>
            </w:pPr>
            <w:del w:id="4062" w:author="admin" w:date="2022-12-12T09:28:00Z">
              <w:r w:rsidRPr="00081AF8" w:rsidDel="00E37E31">
                <w:rPr>
                  <w:rFonts w:ascii="Times New Roman" w:eastAsia="Calibri" w:hAnsi="Times New Roman" w:cs="Times New Roman"/>
                  <w:sz w:val="28"/>
                  <w:szCs w:val="28"/>
                  <w:lang w:eastAsia="vi-VN"/>
                </w:rPr>
                <w:delText>Mã sản phẩm</w:delText>
              </w:r>
            </w:del>
          </w:p>
        </w:tc>
      </w:tr>
    </w:tbl>
    <w:p w14:paraId="416F63FC" w14:textId="77777777" w:rsidR="00D40B91" w:rsidRPr="00081AF8" w:rsidDel="00E37E31" w:rsidRDefault="00D40B91" w:rsidP="00081AF8">
      <w:pPr>
        <w:pStyle w:val="ListParagraph"/>
        <w:spacing w:line="360" w:lineRule="auto"/>
        <w:ind w:left="450"/>
        <w:jc w:val="both"/>
        <w:rPr>
          <w:del w:id="4063" w:author="admin" w:date="2022-12-12T09:28:00Z"/>
          <w:rFonts w:ascii="Times New Roman" w:eastAsia="Calibri" w:hAnsi="Times New Roman" w:cs="Times New Roman"/>
          <w:sz w:val="28"/>
          <w:szCs w:val="28"/>
          <w:lang w:eastAsia="vi-VN"/>
        </w:rPr>
      </w:pPr>
    </w:p>
    <w:p w14:paraId="695B9A61" w14:textId="77777777" w:rsidR="00D40B91" w:rsidRPr="00081AF8" w:rsidDel="00E37E31" w:rsidRDefault="00D40B91" w:rsidP="00081AF8">
      <w:pPr>
        <w:spacing w:line="360" w:lineRule="auto"/>
        <w:jc w:val="both"/>
        <w:outlineLvl w:val="2"/>
        <w:rPr>
          <w:del w:id="4064" w:author="admin" w:date="2022-12-12T09:28:00Z"/>
          <w:rFonts w:ascii="Times New Roman" w:hAnsi="Times New Roman" w:cs="Times New Roman"/>
          <w:b/>
          <w:sz w:val="28"/>
          <w:szCs w:val="28"/>
        </w:rPr>
      </w:pPr>
      <w:del w:id="4065" w:author="admin" w:date="2022-12-12T09:28:00Z">
        <w:r w:rsidRPr="00081AF8" w:rsidDel="00E37E31">
          <w:rPr>
            <w:rFonts w:ascii="Times New Roman" w:eastAsia="Calibri" w:hAnsi="Times New Roman" w:cs="Times New Roman"/>
            <w:b/>
            <w:sz w:val="28"/>
            <w:szCs w:val="28"/>
            <w:lang w:eastAsia="vi-VN"/>
          </w:rPr>
          <w:delText>3.3.</w:delText>
        </w:r>
        <w:r w:rsidRPr="00081AF8" w:rsidDel="00E37E31">
          <w:rPr>
            <w:rFonts w:ascii="Times New Roman" w:hAnsi="Times New Roman" w:cs="Times New Roman"/>
            <w:b/>
            <w:sz w:val="28"/>
            <w:szCs w:val="28"/>
          </w:rPr>
          <w:delText>9 Chi tiết đơn hàng(Orderdetails)</w:delText>
        </w:r>
      </w:del>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D40B91" w:rsidRPr="00081AF8" w:rsidDel="00E37E31" w14:paraId="4944C7BE" w14:textId="77777777" w:rsidTr="00E305A5">
        <w:trPr>
          <w:jc w:val="center"/>
          <w:del w:id="4066" w:author="admin" w:date="2022-12-12T09:28:00Z"/>
        </w:trPr>
        <w:tc>
          <w:tcPr>
            <w:tcW w:w="728" w:type="dxa"/>
          </w:tcPr>
          <w:p w14:paraId="7A3E614A" w14:textId="77777777" w:rsidR="00D40B91" w:rsidRPr="00081AF8" w:rsidDel="00E37E31" w:rsidRDefault="00D40B91" w:rsidP="00081AF8">
            <w:pPr>
              <w:spacing w:line="360" w:lineRule="auto"/>
              <w:jc w:val="both"/>
              <w:rPr>
                <w:del w:id="4067" w:author="admin" w:date="2022-12-12T09:28:00Z"/>
                <w:rFonts w:ascii="Times New Roman" w:eastAsia="Calibri" w:hAnsi="Times New Roman" w:cs="Times New Roman"/>
                <w:sz w:val="28"/>
                <w:szCs w:val="28"/>
                <w:lang w:val="vi-VN" w:eastAsia="vi-VN"/>
              </w:rPr>
            </w:pPr>
            <w:del w:id="4068" w:author="admin" w:date="2022-12-12T09:28:00Z">
              <w:r w:rsidRPr="00081AF8" w:rsidDel="00E37E31">
                <w:rPr>
                  <w:rFonts w:ascii="Times New Roman" w:eastAsia="Calibri" w:hAnsi="Times New Roman" w:cs="Times New Roman"/>
                  <w:sz w:val="28"/>
                  <w:szCs w:val="28"/>
                  <w:lang w:val="vi-VN" w:eastAsia="vi-VN"/>
                </w:rPr>
                <w:delText>STT</w:delText>
              </w:r>
            </w:del>
          </w:p>
        </w:tc>
        <w:tc>
          <w:tcPr>
            <w:tcW w:w="2642" w:type="dxa"/>
          </w:tcPr>
          <w:p w14:paraId="46273CDB" w14:textId="77777777" w:rsidR="00D40B91" w:rsidRPr="00081AF8" w:rsidDel="00E37E31" w:rsidRDefault="00D40B91" w:rsidP="00081AF8">
            <w:pPr>
              <w:spacing w:line="360" w:lineRule="auto"/>
              <w:jc w:val="both"/>
              <w:rPr>
                <w:del w:id="4069" w:author="admin" w:date="2022-12-12T09:28:00Z"/>
                <w:rFonts w:ascii="Times New Roman" w:eastAsia="Calibri" w:hAnsi="Times New Roman" w:cs="Times New Roman"/>
                <w:sz w:val="28"/>
                <w:szCs w:val="28"/>
                <w:lang w:val="vi-VN" w:eastAsia="vi-VN"/>
              </w:rPr>
            </w:pPr>
            <w:del w:id="4070" w:author="admin" w:date="2022-12-12T09:28:00Z">
              <w:r w:rsidRPr="00081AF8" w:rsidDel="00E37E31">
                <w:rPr>
                  <w:rFonts w:ascii="Times New Roman" w:eastAsia="Calibri" w:hAnsi="Times New Roman" w:cs="Times New Roman"/>
                  <w:sz w:val="28"/>
                  <w:szCs w:val="28"/>
                  <w:lang w:val="vi-VN" w:eastAsia="vi-VN"/>
                </w:rPr>
                <w:delText>Thuộc tính</w:delText>
              </w:r>
            </w:del>
          </w:p>
        </w:tc>
        <w:tc>
          <w:tcPr>
            <w:tcW w:w="1725" w:type="dxa"/>
          </w:tcPr>
          <w:p w14:paraId="6A5689D4" w14:textId="77777777" w:rsidR="00D40B91" w:rsidRPr="00081AF8" w:rsidDel="00E37E31" w:rsidRDefault="00D40B91" w:rsidP="00081AF8">
            <w:pPr>
              <w:spacing w:line="360" w:lineRule="auto"/>
              <w:jc w:val="both"/>
              <w:rPr>
                <w:del w:id="4071" w:author="admin" w:date="2022-12-12T09:28:00Z"/>
                <w:rFonts w:ascii="Times New Roman" w:eastAsia="Calibri" w:hAnsi="Times New Roman" w:cs="Times New Roman"/>
                <w:sz w:val="28"/>
                <w:szCs w:val="28"/>
                <w:lang w:val="vi-VN" w:eastAsia="vi-VN"/>
              </w:rPr>
            </w:pPr>
            <w:del w:id="4072" w:author="admin" w:date="2022-12-12T09:28:00Z">
              <w:r w:rsidRPr="00081AF8" w:rsidDel="00E37E31">
                <w:rPr>
                  <w:rFonts w:ascii="Times New Roman" w:eastAsia="Calibri" w:hAnsi="Times New Roman" w:cs="Times New Roman"/>
                  <w:sz w:val="28"/>
                  <w:szCs w:val="28"/>
                  <w:lang w:val="vi-VN" w:eastAsia="vi-VN"/>
                </w:rPr>
                <w:delText>Kiểu dữ liệu</w:delText>
              </w:r>
            </w:del>
          </w:p>
        </w:tc>
        <w:tc>
          <w:tcPr>
            <w:tcW w:w="933" w:type="dxa"/>
          </w:tcPr>
          <w:p w14:paraId="14F275EA" w14:textId="77777777" w:rsidR="00D40B91" w:rsidRPr="00081AF8" w:rsidDel="00E37E31" w:rsidRDefault="00D40B91" w:rsidP="00081AF8">
            <w:pPr>
              <w:spacing w:line="360" w:lineRule="auto"/>
              <w:jc w:val="both"/>
              <w:rPr>
                <w:del w:id="4073" w:author="admin" w:date="2022-12-12T09:28:00Z"/>
                <w:rFonts w:ascii="Times New Roman" w:eastAsia="Calibri" w:hAnsi="Times New Roman" w:cs="Times New Roman"/>
                <w:sz w:val="28"/>
                <w:szCs w:val="28"/>
                <w:lang w:eastAsia="vi-VN"/>
              </w:rPr>
            </w:pPr>
            <w:del w:id="4074" w:author="admin" w:date="2022-12-12T09:28:00Z">
              <w:r w:rsidRPr="00081AF8" w:rsidDel="00E37E31">
                <w:rPr>
                  <w:rFonts w:ascii="Times New Roman" w:eastAsia="Calibri" w:hAnsi="Times New Roman" w:cs="Times New Roman"/>
                  <w:sz w:val="28"/>
                  <w:szCs w:val="28"/>
                  <w:lang w:eastAsia="vi-VN"/>
                </w:rPr>
                <w:delText>Null</w:delText>
              </w:r>
            </w:del>
          </w:p>
        </w:tc>
        <w:tc>
          <w:tcPr>
            <w:tcW w:w="1487" w:type="dxa"/>
          </w:tcPr>
          <w:p w14:paraId="34A25B10" w14:textId="77777777" w:rsidR="00D40B91" w:rsidRPr="00081AF8" w:rsidDel="00E37E31" w:rsidRDefault="00D40B91" w:rsidP="00081AF8">
            <w:pPr>
              <w:spacing w:line="360" w:lineRule="auto"/>
              <w:jc w:val="both"/>
              <w:rPr>
                <w:del w:id="4075" w:author="admin" w:date="2022-12-12T09:28:00Z"/>
                <w:rFonts w:ascii="Times New Roman" w:eastAsia="Calibri" w:hAnsi="Times New Roman" w:cs="Times New Roman"/>
                <w:sz w:val="28"/>
                <w:szCs w:val="28"/>
                <w:lang w:val="vi-VN" w:eastAsia="vi-VN"/>
              </w:rPr>
            </w:pPr>
            <w:del w:id="4076" w:author="admin" w:date="2022-12-12T09:28:00Z">
              <w:r w:rsidRPr="00081AF8" w:rsidDel="00E37E31">
                <w:rPr>
                  <w:rFonts w:ascii="Times New Roman" w:eastAsia="Calibri" w:hAnsi="Times New Roman" w:cs="Times New Roman"/>
                  <w:sz w:val="28"/>
                  <w:szCs w:val="28"/>
                  <w:lang w:val="vi-VN" w:eastAsia="vi-VN"/>
                </w:rPr>
                <w:delText>Rằng buộc</w:delText>
              </w:r>
            </w:del>
          </w:p>
        </w:tc>
        <w:tc>
          <w:tcPr>
            <w:tcW w:w="1530" w:type="dxa"/>
          </w:tcPr>
          <w:p w14:paraId="538C5279" w14:textId="77777777" w:rsidR="00D40B91" w:rsidRPr="00081AF8" w:rsidDel="00E37E31" w:rsidRDefault="00D40B91" w:rsidP="00081AF8">
            <w:pPr>
              <w:spacing w:line="360" w:lineRule="auto"/>
              <w:jc w:val="both"/>
              <w:rPr>
                <w:del w:id="4077" w:author="admin" w:date="2022-12-12T09:28:00Z"/>
                <w:rFonts w:ascii="Times New Roman" w:eastAsia="Calibri" w:hAnsi="Times New Roman" w:cs="Times New Roman"/>
                <w:sz w:val="28"/>
                <w:szCs w:val="28"/>
                <w:lang w:val="vi-VN" w:eastAsia="vi-VN"/>
              </w:rPr>
            </w:pPr>
            <w:del w:id="4078" w:author="admin" w:date="2022-12-12T09:28:00Z">
              <w:r w:rsidRPr="00081AF8" w:rsidDel="00E37E31">
                <w:rPr>
                  <w:rFonts w:ascii="Times New Roman" w:eastAsia="Calibri" w:hAnsi="Times New Roman" w:cs="Times New Roman"/>
                  <w:sz w:val="28"/>
                  <w:szCs w:val="28"/>
                  <w:lang w:val="vi-VN" w:eastAsia="vi-VN"/>
                </w:rPr>
                <w:delText>Diễn giải</w:delText>
              </w:r>
            </w:del>
          </w:p>
        </w:tc>
      </w:tr>
      <w:tr w:rsidR="00D40B91" w:rsidRPr="00081AF8" w:rsidDel="00E37E31" w14:paraId="2A63964B" w14:textId="77777777" w:rsidTr="00E305A5">
        <w:trPr>
          <w:jc w:val="center"/>
          <w:del w:id="4079" w:author="admin" w:date="2022-12-12T09:28:00Z"/>
        </w:trPr>
        <w:tc>
          <w:tcPr>
            <w:tcW w:w="728" w:type="dxa"/>
          </w:tcPr>
          <w:p w14:paraId="6EAFB16B" w14:textId="77777777" w:rsidR="00D40B91" w:rsidRPr="00081AF8" w:rsidDel="00E37E31" w:rsidRDefault="00D40B91" w:rsidP="00081AF8">
            <w:pPr>
              <w:spacing w:line="360" w:lineRule="auto"/>
              <w:jc w:val="both"/>
              <w:rPr>
                <w:del w:id="4080" w:author="admin" w:date="2022-12-12T09:28:00Z"/>
                <w:rFonts w:ascii="Times New Roman" w:eastAsia="Calibri" w:hAnsi="Times New Roman" w:cs="Times New Roman"/>
                <w:sz w:val="28"/>
                <w:szCs w:val="28"/>
                <w:lang w:val="vi-VN" w:eastAsia="vi-VN"/>
              </w:rPr>
            </w:pPr>
            <w:del w:id="4081" w:author="admin" w:date="2022-12-12T09:28:00Z">
              <w:r w:rsidRPr="00081AF8" w:rsidDel="00E37E31">
                <w:rPr>
                  <w:rFonts w:ascii="Times New Roman" w:eastAsia="Calibri" w:hAnsi="Times New Roman" w:cs="Times New Roman"/>
                  <w:sz w:val="28"/>
                  <w:szCs w:val="28"/>
                  <w:lang w:val="vi-VN" w:eastAsia="vi-VN"/>
                </w:rPr>
                <w:delText>1</w:delText>
              </w:r>
            </w:del>
          </w:p>
        </w:tc>
        <w:tc>
          <w:tcPr>
            <w:tcW w:w="2642" w:type="dxa"/>
          </w:tcPr>
          <w:p w14:paraId="65363733" w14:textId="77777777" w:rsidR="00D40B91" w:rsidRPr="00081AF8" w:rsidDel="00E37E31" w:rsidRDefault="00D40B91" w:rsidP="00081AF8">
            <w:pPr>
              <w:spacing w:line="360" w:lineRule="auto"/>
              <w:jc w:val="both"/>
              <w:rPr>
                <w:del w:id="4082" w:author="admin" w:date="2022-12-12T09:28:00Z"/>
                <w:rFonts w:ascii="Times New Roman" w:eastAsia="Calibri" w:hAnsi="Times New Roman" w:cs="Times New Roman"/>
                <w:sz w:val="28"/>
                <w:szCs w:val="28"/>
                <w:lang w:eastAsia="vi-VN"/>
              </w:rPr>
            </w:pPr>
            <w:del w:id="4083" w:author="admin" w:date="2022-12-12T09:28:00Z">
              <w:r w:rsidRPr="00081AF8" w:rsidDel="00E37E31">
                <w:rPr>
                  <w:rFonts w:ascii="Times New Roman" w:eastAsia="Calibri" w:hAnsi="Times New Roman" w:cs="Times New Roman"/>
                  <w:sz w:val="28"/>
                  <w:szCs w:val="28"/>
                  <w:lang w:eastAsia="vi-VN"/>
                </w:rPr>
                <w:delText>OrderID</w:delText>
              </w:r>
            </w:del>
          </w:p>
        </w:tc>
        <w:tc>
          <w:tcPr>
            <w:tcW w:w="1725" w:type="dxa"/>
          </w:tcPr>
          <w:p w14:paraId="6BF09DEE" w14:textId="77777777" w:rsidR="00D40B91" w:rsidRPr="00081AF8" w:rsidDel="00E37E31" w:rsidRDefault="00D40B91" w:rsidP="00081AF8">
            <w:pPr>
              <w:spacing w:line="360" w:lineRule="auto"/>
              <w:jc w:val="both"/>
              <w:rPr>
                <w:del w:id="4084" w:author="admin" w:date="2022-12-12T09:28:00Z"/>
                <w:rFonts w:ascii="Times New Roman" w:eastAsia="Calibri" w:hAnsi="Times New Roman" w:cs="Times New Roman"/>
                <w:sz w:val="28"/>
                <w:szCs w:val="28"/>
                <w:lang w:val="vi-VN" w:eastAsia="vi-VN"/>
              </w:rPr>
            </w:pPr>
            <w:del w:id="4085" w:author="admin" w:date="2022-12-12T09:28:00Z">
              <w:r w:rsidRPr="00081AF8" w:rsidDel="00E37E31">
                <w:rPr>
                  <w:rFonts w:ascii="Times New Roman" w:eastAsia="Calibri" w:hAnsi="Times New Roman" w:cs="Times New Roman"/>
                  <w:sz w:val="28"/>
                  <w:szCs w:val="28"/>
                  <w:lang w:eastAsia="vi-VN"/>
                </w:rPr>
                <w:delText>Int</w:delText>
              </w:r>
            </w:del>
          </w:p>
        </w:tc>
        <w:tc>
          <w:tcPr>
            <w:tcW w:w="933" w:type="dxa"/>
          </w:tcPr>
          <w:p w14:paraId="08E79DB7" w14:textId="77777777" w:rsidR="00D40B91" w:rsidRPr="00081AF8" w:rsidDel="00E37E31" w:rsidRDefault="00D40B91" w:rsidP="00081AF8">
            <w:pPr>
              <w:spacing w:line="360" w:lineRule="auto"/>
              <w:jc w:val="both"/>
              <w:rPr>
                <w:del w:id="4086" w:author="admin" w:date="2022-12-12T09:28:00Z"/>
                <w:rFonts w:ascii="Times New Roman" w:eastAsia="Calibri" w:hAnsi="Times New Roman" w:cs="Times New Roman"/>
                <w:sz w:val="28"/>
                <w:szCs w:val="28"/>
                <w:lang w:eastAsia="vi-VN"/>
              </w:rPr>
            </w:pPr>
          </w:p>
        </w:tc>
        <w:tc>
          <w:tcPr>
            <w:tcW w:w="1487" w:type="dxa"/>
          </w:tcPr>
          <w:p w14:paraId="389A1879" w14:textId="77777777" w:rsidR="00D40B91" w:rsidRPr="00081AF8" w:rsidDel="00E37E31" w:rsidRDefault="00D40B91" w:rsidP="00081AF8">
            <w:pPr>
              <w:spacing w:line="360" w:lineRule="auto"/>
              <w:jc w:val="both"/>
              <w:rPr>
                <w:del w:id="4087" w:author="admin" w:date="2022-12-12T09:28:00Z"/>
                <w:rFonts w:ascii="Times New Roman" w:eastAsia="Calibri" w:hAnsi="Times New Roman" w:cs="Times New Roman"/>
                <w:sz w:val="28"/>
                <w:szCs w:val="28"/>
                <w:lang w:eastAsia="vi-VN"/>
              </w:rPr>
            </w:pPr>
            <w:del w:id="4088" w:author="admin" w:date="2022-12-12T09:28:00Z">
              <w:r w:rsidRPr="00081AF8" w:rsidDel="00E37E31">
                <w:rPr>
                  <w:rFonts w:ascii="Times New Roman" w:eastAsia="Calibri" w:hAnsi="Times New Roman" w:cs="Times New Roman"/>
                  <w:sz w:val="28"/>
                  <w:szCs w:val="28"/>
                  <w:lang w:eastAsia="vi-VN"/>
                </w:rPr>
                <w:delText>Khóa chính</w:delText>
              </w:r>
            </w:del>
          </w:p>
        </w:tc>
        <w:tc>
          <w:tcPr>
            <w:tcW w:w="1530" w:type="dxa"/>
          </w:tcPr>
          <w:p w14:paraId="0AA9AD22" w14:textId="77777777" w:rsidR="00D40B91" w:rsidRPr="00081AF8" w:rsidDel="00E37E31" w:rsidRDefault="00D40B91" w:rsidP="00081AF8">
            <w:pPr>
              <w:spacing w:line="360" w:lineRule="auto"/>
              <w:jc w:val="both"/>
              <w:rPr>
                <w:del w:id="4089" w:author="admin" w:date="2022-12-12T09:28:00Z"/>
                <w:rFonts w:ascii="Times New Roman" w:eastAsia="Calibri" w:hAnsi="Times New Roman" w:cs="Times New Roman"/>
                <w:sz w:val="28"/>
                <w:szCs w:val="28"/>
                <w:lang w:eastAsia="vi-VN"/>
              </w:rPr>
            </w:pPr>
            <w:del w:id="4090" w:author="admin" w:date="2022-12-12T09:28:00Z">
              <w:r w:rsidRPr="00081AF8" w:rsidDel="00E37E31">
                <w:rPr>
                  <w:rFonts w:ascii="Times New Roman" w:eastAsia="Calibri" w:hAnsi="Times New Roman" w:cs="Times New Roman"/>
                  <w:sz w:val="28"/>
                  <w:szCs w:val="28"/>
                  <w:lang w:eastAsia="vi-VN"/>
                </w:rPr>
                <w:delText>Mã đơn hàng</w:delText>
              </w:r>
            </w:del>
          </w:p>
        </w:tc>
      </w:tr>
      <w:tr w:rsidR="00D40B91" w:rsidRPr="00081AF8" w:rsidDel="00E37E31" w14:paraId="101913B8" w14:textId="77777777" w:rsidTr="00E305A5">
        <w:trPr>
          <w:jc w:val="center"/>
          <w:del w:id="4091" w:author="admin" w:date="2022-12-12T09:28:00Z"/>
        </w:trPr>
        <w:tc>
          <w:tcPr>
            <w:tcW w:w="728" w:type="dxa"/>
          </w:tcPr>
          <w:p w14:paraId="498983C7" w14:textId="77777777" w:rsidR="00D40B91" w:rsidRPr="00081AF8" w:rsidDel="00E37E31" w:rsidRDefault="00D40B91" w:rsidP="00081AF8">
            <w:pPr>
              <w:spacing w:line="360" w:lineRule="auto"/>
              <w:jc w:val="both"/>
              <w:rPr>
                <w:del w:id="4092" w:author="admin" w:date="2022-12-12T09:28:00Z"/>
                <w:rFonts w:ascii="Times New Roman" w:eastAsia="Calibri" w:hAnsi="Times New Roman" w:cs="Times New Roman"/>
                <w:sz w:val="28"/>
                <w:szCs w:val="28"/>
                <w:lang w:eastAsia="vi-VN"/>
              </w:rPr>
            </w:pPr>
            <w:del w:id="4093" w:author="admin" w:date="2022-12-12T09:28:00Z">
              <w:r w:rsidRPr="00081AF8" w:rsidDel="00E37E31">
                <w:rPr>
                  <w:rFonts w:ascii="Times New Roman" w:eastAsia="Calibri" w:hAnsi="Times New Roman" w:cs="Times New Roman"/>
                  <w:sz w:val="28"/>
                  <w:szCs w:val="28"/>
                  <w:lang w:eastAsia="vi-VN"/>
                </w:rPr>
                <w:delText>2</w:delText>
              </w:r>
            </w:del>
          </w:p>
        </w:tc>
        <w:tc>
          <w:tcPr>
            <w:tcW w:w="2642" w:type="dxa"/>
          </w:tcPr>
          <w:p w14:paraId="3B913C8A" w14:textId="77777777" w:rsidR="00D40B91" w:rsidRPr="00081AF8" w:rsidDel="00E37E31" w:rsidRDefault="00D40B91" w:rsidP="00081AF8">
            <w:pPr>
              <w:spacing w:line="360" w:lineRule="auto"/>
              <w:jc w:val="both"/>
              <w:rPr>
                <w:del w:id="4094" w:author="admin" w:date="2022-12-12T09:28:00Z"/>
                <w:rFonts w:ascii="Times New Roman" w:eastAsia="Calibri" w:hAnsi="Times New Roman" w:cs="Times New Roman"/>
                <w:sz w:val="28"/>
                <w:szCs w:val="28"/>
                <w:lang w:eastAsia="vi-VN"/>
              </w:rPr>
            </w:pPr>
            <w:del w:id="4095" w:author="admin" w:date="2022-12-12T09:28:00Z">
              <w:r w:rsidRPr="00081AF8" w:rsidDel="00E37E31">
                <w:rPr>
                  <w:rFonts w:ascii="Times New Roman" w:eastAsia="Calibri" w:hAnsi="Times New Roman" w:cs="Times New Roman"/>
                  <w:sz w:val="28"/>
                  <w:szCs w:val="28"/>
                  <w:lang w:eastAsia="vi-VN"/>
                </w:rPr>
                <w:delText>ProductID</w:delText>
              </w:r>
            </w:del>
          </w:p>
        </w:tc>
        <w:tc>
          <w:tcPr>
            <w:tcW w:w="1725" w:type="dxa"/>
          </w:tcPr>
          <w:p w14:paraId="4DCC4C67" w14:textId="77777777" w:rsidR="00D40B91" w:rsidRPr="00081AF8" w:rsidDel="00E37E31" w:rsidRDefault="00D40B91" w:rsidP="00081AF8">
            <w:pPr>
              <w:spacing w:line="360" w:lineRule="auto"/>
              <w:jc w:val="both"/>
              <w:rPr>
                <w:del w:id="4096" w:author="admin" w:date="2022-12-12T09:28:00Z"/>
                <w:rFonts w:ascii="Times New Roman" w:eastAsia="Calibri" w:hAnsi="Times New Roman" w:cs="Times New Roman"/>
                <w:sz w:val="28"/>
                <w:szCs w:val="28"/>
                <w:lang w:eastAsia="vi-VN"/>
              </w:rPr>
            </w:pPr>
            <w:del w:id="4097" w:author="admin" w:date="2022-12-12T09:28:00Z">
              <w:r w:rsidRPr="00081AF8" w:rsidDel="00E37E31">
                <w:rPr>
                  <w:rFonts w:ascii="Times New Roman" w:eastAsia="Calibri" w:hAnsi="Times New Roman" w:cs="Times New Roman"/>
                  <w:sz w:val="28"/>
                  <w:szCs w:val="28"/>
                  <w:lang w:eastAsia="vi-VN"/>
                </w:rPr>
                <w:delText>Int</w:delText>
              </w:r>
            </w:del>
          </w:p>
        </w:tc>
        <w:tc>
          <w:tcPr>
            <w:tcW w:w="933" w:type="dxa"/>
          </w:tcPr>
          <w:p w14:paraId="319BF631" w14:textId="77777777" w:rsidR="00D40B91" w:rsidRPr="00081AF8" w:rsidDel="00E37E31" w:rsidRDefault="00D40B91" w:rsidP="00081AF8">
            <w:pPr>
              <w:spacing w:line="360" w:lineRule="auto"/>
              <w:jc w:val="both"/>
              <w:rPr>
                <w:del w:id="4098" w:author="admin" w:date="2022-12-12T09:28:00Z"/>
                <w:rFonts w:ascii="Times New Roman" w:eastAsia="Calibri" w:hAnsi="Times New Roman" w:cs="Times New Roman"/>
                <w:sz w:val="28"/>
                <w:szCs w:val="28"/>
                <w:lang w:eastAsia="vi-VN"/>
              </w:rPr>
            </w:pPr>
          </w:p>
        </w:tc>
        <w:tc>
          <w:tcPr>
            <w:tcW w:w="1487" w:type="dxa"/>
          </w:tcPr>
          <w:p w14:paraId="4740896C" w14:textId="77777777" w:rsidR="00D40B91" w:rsidRPr="00081AF8" w:rsidDel="00E37E31" w:rsidRDefault="00D40B91" w:rsidP="00081AF8">
            <w:pPr>
              <w:spacing w:line="360" w:lineRule="auto"/>
              <w:jc w:val="both"/>
              <w:rPr>
                <w:del w:id="4099" w:author="admin" w:date="2022-12-12T09:28:00Z"/>
                <w:rFonts w:ascii="Times New Roman" w:eastAsia="Calibri" w:hAnsi="Times New Roman" w:cs="Times New Roman"/>
                <w:sz w:val="28"/>
                <w:szCs w:val="28"/>
                <w:lang w:eastAsia="vi-VN"/>
              </w:rPr>
            </w:pPr>
            <w:del w:id="4100" w:author="admin" w:date="2022-12-12T09:28:00Z">
              <w:r w:rsidRPr="00081AF8" w:rsidDel="00E37E31">
                <w:rPr>
                  <w:rFonts w:ascii="Times New Roman" w:eastAsia="Calibri" w:hAnsi="Times New Roman" w:cs="Times New Roman"/>
                  <w:sz w:val="28"/>
                  <w:szCs w:val="28"/>
                  <w:lang w:eastAsia="vi-VN"/>
                </w:rPr>
                <w:delText>Khóa chính</w:delText>
              </w:r>
            </w:del>
          </w:p>
        </w:tc>
        <w:tc>
          <w:tcPr>
            <w:tcW w:w="1530" w:type="dxa"/>
          </w:tcPr>
          <w:p w14:paraId="11E4C2FD" w14:textId="77777777" w:rsidR="00D40B91" w:rsidRPr="00081AF8" w:rsidDel="00E37E31" w:rsidRDefault="00D40B91" w:rsidP="00081AF8">
            <w:pPr>
              <w:spacing w:line="360" w:lineRule="auto"/>
              <w:jc w:val="both"/>
              <w:rPr>
                <w:del w:id="4101" w:author="admin" w:date="2022-12-12T09:28:00Z"/>
                <w:rFonts w:ascii="Times New Roman" w:eastAsia="Calibri" w:hAnsi="Times New Roman" w:cs="Times New Roman"/>
                <w:sz w:val="28"/>
                <w:szCs w:val="28"/>
                <w:lang w:eastAsia="vi-VN"/>
              </w:rPr>
            </w:pPr>
            <w:del w:id="4102" w:author="admin" w:date="2022-12-12T09:28:00Z">
              <w:r w:rsidRPr="00081AF8" w:rsidDel="00E37E31">
                <w:rPr>
                  <w:rFonts w:ascii="Times New Roman" w:eastAsia="Calibri" w:hAnsi="Times New Roman" w:cs="Times New Roman"/>
                  <w:sz w:val="28"/>
                  <w:szCs w:val="28"/>
                  <w:lang w:eastAsia="vi-VN"/>
                </w:rPr>
                <w:delText>Mã sản phẩm</w:delText>
              </w:r>
            </w:del>
          </w:p>
        </w:tc>
      </w:tr>
      <w:tr w:rsidR="00D40B91" w:rsidRPr="00081AF8" w:rsidDel="00E37E31" w14:paraId="18B96C2B" w14:textId="77777777" w:rsidTr="00E305A5">
        <w:trPr>
          <w:jc w:val="center"/>
          <w:del w:id="4103" w:author="admin" w:date="2022-12-12T09:28:00Z"/>
        </w:trPr>
        <w:tc>
          <w:tcPr>
            <w:tcW w:w="728" w:type="dxa"/>
          </w:tcPr>
          <w:p w14:paraId="2D1628FA" w14:textId="77777777" w:rsidR="00D40B91" w:rsidRPr="00081AF8" w:rsidDel="00E37E31" w:rsidRDefault="00D40B91" w:rsidP="00081AF8">
            <w:pPr>
              <w:spacing w:line="360" w:lineRule="auto"/>
              <w:jc w:val="both"/>
              <w:rPr>
                <w:del w:id="4104" w:author="admin" w:date="2022-12-12T09:28:00Z"/>
                <w:rFonts w:ascii="Times New Roman" w:eastAsia="Calibri" w:hAnsi="Times New Roman" w:cs="Times New Roman"/>
                <w:sz w:val="28"/>
                <w:szCs w:val="28"/>
                <w:lang w:eastAsia="vi-VN"/>
              </w:rPr>
            </w:pPr>
            <w:del w:id="4105" w:author="admin" w:date="2022-12-12T09:28:00Z">
              <w:r w:rsidRPr="00081AF8" w:rsidDel="00E37E31">
                <w:rPr>
                  <w:rFonts w:ascii="Times New Roman" w:eastAsia="Calibri" w:hAnsi="Times New Roman" w:cs="Times New Roman"/>
                  <w:sz w:val="28"/>
                  <w:szCs w:val="28"/>
                  <w:lang w:eastAsia="vi-VN"/>
                </w:rPr>
                <w:delText>3</w:delText>
              </w:r>
            </w:del>
          </w:p>
        </w:tc>
        <w:tc>
          <w:tcPr>
            <w:tcW w:w="2642" w:type="dxa"/>
          </w:tcPr>
          <w:p w14:paraId="462EBBF6" w14:textId="77777777" w:rsidR="00D40B91" w:rsidRPr="00081AF8" w:rsidDel="00E37E31" w:rsidRDefault="00D40B91" w:rsidP="00081AF8">
            <w:pPr>
              <w:spacing w:line="360" w:lineRule="auto"/>
              <w:jc w:val="both"/>
              <w:rPr>
                <w:del w:id="4106" w:author="admin" w:date="2022-12-12T09:28:00Z"/>
                <w:rFonts w:ascii="Times New Roman" w:eastAsia="Calibri" w:hAnsi="Times New Roman" w:cs="Times New Roman"/>
                <w:sz w:val="28"/>
                <w:szCs w:val="28"/>
                <w:lang w:eastAsia="vi-VN"/>
              </w:rPr>
            </w:pPr>
            <w:del w:id="4107" w:author="admin" w:date="2022-12-12T09:28:00Z">
              <w:r w:rsidRPr="00081AF8" w:rsidDel="00E37E31">
                <w:rPr>
                  <w:rFonts w:ascii="Times New Roman" w:eastAsia="Calibri" w:hAnsi="Times New Roman" w:cs="Times New Roman"/>
                  <w:sz w:val="28"/>
                  <w:szCs w:val="28"/>
                  <w:lang w:eastAsia="vi-VN"/>
                </w:rPr>
                <w:delText>Price</w:delText>
              </w:r>
            </w:del>
          </w:p>
        </w:tc>
        <w:tc>
          <w:tcPr>
            <w:tcW w:w="1725" w:type="dxa"/>
          </w:tcPr>
          <w:p w14:paraId="09EDAE9A" w14:textId="77777777" w:rsidR="00D40B91" w:rsidRPr="00081AF8" w:rsidDel="00E37E31" w:rsidRDefault="00D40B91" w:rsidP="00081AF8">
            <w:pPr>
              <w:spacing w:line="360" w:lineRule="auto"/>
              <w:jc w:val="both"/>
              <w:rPr>
                <w:del w:id="4108" w:author="admin" w:date="2022-12-12T09:28:00Z"/>
                <w:rFonts w:ascii="Times New Roman" w:eastAsia="Calibri" w:hAnsi="Times New Roman" w:cs="Times New Roman"/>
                <w:sz w:val="28"/>
                <w:szCs w:val="28"/>
                <w:lang w:eastAsia="vi-VN"/>
              </w:rPr>
            </w:pPr>
            <w:del w:id="4109" w:author="admin" w:date="2022-12-12T09:28:00Z">
              <w:r w:rsidRPr="00081AF8" w:rsidDel="00E37E31">
                <w:rPr>
                  <w:rFonts w:ascii="Times New Roman" w:eastAsia="Calibri" w:hAnsi="Times New Roman" w:cs="Times New Roman"/>
                  <w:sz w:val="28"/>
                  <w:szCs w:val="28"/>
                  <w:lang w:eastAsia="vi-VN"/>
                </w:rPr>
                <w:delText>Varchar(255)</w:delText>
              </w:r>
            </w:del>
          </w:p>
        </w:tc>
        <w:tc>
          <w:tcPr>
            <w:tcW w:w="933" w:type="dxa"/>
          </w:tcPr>
          <w:p w14:paraId="7E500270" w14:textId="77777777" w:rsidR="00D40B91" w:rsidRPr="00081AF8" w:rsidDel="00E37E31" w:rsidRDefault="00D40B91" w:rsidP="00081AF8">
            <w:pPr>
              <w:spacing w:line="360" w:lineRule="auto"/>
              <w:jc w:val="both"/>
              <w:rPr>
                <w:del w:id="4110" w:author="admin" w:date="2022-12-12T09:28:00Z"/>
                <w:rFonts w:ascii="Times New Roman" w:eastAsia="Calibri" w:hAnsi="Times New Roman" w:cs="Times New Roman"/>
                <w:sz w:val="28"/>
                <w:szCs w:val="28"/>
                <w:lang w:eastAsia="vi-VN"/>
              </w:rPr>
            </w:pPr>
            <w:del w:id="4111" w:author="admin" w:date="2022-12-12T09:28:00Z">
              <w:r w:rsidRPr="00081AF8" w:rsidDel="00E37E31">
                <w:rPr>
                  <w:rFonts w:ascii="Times New Roman" w:eastAsia="Calibri" w:hAnsi="Times New Roman" w:cs="Times New Roman"/>
                  <w:sz w:val="28"/>
                  <w:szCs w:val="28"/>
                  <w:lang w:eastAsia="vi-VN"/>
                </w:rPr>
                <w:delText>x</w:delText>
              </w:r>
            </w:del>
          </w:p>
        </w:tc>
        <w:tc>
          <w:tcPr>
            <w:tcW w:w="1487" w:type="dxa"/>
          </w:tcPr>
          <w:p w14:paraId="5E7A813D" w14:textId="77777777" w:rsidR="00D40B91" w:rsidRPr="00081AF8" w:rsidDel="00E37E31" w:rsidRDefault="00D40B91" w:rsidP="00081AF8">
            <w:pPr>
              <w:spacing w:line="360" w:lineRule="auto"/>
              <w:jc w:val="both"/>
              <w:rPr>
                <w:del w:id="4112" w:author="admin" w:date="2022-12-12T09:28:00Z"/>
                <w:rFonts w:ascii="Times New Roman" w:eastAsia="Calibri" w:hAnsi="Times New Roman" w:cs="Times New Roman"/>
                <w:sz w:val="28"/>
                <w:szCs w:val="28"/>
                <w:lang w:val="vi-VN" w:eastAsia="vi-VN"/>
              </w:rPr>
            </w:pPr>
          </w:p>
        </w:tc>
        <w:tc>
          <w:tcPr>
            <w:tcW w:w="1530" w:type="dxa"/>
          </w:tcPr>
          <w:p w14:paraId="1CBCF96C" w14:textId="77777777" w:rsidR="00D40B91" w:rsidRPr="00081AF8" w:rsidDel="00E37E31" w:rsidRDefault="00D40B91" w:rsidP="00081AF8">
            <w:pPr>
              <w:spacing w:line="360" w:lineRule="auto"/>
              <w:jc w:val="both"/>
              <w:rPr>
                <w:del w:id="4113" w:author="admin" w:date="2022-12-12T09:28:00Z"/>
                <w:rFonts w:ascii="Times New Roman" w:eastAsia="Calibri" w:hAnsi="Times New Roman" w:cs="Times New Roman"/>
                <w:sz w:val="28"/>
                <w:szCs w:val="28"/>
                <w:lang w:eastAsia="vi-VN"/>
              </w:rPr>
            </w:pPr>
            <w:del w:id="4114" w:author="admin" w:date="2022-12-12T09:28:00Z">
              <w:r w:rsidRPr="00081AF8" w:rsidDel="00E37E31">
                <w:rPr>
                  <w:rFonts w:ascii="Times New Roman" w:eastAsia="Calibri" w:hAnsi="Times New Roman" w:cs="Times New Roman"/>
                  <w:sz w:val="28"/>
                  <w:szCs w:val="28"/>
                  <w:lang w:eastAsia="vi-VN"/>
                </w:rPr>
                <w:delText>Giá</w:delText>
              </w:r>
            </w:del>
          </w:p>
        </w:tc>
      </w:tr>
      <w:tr w:rsidR="00D40B91" w:rsidRPr="00081AF8" w:rsidDel="00E37E31" w14:paraId="1FECF158" w14:textId="77777777" w:rsidTr="00E305A5">
        <w:trPr>
          <w:jc w:val="center"/>
          <w:del w:id="4115" w:author="admin" w:date="2022-12-12T09:28:00Z"/>
        </w:trPr>
        <w:tc>
          <w:tcPr>
            <w:tcW w:w="728" w:type="dxa"/>
          </w:tcPr>
          <w:p w14:paraId="1C776F7C" w14:textId="77777777" w:rsidR="00D40B91" w:rsidRPr="00081AF8" w:rsidDel="00E37E31" w:rsidRDefault="00D40B91" w:rsidP="00081AF8">
            <w:pPr>
              <w:spacing w:line="360" w:lineRule="auto"/>
              <w:jc w:val="both"/>
              <w:rPr>
                <w:del w:id="4116" w:author="admin" w:date="2022-12-12T09:28:00Z"/>
                <w:rFonts w:ascii="Times New Roman" w:eastAsia="Calibri" w:hAnsi="Times New Roman" w:cs="Times New Roman"/>
                <w:sz w:val="28"/>
                <w:szCs w:val="28"/>
                <w:lang w:eastAsia="vi-VN"/>
              </w:rPr>
            </w:pPr>
            <w:del w:id="4117" w:author="admin" w:date="2022-12-12T09:28:00Z">
              <w:r w:rsidRPr="00081AF8" w:rsidDel="00E37E31">
                <w:rPr>
                  <w:rFonts w:ascii="Times New Roman" w:eastAsia="Calibri" w:hAnsi="Times New Roman" w:cs="Times New Roman"/>
                  <w:sz w:val="28"/>
                  <w:szCs w:val="28"/>
                  <w:lang w:eastAsia="vi-VN"/>
                </w:rPr>
                <w:delText>4</w:delText>
              </w:r>
            </w:del>
          </w:p>
        </w:tc>
        <w:tc>
          <w:tcPr>
            <w:tcW w:w="2642" w:type="dxa"/>
          </w:tcPr>
          <w:p w14:paraId="2CFCB4ED" w14:textId="77777777" w:rsidR="00D40B91" w:rsidRPr="00081AF8" w:rsidDel="00E37E31" w:rsidRDefault="00D40B91" w:rsidP="00081AF8">
            <w:pPr>
              <w:spacing w:line="360" w:lineRule="auto"/>
              <w:jc w:val="both"/>
              <w:rPr>
                <w:del w:id="4118" w:author="admin" w:date="2022-12-12T09:28:00Z"/>
                <w:rFonts w:ascii="Times New Roman" w:eastAsia="Calibri" w:hAnsi="Times New Roman" w:cs="Times New Roman"/>
                <w:sz w:val="28"/>
                <w:szCs w:val="28"/>
                <w:lang w:eastAsia="vi-VN"/>
              </w:rPr>
            </w:pPr>
            <w:del w:id="4119" w:author="admin" w:date="2022-12-12T09:28:00Z">
              <w:r w:rsidRPr="00081AF8" w:rsidDel="00E37E31">
                <w:rPr>
                  <w:rFonts w:ascii="Times New Roman" w:eastAsia="Calibri" w:hAnsi="Times New Roman" w:cs="Times New Roman"/>
                  <w:sz w:val="28"/>
                  <w:szCs w:val="28"/>
                  <w:lang w:eastAsia="vi-VN"/>
                </w:rPr>
                <w:delText>Quantity</w:delText>
              </w:r>
            </w:del>
          </w:p>
        </w:tc>
        <w:tc>
          <w:tcPr>
            <w:tcW w:w="1725" w:type="dxa"/>
          </w:tcPr>
          <w:p w14:paraId="75B5A982" w14:textId="77777777" w:rsidR="00D40B91" w:rsidRPr="00081AF8" w:rsidDel="00E37E31" w:rsidRDefault="00D40B91" w:rsidP="00081AF8">
            <w:pPr>
              <w:spacing w:line="360" w:lineRule="auto"/>
              <w:jc w:val="both"/>
              <w:rPr>
                <w:del w:id="4120" w:author="admin" w:date="2022-12-12T09:28:00Z"/>
                <w:rFonts w:ascii="Times New Roman" w:eastAsia="Calibri" w:hAnsi="Times New Roman" w:cs="Times New Roman"/>
                <w:sz w:val="28"/>
                <w:szCs w:val="28"/>
                <w:lang w:eastAsia="vi-VN"/>
              </w:rPr>
            </w:pPr>
            <w:del w:id="4121" w:author="admin" w:date="2022-12-12T09:28:00Z">
              <w:r w:rsidRPr="00081AF8" w:rsidDel="00E37E31">
                <w:rPr>
                  <w:rFonts w:ascii="Times New Roman" w:eastAsia="Calibri" w:hAnsi="Times New Roman" w:cs="Times New Roman"/>
                  <w:sz w:val="28"/>
                  <w:szCs w:val="28"/>
                  <w:lang w:eastAsia="vi-VN"/>
                </w:rPr>
                <w:delText>Int</w:delText>
              </w:r>
            </w:del>
          </w:p>
        </w:tc>
        <w:tc>
          <w:tcPr>
            <w:tcW w:w="933" w:type="dxa"/>
          </w:tcPr>
          <w:p w14:paraId="5534D005" w14:textId="77777777" w:rsidR="00D40B91" w:rsidRPr="00081AF8" w:rsidDel="00E37E31" w:rsidRDefault="00D40B91" w:rsidP="00081AF8">
            <w:pPr>
              <w:spacing w:line="360" w:lineRule="auto"/>
              <w:jc w:val="both"/>
              <w:rPr>
                <w:del w:id="4122" w:author="admin" w:date="2022-12-12T09:28:00Z"/>
                <w:rFonts w:ascii="Times New Roman" w:eastAsia="Calibri" w:hAnsi="Times New Roman" w:cs="Times New Roman"/>
                <w:sz w:val="28"/>
                <w:szCs w:val="28"/>
                <w:lang w:eastAsia="vi-VN"/>
              </w:rPr>
            </w:pPr>
            <w:del w:id="4123" w:author="admin" w:date="2022-12-12T09:28:00Z">
              <w:r w:rsidRPr="00081AF8" w:rsidDel="00E37E31">
                <w:rPr>
                  <w:rFonts w:ascii="Times New Roman" w:eastAsia="Calibri" w:hAnsi="Times New Roman" w:cs="Times New Roman"/>
                  <w:sz w:val="28"/>
                  <w:szCs w:val="28"/>
                  <w:lang w:eastAsia="vi-VN"/>
                </w:rPr>
                <w:delText>x</w:delText>
              </w:r>
            </w:del>
          </w:p>
        </w:tc>
        <w:tc>
          <w:tcPr>
            <w:tcW w:w="1487" w:type="dxa"/>
          </w:tcPr>
          <w:p w14:paraId="661D29F4" w14:textId="77777777" w:rsidR="00D40B91" w:rsidRPr="00081AF8" w:rsidDel="00E37E31" w:rsidRDefault="00D40B91" w:rsidP="00081AF8">
            <w:pPr>
              <w:spacing w:line="360" w:lineRule="auto"/>
              <w:jc w:val="both"/>
              <w:rPr>
                <w:del w:id="4124" w:author="admin" w:date="2022-12-12T09:28:00Z"/>
                <w:rFonts w:ascii="Times New Roman" w:eastAsia="Calibri" w:hAnsi="Times New Roman" w:cs="Times New Roman"/>
                <w:sz w:val="28"/>
                <w:szCs w:val="28"/>
                <w:lang w:val="vi-VN" w:eastAsia="vi-VN"/>
              </w:rPr>
            </w:pPr>
          </w:p>
        </w:tc>
        <w:tc>
          <w:tcPr>
            <w:tcW w:w="1530" w:type="dxa"/>
          </w:tcPr>
          <w:p w14:paraId="07DF6331" w14:textId="77777777" w:rsidR="00D40B91" w:rsidRPr="00081AF8" w:rsidDel="00E37E31" w:rsidRDefault="00D40B91" w:rsidP="00081AF8">
            <w:pPr>
              <w:spacing w:line="360" w:lineRule="auto"/>
              <w:jc w:val="both"/>
              <w:rPr>
                <w:del w:id="4125" w:author="admin" w:date="2022-12-12T09:28:00Z"/>
                <w:rFonts w:ascii="Times New Roman" w:eastAsia="Calibri" w:hAnsi="Times New Roman" w:cs="Times New Roman"/>
                <w:sz w:val="28"/>
                <w:szCs w:val="28"/>
                <w:lang w:eastAsia="vi-VN"/>
              </w:rPr>
            </w:pPr>
            <w:del w:id="4126" w:author="admin" w:date="2022-12-12T09:28:00Z">
              <w:r w:rsidRPr="00081AF8" w:rsidDel="00E37E31">
                <w:rPr>
                  <w:rFonts w:ascii="Times New Roman" w:eastAsia="Calibri" w:hAnsi="Times New Roman" w:cs="Times New Roman"/>
                  <w:sz w:val="28"/>
                  <w:szCs w:val="28"/>
                  <w:lang w:eastAsia="vi-VN"/>
                </w:rPr>
                <w:delText>Số lượng</w:delText>
              </w:r>
            </w:del>
          </w:p>
        </w:tc>
      </w:tr>
    </w:tbl>
    <w:p w14:paraId="5FF38CB1" w14:textId="77777777" w:rsidR="00D40B91" w:rsidRPr="00081AF8" w:rsidDel="00E37E31" w:rsidRDefault="00D40B91" w:rsidP="00081AF8">
      <w:pPr>
        <w:pStyle w:val="ListParagraph"/>
        <w:spacing w:line="360" w:lineRule="auto"/>
        <w:ind w:left="450"/>
        <w:jc w:val="both"/>
        <w:rPr>
          <w:del w:id="4127" w:author="admin" w:date="2022-12-12T09:28:00Z"/>
          <w:rFonts w:ascii="Times New Roman" w:hAnsi="Times New Roman" w:cs="Times New Roman"/>
          <w:sz w:val="28"/>
          <w:szCs w:val="28"/>
        </w:rPr>
      </w:pPr>
    </w:p>
    <w:p w14:paraId="1D694655" w14:textId="77777777" w:rsidR="00D40B91" w:rsidRPr="00081AF8" w:rsidDel="00E37E31" w:rsidRDefault="00D40B91" w:rsidP="00081AF8">
      <w:pPr>
        <w:pStyle w:val="Heading2"/>
        <w:spacing w:line="360" w:lineRule="auto"/>
        <w:rPr>
          <w:del w:id="4128" w:author="admin" w:date="2022-12-12T09:28:00Z"/>
          <w:rFonts w:ascii="Times New Roman" w:hAnsi="Times New Roman" w:cs="Times New Roman"/>
          <w:b/>
          <w:sz w:val="28"/>
          <w:szCs w:val="28"/>
        </w:rPr>
      </w:pPr>
      <w:del w:id="4129" w:author="admin" w:date="2022-12-12T09:28:00Z">
        <w:r w:rsidRPr="00081AF8" w:rsidDel="00E37E31">
          <w:rPr>
            <w:rFonts w:ascii="Times New Roman" w:hAnsi="Times New Roman" w:cs="Times New Roman"/>
            <w:b/>
            <w:sz w:val="28"/>
            <w:szCs w:val="28"/>
          </w:rPr>
          <w:delText>3.4 Sơ đồ thực thể - liên kết (E-R)</w:delText>
        </w:r>
      </w:del>
    </w:p>
    <w:p w14:paraId="6ABBF129" w14:textId="77777777" w:rsidR="00D40B91" w:rsidRPr="00081AF8" w:rsidDel="00E37E31" w:rsidRDefault="00D40B91" w:rsidP="00081AF8">
      <w:pPr>
        <w:pStyle w:val="ListParagraph"/>
        <w:spacing w:line="360" w:lineRule="auto"/>
        <w:ind w:left="450"/>
        <w:jc w:val="both"/>
        <w:rPr>
          <w:del w:id="4130" w:author="admin" w:date="2022-12-12T09:28:00Z"/>
          <w:rFonts w:ascii="Times New Roman" w:hAnsi="Times New Roman" w:cs="Times New Roman"/>
          <w:sz w:val="28"/>
          <w:szCs w:val="28"/>
        </w:rPr>
      </w:pPr>
      <w:del w:id="4131" w:author="admin" w:date="2022-12-12T09:28:00Z">
        <w:r w:rsidRPr="00081AF8" w:rsidDel="00E37E31">
          <w:rPr>
            <w:rFonts w:ascii="Times New Roman" w:hAnsi="Times New Roman" w:cs="Times New Roman"/>
            <w:noProof/>
            <w:sz w:val="28"/>
            <w:szCs w:val="28"/>
          </w:rPr>
          <w:drawing>
            <wp:inline distT="0" distB="0" distL="0" distR="0" wp14:anchorId="647ADD76" wp14:editId="588EE616">
              <wp:extent cx="5971540" cy="448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1540" cy="4483100"/>
                      </a:xfrm>
                      <a:prstGeom prst="rect">
                        <a:avLst/>
                      </a:prstGeom>
                    </pic:spPr>
                  </pic:pic>
                </a:graphicData>
              </a:graphic>
            </wp:inline>
          </w:drawing>
        </w:r>
      </w:del>
    </w:p>
    <w:p w14:paraId="471F9A45" w14:textId="77777777" w:rsidR="00D40B91" w:rsidRPr="00081AF8" w:rsidDel="00E37E31" w:rsidRDefault="00D40B91" w:rsidP="00081AF8">
      <w:pPr>
        <w:pStyle w:val="Caption"/>
        <w:spacing w:line="360" w:lineRule="auto"/>
        <w:rPr>
          <w:del w:id="4132" w:author="admin" w:date="2022-12-12T09:28:00Z"/>
          <w:rFonts w:cs="Times New Roman"/>
          <w:szCs w:val="28"/>
        </w:rPr>
      </w:pPr>
      <w:bookmarkStart w:id="4133" w:name="_Toc400531870"/>
      <w:del w:id="4134" w:author="admin" w:date="2022-12-12T09:28:00Z">
        <w:r w:rsidRPr="00081AF8" w:rsidDel="00E37E31">
          <w:rPr>
            <w:rFonts w:cs="Times New Roman"/>
            <w:szCs w:val="28"/>
          </w:rPr>
          <w:delText>Hình 3.1.sơ đồ thực thể - liên hết</w:delText>
        </w:r>
        <w:bookmarkEnd w:id="4133"/>
      </w:del>
    </w:p>
    <w:p w14:paraId="226E23E2" w14:textId="77777777" w:rsidR="00D40B91" w:rsidRPr="00081AF8" w:rsidDel="00E37E31" w:rsidRDefault="00D40B91" w:rsidP="00081AF8">
      <w:pPr>
        <w:spacing w:line="360" w:lineRule="auto"/>
        <w:ind w:left="284"/>
        <w:rPr>
          <w:del w:id="4135" w:author="admin" w:date="2022-12-12T09:28:00Z"/>
          <w:rFonts w:ascii="Times New Roman" w:eastAsia="Times New Roman" w:hAnsi="Times New Roman" w:cs="Times New Roman"/>
          <w:sz w:val="28"/>
          <w:szCs w:val="28"/>
        </w:rPr>
      </w:pPr>
    </w:p>
    <w:p w14:paraId="76634E45" w14:textId="77777777" w:rsidR="00D40B91" w:rsidRPr="00081AF8" w:rsidDel="00E37E31" w:rsidRDefault="00D40B91" w:rsidP="00081AF8">
      <w:pPr>
        <w:pStyle w:val="ListParagraph"/>
        <w:spacing w:line="360" w:lineRule="auto"/>
        <w:ind w:left="450"/>
        <w:jc w:val="both"/>
        <w:outlineLvl w:val="1"/>
        <w:rPr>
          <w:del w:id="4136" w:author="admin" w:date="2022-12-12T09:28:00Z"/>
          <w:rFonts w:ascii="Times New Roman" w:hAnsi="Times New Roman" w:cs="Times New Roman"/>
          <w:b/>
          <w:sz w:val="28"/>
          <w:szCs w:val="28"/>
        </w:rPr>
      </w:pPr>
      <w:bookmarkStart w:id="4137" w:name="_Toc399971276"/>
      <w:bookmarkStart w:id="4138" w:name="_Toc400700217"/>
      <w:bookmarkStart w:id="4139" w:name="_Toc400700736"/>
      <w:bookmarkStart w:id="4140" w:name="_Toc121492148"/>
      <w:del w:id="4141" w:author="admin" w:date="2022-12-12T09:28:00Z">
        <w:r w:rsidRPr="00081AF8" w:rsidDel="00E37E31">
          <w:rPr>
            <w:rFonts w:ascii="Times New Roman" w:hAnsi="Times New Roman" w:cs="Times New Roman"/>
            <w:b/>
            <w:sz w:val="28"/>
            <w:szCs w:val="28"/>
          </w:rPr>
          <w:delText>3.5 Thiết kế các trang</w:delText>
        </w:r>
        <w:bookmarkEnd w:id="4137"/>
        <w:bookmarkEnd w:id="4138"/>
        <w:bookmarkEnd w:id="4139"/>
        <w:bookmarkEnd w:id="4140"/>
      </w:del>
    </w:p>
    <w:p w14:paraId="5ABE9D9B" w14:textId="77777777" w:rsidR="00D40B91" w:rsidRPr="00081AF8" w:rsidDel="00E37E31" w:rsidRDefault="00D40B91" w:rsidP="00081AF8">
      <w:pPr>
        <w:pStyle w:val="ListParagraph"/>
        <w:spacing w:line="360" w:lineRule="auto"/>
        <w:ind w:left="450" w:firstLine="270"/>
        <w:jc w:val="both"/>
        <w:outlineLvl w:val="2"/>
        <w:rPr>
          <w:del w:id="4142" w:author="admin" w:date="2022-12-12T09:28:00Z"/>
          <w:rFonts w:ascii="Times New Roman" w:hAnsi="Times New Roman" w:cs="Times New Roman"/>
          <w:b/>
          <w:sz w:val="28"/>
          <w:szCs w:val="28"/>
        </w:rPr>
      </w:pPr>
      <w:bookmarkStart w:id="4143" w:name="_Toc399971277"/>
      <w:bookmarkStart w:id="4144" w:name="_Toc400700218"/>
      <w:bookmarkStart w:id="4145" w:name="_Toc400700737"/>
      <w:bookmarkStart w:id="4146" w:name="_Toc121492149"/>
      <w:del w:id="4147" w:author="admin" w:date="2022-12-12T09:28:00Z">
        <w:r w:rsidRPr="00081AF8" w:rsidDel="00E37E31">
          <w:rPr>
            <w:rFonts w:ascii="Times New Roman" w:hAnsi="Times New Roman" w:cs="Times New Roman"/>
            <w:b/>
            <w:sz w:val="28"/>
            <w:szCs w:val="28"/>
          </w:rPr>
          <w:delText>3.5.1 Trang chủ</w:delText>
        </w:r>
        <w:bookmarkEnd w:id="4143"/>
        <w:bookmarkEnd w:id="4144"/>
        <w:bookmarkEnd w:id="4145"/>
        <w:bookmarkEnd w:id="4146"/>
      </w:del>
    </w:p>
    <w:p w14:paraId="5DB13CEA" w14:textId="77777777" w:rsidR="00D40B91" w:rsidRPr="00081AF8" w:rsidDel="00E37E31" w:rsidRDefault="00D40B91" w:rsidP="00081AF8">
      <w:pPr>
        <w:pStyle w:val="ListParagraph"/>
        <w:spacing w:line="360" w:lineRule="auto"/>
        <w:ind w:left="450" w:firstLine="270"/>
        <w:jc w:val="both"/>
        <w:rPr>
          <w:del w:id="4148" w:author="admin" w:date="2022-12-12T09:28:00Z"/>
          <w:rFonts w:ascii="Times New Roman" w:hAnsi="Times New Roman" w:cs="Times New Roman"/>
          <w:sz w:val="28"/>
          <w:szCs w:val="28"/>
        </w:rPr>
      </w:pPr>
      <w:del w:id="4149" w:author="admin" w:date="2022-12-12T09:28:00Z">
        <w:r w:rsidRPr="00081AF8" w:rsidDel="00E37E31">
          <w:rPr>
            <w:rFonts w:ascii="Times New Roman" w:hAnsi="Times New Roman" w:cs="Times New Roman"/>
            <w:sz w:val="28"/>
            <w:szCs w:val="28"/>
          </w:rPr>
          <w:delText>Trang chủ là trang đầu tiên mà khách hàng truy cập website.Trang chủ sẽ cung cấp thông tin ban đầu cho khách hàng về sản phẩm , tin tức của trang web. Đảm bảo các yếu tố , menu hệ thống như : Trang chủ, Trang giới thiệu, Trang sản phẩm, Trang dịch vụ, Trang liên hệ.</w:delText>
        </w:r>
      </w:del>
    </w:p>
    <w:p w14:paraId="737AD5A4" w14:textId="77777777" w:rsidR="00D40B91" w:rsidRPr="00081AF8" w:rsidDel="00E37E31" w:rsidRDefault="00D40B91" w:rsidP="00081AF8">
      <w:pPr>
        <w:pStyle w:val="ListParagraph"/>
        <w:spacing w:line="360" w:lineRule="auto"/>
        <w:ind w:left="450" w:firstLine="270"/>
        <w:jc w:val="both"/>
        <w:rPr>
          <w:del w:id="4150" w:author="admin" w:date="2022-12-12T09:28:00Z"/>
          <w:rFonts w:ascii="Times New Roman" w:hAnsi="Times New Roman" w:cs="Times New Roman"/>
          <w:sz w:val="28"/>
          <w:szCs w:val="28"/>
        </w:rPr>
      </w:pPr>
      <w:del w:id="4151" w:author="admin" w:date="2022-12-12T09:28:00Z">
        <w:r w:rsidRPr="00081AF8" w:rsidDel="00E37E31">
          <w:rPr>
            <w:rFonts w:ascii="Times New Roman" w:hAnsi="Times New Roman" w:cs="Times New Roman"/>
            <w:sz w:val="28"/>
            <w:szCs w:val="28"/>
          </w:rPr>
          <w:delText>Ngoài trang chủ sẽ thể hiện tất cả sản phẩm,sản phẩm theo hãng sản xuất … cho người dùng cập nhập thông tin ban đầu của cửa hàng được nhanh nhất.</w:delText>
        </w:r>
      </w:del>
    </w:p>
    <w:p w14:paraId="4A62DF5A" w14:textId="77777777" w:rsidR="00D40B91" w:rsidRPr="00081AF8" w:rsidDel="00E37E31" w:rsidRDefault="00D40B91" w:rsidP="00081AF8">
      <w:pPr>
        <w:pStyle w:val="ListParagraph"/>
        <w:spacing w:line="360" w:lineRule="auto"/>
        <w:ind w:left="1170" w:firstLine="270"/>
        <w:jc w:val="both"/>
        <w:rPr>
          <w:del w:id="4152" w:author="admin" w:date="2022-12-12T09:28:00Z"/>
          <w:rFonts w:ascii="Times New Roman" w:hAnsi="Times New Roman" w:cs="Times New Roman"/>
          <w:sz w:val="28"/>
          <w:szCs w:val="28"/>
        </w:rPr>
      </w:pPr>
      <w:del w:id="4153" w:author="admin" w:date="2022-12-12T09:28:00Z">
        <w:r w:rsidRPr="00081AF8" w:rsidDel="00E37E31">
          <w:rPr>
            <w:rFonts w:ascii="Times New Roman" w:hAnsi="Times New Roman" w:cs="Times New Roman"/>
            <w:sz w:val="28"/>
            <w:szCs w:val="28"/>
          </w:rPr>
          <w:delText>.</w:delText>
        </w:r>
      </w:del>
    </w:p>
    <w:p w14:paraId="4E1F5364" w14:textId="77777777" w:rsidR="00D40B91" w:rsidRPr="00081AF8" w:rsidDel="00E37E31" w:rsidRDefault="00D40B91" w:rsidP="00081AF8">
      <w:pPr>
        <w:pStyle w:val="ListParagraph"/>
        <w:spacing w:line="360" w:lineRule="auto"/>
        <w:ind w:left="1170" w:firstLine="270"/>
        <w:jc w:val="both"/>
        <w:rPr>
          <w:del w:id="4154" w:author="admin" w:date="2022-12-12T09:28:00Z"/>
          <w:rFonts w:ascii="Times New Roman" w:hAnsi="Times New Roman" w:cs="Times New Roman"/>
          <w:sz w:val="28"/>
          <w:szCs w:val="28"/>
        </w:rPr>
      </w:pPr>
    </w:p>
    <w:p w14:paraId="22CEF90C" w14:textId="77777777" w:rsidR="00D40B91" w:rsidRPr="00081AF8" w:rsidDel="00E37E31" w:rsidRDefault="00D40B91" w:rsidP="00081AF8">
      <w:pPr>
        <w:pStyle w:val="ListParagraph"/>
        <w:spacing w:line="360" w:lineRule="auto"/>
        <w:ind w:left="450" w:firstLine="270"/>
        <w:jc w:val="both"/>
        <w:outlineLvl w:val="2"/>
        <w:rPr>
          <w:del w:id="4155" w:author="admin" w:date="2022-12-12T09:28:00Z"/>
          <w:rFonts w:ascii="Times New Roman" w:hAnsi="Times New Roman" w:cs="Times New Roman"/>
          <w:b/>
          <w:sz w:val="28"/>
          <w:szCs w:val="28"/>
        </w:rPr>
      </w:pPr>
      <w:bookmarkStart w:id="4156" w:name="_Toc399971278"/>
      <w:bookmarkStart w:id="4157" w:name="_Toc400700219"/>
      <w:bookmarkStart w:id="4158" w:name="_Toc400700738"/>
      <w:bookmarkStart w:id="4159" w:name="_Toc121492150"/>
      <w:del w:id="4160" w:author="admin" w:date="2022-12-12T09:28:00Z">
        <w:r w:rsidRPr="00081AF8" w:rsidDel="00E37E31">
          <w:rPr>
            <w:rFonts w:ascii="Times New Roman" w:hAnsi="Times New Roman" w:cs="Times New Roman"/>
            <w:b/>
            <w:sz w:val="28"/>
            <w:szCs w:val="28"/>
          </w:rPr>
          <w:delText xml:space="preserve">3.5.2 Trang </w:delText>
        </w:r>
        <w:bookmarkEnd w:id="4156"/>
        <w:bookmarkEnd w:id="4157"/>
        <w:bookmarkEnd w:id="4158"/>
        <w:r w:rsidRPr="00081AF8" w:rsidDel="00E37E31">
          <w:rPr>
            <w:rFonts w:ascii="Times New Roman" w:hAnsi="Times New Roman" w:cs="Times New Roman"/>
            <w:b/>
            <w:sz w:val="28"/>
            <w:szCs w:val="28"/>
          </w:rPr>
          <w:delText>hãng sản xuất</w:delText>
        </w:r>
        <w:bookmarkEnd w:id="4159"/>
        <w:r w:rsidRPr="00081AF8" w:rsidDel="00E37E31">
          <w:rPr>
            <w:rFonts w:ascii="Times New Roman" w:hAnsi="Times New Roman" w:cs="Times New Roman"/>
            <w:b/>
            <w:sz w:val="28"/>
            <w:szCs w:val="28"/>
          </w:rPr>
          <w:delText xml:space="preserve"> </w:delText>
        </w:r>
      </w:del>
    </w:p>
    <w:p w14:paraId="79351367" w14:textId="77777777" w:rsidR="00D40B91" w:rsidRPr="00081AF8" w:rsidDel="00E37E31" w:rsidRDefault="00D40B91" w:rsidP="00081AF8">
      <w:pPr>
        <w:pStyle w:val="ListParagraph"/>
        <w:spacing w:line="360" w:lineRule="auto"/>
        <w:ind w:left="450"/>
        <w:jc w:val="both"/>
        <w:rPr>
          <w:del w:id="4161" w:author="admin" w:date="2022-12-12T09:28:00Z"/>
          <w:rFonts w:ascii="Times New Roman" w:hAnsi="Times New Roman" w:cs="Times New Roman"/>
          <w:sz w:val="28"/>
          <w:szCs w:val="28"/>
        </w:rPr>
      </w:pPr>
      <w:del w:id="4162" w:author="admin" w:date="2022-12-12T09:28:00Z">
        <w:r w:rsidRPr="00081AF8" w:rsidDel="00E37E31">
          <w:rPr>
            <w:rFonts w:ascii="Times New Roman" w:hAnsi="Times New Roman" w:cs="Times New Roman"/>
            <w:sz w:val="28"/>
            <w:szCs w:val="28"/>
          </w:rPr>
          <w:tab/>
          <w:delText xml:space="preserve">  Hiện thị toàn bộ sản phẩm của website. Hiện thị theo hãng sản xuất</w:delText>
        </w:r>
      </w:del>
    </w:p>
    <w:p w14:paraId="043652A7" w14:textId="77777777" w:rsidR="00D40B91" w:rsidRPr="00081AF8" w:rsidDel="00E37E31" w:rsidRDefault="00D40B91" w:rsidP="00081AF8">
      <w:pPr>
        <w:pStyle w:val="ListParagraph"/>
        <w:spacing w:line="360" w:lineRule="auto"/>
        <w:ind w:left="450" w:firstLine="270"/>
        <w:jc w:val="both"/>
        <w:outlineLvl w:val="2"/>
        <w:rPr>
          <w:del w:id="4163" w:author="admin" w:date="2022-12-12T09:28:00Z"/>
          <w:rFonts w:ascii="Times New Roman" w:hAnsi="Times New Roman" w:cs="Times New Roman"/>
          <w:b/>
          <w:sz w:val="28"/>
          <w:szCs w:val="28"/>
        </w:rPr>
      </w:pPr>
      <w:bookmarkStart w:id="4164" w:name="_Toc399971280"/>
      <w:bookmarkStart w:id="4165" w:name="_Toc400700221"/>
      <w:bookmarkStart w:id="4166" w:name="_Toc400700740"/>
      <w:bookmarkStart w:id="4167" w:name="_Toc121492151"/>
      <w:del w:id="4168" w:author="admin" w:date="2022-12-12T09:28:00Z">
        <w:r w:rsidRPr="00081AF8" w:rsidDel="00E37E31">
          <w:rPr>
            <w:rFonts w:ascii="Times New Roman" w:hAnsi="Times New Roman" w:cs="Times New Roman"/>
            <w:b/>
            <w:sz w:val="28"/>
            <w:szCs w:val="28"/>
          </w:rPr>
          <w:delText>3.5.3 Trang chi tiết sản phẩm</w:delText>
        </w:r>
        <w:bookmarkEnd w:id="4164"/>
        <w:bookmarkEnd w:id="4165"/>
        <w:bookmarkEnd w:id="4166"/>
        <w:bookmarkEnd w:id="4167"/>
      </w:del>
    </w:p>
    <w:p w14:paraId="330D8A70" w14:textId="77777777" w:rsidR="00D40B91" w:rsidRPr="00081AF8" w:rsidDel="00E37E31" w:rsidRDefault="00D40B91" w:rsidP="00081AF8">
      <w:pPr>
        <w:pStyle w:val="ListParagraph"/>
        <w:spacing w:line="360" w:lineRule="auto"/>
        <w:ind w:left="450"/>
        <w:jc w:val="both"/>
        <w:rPr>
          <w:del w:id="4169" w:author="admin" w:date="2022-12-12T09:28:00Z"/>
          <w:rFonts w:ascii="Times New Roman" w:hAnsi="Times New Roman" w:cs="Times New Roman"/>
          <w:sz w:val="28"/>
          <w:szCs w:val="28"/>
        </w:rPr>
      </w:pPr>
      <w:del w:id="4170" w:author="admin" w:date="2022-12-12T09:28:00Z">
        <w:r w:rsidRPr="00081AF8" w:rsidDel="00E37E31">
          <w:rPr>
            <w:rFonts w:ascii="Times New Roman" w:hAnsi="Times New Roman" w:cs="Times New Roman"/>
            <w:sz w:val="28"/>
            <w:szCs w:val="28"/>
          </w:rPr>
          <w:tab/>
          <w:delText xml:space="preserve">  Cung cấp đầy đủ thông tin chi tiết khi khách hàng chọn 1 sản phẩm.</w:delText>
        </w:r>
      </w:del>
    </w:p>
    <w:p w14:paraId="2984C640" w14:textId="77777777" w:rsidR="00D40B91" w:rsidRPr="00081AF8" w:rsidDel="00E37E31" w:rsidRDefault="00D40B91" w:rsidP="00081AF8">
      <w:pPr>
        <w:pStyle w:val="ListParagraph"/>
        <w:spacing w:line="360" w:lineRule="auto"/>
        <w:ind w:left="450" w:firstLine="270"/>
        <w:jc w:val="both"/>
        <w:outlineLvl w:val="2"/>
        <w:rPr>
          <w:del w:id="4171" w:author="admin" w:date="2022-12-12T09:28:00Z"/>
          <w:rFonts w:ascii="Times New Roman" w:hAnsi="Times New Roman" w:cs="Times New Roman"/>
          <w:b/>
          <w:sz w:val="28"/>
          <w:szCs w:val="28"/>
        </w:rPr>
      </w:pPr>
      <w:bookmarkStart w:id="4172" w:name="_Toc399971285"/>
      <w:bookmarkStart w:id="4173" w:name="_Toc400700226"/>
      <w:bookmarkStart w:id="4174" w:name="_Toc400700745"/>
      <w:bookmarkStart w:id="4175" w:name="_Toc121492152"/>
      <w:del w:id="4176" w:author="admin" w:date="2022-12-12T09:28:00Z">
        <w:r w:rsidRPr="00081AF8" w:rsidDel="00E37E31">
          <w:rPr>
            <w:rFonts w:ascii="Times New Roman" w:hAnsi="Times New Roman" w:cs="Times New Roman"/>
            <w:b/>
            <w:sz w:val="28"/>
            <w:szCs w:val="28"/>
          </w:rPr>
          <w:delText>3.5.4 Trang giỏ hàng</w:delText>
        </w:r>
        <w:bookmarkEnd w:id="4172"/>
        <w:bookmarkEnd w:id="4173"/>
        <w:bookmarkEnd w:id="4174"/>
        <w:bookmarkEnd w:id="4175"/>
      </w:del>
    </w:p>
    <w:p w14:paraId="65B65DBD" w14:textId="77777777" w:rsidR="00D40B91" w:rsidRPr="00081AF8" w:rsidDel="00E37E31" w:rsidRDefault="00D40B91" w:rsidP="00081AF8">
      <w:pPr>
        <w:pStyle w:val="ListParagraph"/>
        <w:spacing w:line="360" w:lineRule="auto"/>
        <w:ind w:left="450"/>
        <w:jc w:val="both"/>
        <w:rPr>
          <w:del w:id="4177" w:author="admin" w:date="2022-12-12T09:28:00Z"/>
          <w:rFonts w:ascii="Times New Roman" w:hAnsi="Times New Roman" w:cs="Times New Roman"/>
          <w:sz w:val="28"/>
          <w:szCs w:val="28"/>
        </w:rPr>
      </w:pPr>
      <w:del w:id="4178" w:author="admin" w:date="2022-12-12T09:28:00Z">
        <w:r w:rsidRPr="00081AF8" w:rsidDel="00E37E31">
          <w:rPr>
            <w:rFonts w:ascii="Times New Roman" w:hAnsi="Times New Roman" w:cs="Times New Roman"/>
            <w:sz w:val="28"/>
            <w:szCs w:val="28"/>
          </w:rPr>
          <w:tab/>
          <w:delText xml:space="preserve">  Trang giúp cho khách hàng khi đã chọn 1 sản phẩm có thể xem các sản phẩm đã lựa chọn trong giỏ hàng, giá thành, số lượng, tổng tiền cần thanh toán tại đây.</w:delText>
        </w:r>
      </w:del>
    </w:p>
    <w:p w14:paraId="2037095C" w14:textId="77777777" w:rsidR="00D40B91" w:rsidRPr="00081AF8" w:rsidDel="00E37E31" w:rsidRDefault="00D40B91" w:rsidP="00081AF8">
      <w:pPr>
        <w:pStyle w:val="ListParagraph"/>
        <w:spacing w:line="360" w:lineRule="auto"/>
        <w:ind w:left="450" w:firstLine="270"/>
        <w:jc w:val="both"/>
        <w:outlineLvl w:val="2"/>
        <w:rPr>
          <w:del w:id="4179" w:author="admin" w:date="2022-12-12T09:28:00Z"/>
          <w:rFonts w:ascii="Times New Roman" w:hAnsi="Times New Roman" w:cs="Times New Roman"/>
          <w:b/>
          <w:sz w:val="28"/>
          <w:szCs w:val="28"/>
        </w:rPr>
      </w:pPr>
      <w:bookmarkStart w:id="4180" w:name="_Toc121492153"/>
      <w:del w:id="4181" w:author="admin" w:date="2022-12-12T09:28:00Z">
        <w:r w:rsidRPr="00081AF8" w:rsidDel="00E37E31">
          <w:rPr>
            <w:rFonts w:ascii="Times New Roman" w:hAnsi="Times New Roman" w:cs="Times New Roman"/>
            <w:b/>
            <w:sz w:val="28"/>
            <w:szCs w:val="28"/>
          </w:rPr>
          <w:delText>3.5.5 Trang thanh toán</w:delText>
        </w:r>
        <w:bookmarkEnd w:id="4180"/>
      </w:del>
    </w:p>
    <w:p w14:paraId="7A6EBEE6" w14:textId="77777777" w:rsidR="00D40B91" w:rsidRPr="00081AF8" w:rsidDel="00E37E31" w:rsidRDefault="00D40B91" w:rsidP="00081AF8">
      <w:pPr>
        <w:pStyle w:val="ListParagraph"/>
        <w:spacing w:line="360" w:lineRule="auto"/>
        <w:ind w:left="450"/>
        <w:jc w:val="both"/>
        <w:rPr>
          <w:del w:id="4182" w:author="admin" w:date="2022-12-12T09:28:00Z"/>
          <w:rFonts w:ascii="Times New Roman" w:hAnsi="Times New Roman" w:cs="Times New Roman"/>
          <w:sz w:val="28"/>
          <w:szCs w:val="28"/>
        </w:rPr>
      </w:pPr>
      <w:del w:id="4183" w:author="admin" w:date="2022-12-12T09:28:00Z">
        <w:r w:rsidRPr="00081AF8" w:rsidDel="00E37E31">
          <w:rPr>
            <w:rFonts w:ascii="Times New Roman" w:hAnsi="Times New Roman" w:cs="Times New Roman"/>
            <w:sz w:val="28"/>
            <w:szCs w:val="28"/>
          </w:rPr>
          <w:tab/>
          <w:delText xml:space="preserve">  Trang giúp cho khách hàng khi đã chọn 1 sản phẩm có thể xem các sản phẩm đã lựa chọn trong giỏ hàng, giá thành, số lượng, tổng tiền cần thanh toán tại đây</w:delText>
        </w:r>
      </w:del>
    </w:p>
    <w:p w14:paraId="059E6B67" w14:textId="77777777" w:rsidR="00D40B91" w:rsidRPr="00081AF8" w:rsidDel="00E37E31" w:rsidRDefault="00D40B91" w:rsidP="00081AF8">
      <w:pPr>
        <w:pStyle w:val="ListParagraph"/>
        <w:spacing w:line="360" w:lineRule="auto"/>
        <w:ind w:left="450"/>
        <w:jc w:val="both"/>
        <w:rPr>
          <w:del w:id="4184" w:author="admin" w:date="2022-12-12T09:28:00Z"/>
          <w:rFonts w:ascii="Times New Roman" w:hAnsi="Times New Roman" w:cs="Times New Roman"/>
          <w:sz w:val="28"/>
          <w:szCs w:val="28"/>
        </w:rPr>
      </w:pPr>
      <w:del w:id="4185" w:author="admin" w:date="2022-12-12T09:28:00Z">
        <w:r w:rsidRPr="00081AF8" w:rsidDel="00E37E31">
          <w:rPr>
            <w:rFonts w:ascii="Times New Roman" w:hAnsi="Times New Roman" w:cs="Times New Roman"/>
            <w:sz w:val="28"/>
            <w:szCs w:val="28"/>
          </w:rPr>
          <w:delText>.</w:delText>
        </w:r>
      </w:del>
    </w:p>
    <w:p w14:paraId="298B0CFC" w14:textId="77777777" w:rsidR="00D40B91" w:rsidRPr="00081AF8" w:rsidDel="00E37E31" w:rsidRDefault="00D40B91" w:rsidP="00081AF8">
      <w:pPr>
        <w:pStyle w:val="ListParagraph"/>
        <w:spacing w:line="360" w:lineRule="auto"/>
        <w:ind w:left="450" w:firstLine="270"/>
        <w:jc w:val="both"/>
        <w:outlineLvl w:val="2"/>
        <w:rPr>
          <w:del w:id="4186" w:author="admin" w:date="2022-12-12T09:28:00Z"/>
          <w:rFonts w:ascii="Times New Roman" w:hAnsi="Times New Roman" w:cs="Times New Roman"/>
          <w:b/>
          <w:sz w:val="28"/>
          <w:szCs w:val="28"/>
        </w:rPr>
      </w:pPr>
      <w:bookmarkStart w:id="4187" w:name="_Toc399971287"/>
      <w:bookmarkStart w:id="4188" w:name="_Toc400700228"/>
      <w:bookmarkStart w:id="4189" w:name="_Toc400700747"/>
      <w:bookmarkStart w:id="4190" w:name="_Toc121492154"/>
      <w:del w:id="4191" w:author="admin" w:date="2022-12-12T09:28:00Z">
        <w:r w:rsidRPr="00081AF8" w:rsidDel="00E37E31">
          <w:rPr>
            <w:rFonts w:ascii="Times New Roman" w:hAnsi="Times New Roman" w:cs="Times New Roman"/>
            <w:b/>
            <w:sz w:val="28"/>
            <w:szCs w:val="28"/>
          </w:rPr>
          <w:delText>3.5.6 Trang đăng nhập</w:delText>
        </w:r>
        <w:bookmarkEnd w:id="4187"/>
        <w:bookmarkEnd w:id="4188"/>
        <w:bookmarkEnd w:id="4189"/>
        <w:bookmarkEnd w:id="4190"/>
      </w:del>
    </w:p>
    <w:p w14:paraId="567DECB9" w14:textId="77777777" w:rsidR="00D40B91" w:rsidRPr="00081AF8" w:rsidDel="00E37E31" w:rsidRDefault="00D40B91" w:rsidP="00081AF8">
      <w:pPr>
        <w:pStyle w:val="ListParagraph"/>
        <w:spacing w:line="360" w:lineRule="auto"/>
        <w:ind w:left="450"/>
        <w:jc w:val="both"/>
        <w:rPr>
          <w:del w:id="4192" w:author="admin" w:date="2022-12-12T09:28:00Z"/>
          <w:rFonts w:ascii="Times New Roman" w:hAnsi="Times New Roman" w:cs="Times New Roman"/>
          <w:sz w:val="28"/>
          <w:szCs w:val="28"/>
        </w:rPr>
      </w:pPr>
      <w:del w:id="4193" w:author="admin" w:date="2022-12-12T09:28:00Z">
        <w:r w:rsidRPr="00081AF8" w:rsidDel="00E37E31">
          <w:rPr>
            <w:rFonts w:ascii="Times New Roman" w:hAnsi="Times New Roman" w:cs="Times New Roman"/>
            <w:sz w:val="28"/>
            <w:szCs w:val="28"/>
          </w:rPr>
          <w:tab/>
          <w:delText xml:space="preserve">  Khi khách hàng có tài khoản thì có thể đăng nhập vào hệ thống với tài khoản đã đăng ký.</w:delText>
        </w:r>
      </w:del>
    </w:p>
    <w:p w14:paraId="37EF527E" w14:textId="77777777" w:rsidR="00D40B91" w:rsidRPr="00081AF8" w:rsidDel="00E37E31" w:rsidRDefault="00D40B91" w:rsidP="00081AF8">
      <w:pPr>
        <w:pStyle w:val="Heading2"/>
        <w:spacing w:line="360" w:lineRule="auto"/>
        <w:rPr>
          <w:del w:id="4194" w:author="admin" w:date="2022-12-12T09:28:00Z"/>
          <w:rFonts w:ascii="Times New Roman" w:hAnsi="Times New Roman" w:cs="Times New Roman"/>
          <w:b/>
          <w:sz w:val="28"/>
          <w:szCs w:val="28"/>
        </w:rPr>
      </w:pPr>
      <w:bookmarkStart w:id="4195" w:name="_Toc399971288"/>
      <w:bookmarkStart w:id="4196" w:name="_Toc400700231"/>
      <w:bookmarkStart w:id="4197" w:name="_Toc400700750"/>
      <w:bookmarkStart w:id="4198" w:name="_Toc121492155"/>
      <w:del w:id="4199" w:author="admin" w:date="2022-12-12T09:28:00Z">
        <w:r w:rsidRPr="00081AF8" w:rsidDel="00E37E31">
          <w:rPr>
            <w:rFonts w:ascii="Times New Roman" w:hAnsi="Times New Roman" w:cs="Times New Roman"/>
            <w:b/>
            <w:sz w:val="28"/>
            <w:szCs w:val="28"/>
          </w:rPr>
          <w:delText>3.6 Giao diện người dùng</w:delText>
        </w:r>
        <w:bookmarkEnd w:id="4195"/>
        <w:bookmarkEnd w:id="4196"/>
        <w:bookmarkEnd w:id="4197"/>
        <w:bookmarkEnd w:id="4198"/>
      </w:del>
    </w:p>
    <w:p w14:paraId="733C8B14" w14:textId="77777777" w:rsidR="00D40B91" w:rsidRPr="00081AF8" w:rsidDel="00E37E31" w:rsidRDefault="00D40B91" w:rsidP="00081AF8">
      <w:pPr>
        <w:pStyle w:val="ListParagraph"/>
        <w:spacing w:line="360" w:lineRule="auto"/>
        <w:ind w:left="450" w:firstLine="270"/>
        <w:jc w:val="both"/>
        <w:outlineLvl w:val="2"/>
        <w:rPr>
          <w:del w:id="4200" w:author="admin" w:date="2022-12-12T09:28:00Z"/>
          <w:rFonts w:ascii="Times New Roman" w:hAnsi="Times New Roman" w:cs="Times New Roman"/>
          <w:b/>
          <w:sz w:val="28"/>
          <w:szCs w:val="28"/>
        </w:rPr>
      </w:pPr>
      <w:del w:id="4201" w:author="admin" w:date="2022-12-12T09:28:00Z">
        <w:r w:rsidRPr="00081AF8" w:rsidDel="00E37E31">
          <w:rPr>
            <w:rFonts w:ascii="Times New Roman" w:hAnsi="Times New Roman" w:cs="Times New Roman"/>
            <w:b/>
            <w:sz w:val="28"/>
            <w:szCs w:val="28"/>
          </w:rPr>
          <w:delText>3.6.1 Trang chủ</w:delText>
        </w:r>
      </w:del>
    </w:p>
    <w:p w14:paraId="74B08043" w14:textId="77777777" w:rsidR="00D40B91" w:rsidRPr="00081AF8" w:rsidDel="00E37E31" w:rsidRDefault="00D40B91" w:rsidP="00081AF8">
      <w:pPr>
        <w:spacing w:line="360" w:lineRule="auto"/>
        <w:jc w:val="both"/>
        <w:rPr>
          <w:del w:id="4202" w:author="admin" w:date="2022-12-12T09:28:00Z"/>
          <w:rFonts w:ascii="Times New Roman" w:hAnsi="Times New Roman" w:cs="Times New Roman"/>
          <w:sz w:val="28"/>
          <w:szCs w:val="28"/>
        </w:rPr>
      </w:pPr>
      <w:del w:id="4203" w:author="admin" w:date="2022-12-12T09:28:00Z">
        <w:r w:rsidRPr="00081AF8" w:rsidDel="00E37E31">
          <w:rPr>
            <w:rFonts w:ascii="Times New Roman" w:hAnsi="Times New Roman" w:cs="Times New Roman"/>
            <w:noProof/>
            <w:sz w:val="28"/>
            <w:szCs w:val="28"/>
          </w:rPr>
          <w:drawing>
            <wp:inline distT="0" distB="0" distL="0" distR="0" wp14:anchorId="7D1DBB3F" wp14:editId="78A5573F">
              <wp:extent cx="5971540" cy="4958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4958715"/>
                      </a:xfrm>
                      <a:prstGeom prst="rect">
                        <a:avLst/>
                      </a:prstGeom>
                    </pic:spPr>
                  </pic:pic>
                </a:graphicData>
              </a:graphic>
            </wp:inline>
          </w:drawing>
        </w:r>
      </w:del>
    </w:p>
    <w:p w14:paraId="3235903D" w14:textId="77777777" w:rsidR="00D40B91" w:rsidRPr="00081AF8" w:rsidDel="00E37E31" w:rsidRDefault="00D40B91" w:rsidP="00081AF8">
      <w:pPr>
        <w:spacing w:line="360" w:lineRule="auto"/>
        <w:jc w:val="both"/>
        <w:rPr>
          <w:del w:id="4204" w:author="admin" w:date="2022-12-12T09:28:00Z"/>
          <w:rFonts w:ascii="Times New Roman" w:hAnsi="Times New Roman" w:cs="Times New Roman"/>
          <w:sz w:val="28"/>
          <w:szCs w:val="28"/>
        </w:rPr>
      </w:pPr>
    </w:p>
    <w:p w14:paraId="4BEB3E6A" w14:textId="77777777" w:rsidR="00D40B91" w:rsidRPr="00081AF8" w:rsidDel="00E37E31" w:rsidRDefault="00D40B91" w:rsidP="00081AF8">
      <w:pPr>
        <w:pStyle w:val="Caption"/>
        <w:spacing w:line="360" w:lineRule="auto"/>
        <w:rPr>
          <w:del w:id="4205" w:author="admin" w:date="2022-12-12T09:28:00Z"/>
          <w:rFonts w:cs="Times New Roman"/>
          <w:szCs w:val="28"/>
        </w:rPr>
      </w:pPr>
      <w:bookmarkStart w:id="4206" w:name="_Toc400531871"/>
      <w:del w:id="4207" w:author="admin" w:date="2022-12-12T09:28:00Z">
        <w:r w:rsidRPr="00081AF8" w:rsidDel="00E37E31">
          <w:rPr>
            <w:rFonts w:cs="Times New Roman"/>
            <w:szCs w:val="28"/>
          </w:rPr>
          <w:delText>Hình 4.</w:delText>
        </w:r>
        <w:r w:rsidRPr="00081AF8" w:rsidDel="00E37E31">
          <w:rPr>
            <w:rFonts w:cs="Times New Roman"/>
            <w:bCs w:val="0"/>
            <w:i w:val="0"/>
            <w:szCs w:val="28"/>
          </w:rPr>
          <w:fldChar w:fldCharType="begin"/>
        </w:r>
        <w:r w:rsidRPr="00081AF8" w:rsidDel="00E37E31">
          <w:rPr>
            <w:rFonts w:cs="Times New Roman"/>
            <w:szCs w:val="28"/>
          </w:rPr>
          <w:delInstrText xml:space="preserve"> SEQ Hình \* ARABIC \s 1 </w:delInstrText>
        </w:r>
        <w:r w:rsidRPr="00081AF8" w:rsidDel="00E37E31">
          <w:rPr>
            <w:rFonts w:cs="Times New Roman"/>
            <w:bCs w:val="0"/>
            <w:i w:val="0"/>
            <w:szCs w:val="28"/>
          </w:rPr>
          <w:fldChar w:fldCharType="separate"/>
        </w:r>
        <w:r w:rsidRPr="00081AF8" w:rsidDel="00E37E31">
          <w:rPr>
            <w:rFonts w:cs="Times New Roman"/>
            <w:noProof/>
            <w:szCs w:val="28"/>
          </w:rPr>
          <w:delText>1</w:delText>
        </w:r>
        <w:r w:rsidRPr="00081AF8" w:rsidDel="00E37E31">
          <w:rPr>
            <w:rFonts w:cs="Times New Roman"/>
            <w:bCs w:val="0"/>
            <w:i w:val="0"/>
            <w:noProof/>
            <w:szCs w:val="28"/>
          </w:rPr>
          <w:fldChar w:fldCharType="end"/>
        </w:r>
        <w:r w:rsidRPr="00081AF8" w:rsidDel="00E37E31">
          <w:rPr>
            <w:rFonts w:cs="Times New Roman"/>
            <w:szCs w:val="28"/>
          </w:rPr>
          <w:delText xml:space="preserve">  trang chủ</w:delText>
        </w:r>
        <w:bookmarkEnd w:id="4206"/>
      </w:del>
    </w:p>
    <w:p w14:paraId="1AC64293" w14:textId="77777777" w:rsidR="00D40B91" w:rsidRPr="00081AF8" w:rsidDel="00E37E31" w:rsidRDefault="00D40B91" w:rsidP="00081AF8">
      <w:pPr>
        <w:pStyle w:val="ListParagraph"/>
        <w:spacing w:line="360" w:lineRule="auto"/>
        <w:ind w:left="450" w:firstLine="270"/>
        <w:jc w:val="both"/>
        <w:outlineLvl w:val="2"/>
        <w:rPr>
          <w:del w:id="4208" w:author="admin" w:date="2022-12-12T09:28:00Z"/>
          <w:rFonts w:ascii="Times New Roman" w:hAnsi="Times New Roman" w:cs="Times New Roman"/>
          <w:b/>
          <w:sz w:val="28"/>
          <w:szCs w:val="28"/>
        </w:rPr>
      </w:pPr>
      <w:del w:id="4209" w:author="admin" w:date="2022-12-12T09:28:00Z">
        <w:r w:rsidRPr="00081AF8" w:rsidDel="00E37E31">
          <w:rPr>
            <w:rFonts w:ascii="Times New Roman" w:hAnsi="Times New Roman" w:cs="Times New Roman"/>
            <w:b/>
            <w:sz w:val="28"/>
            <w:szCs w:val="28"/>
          </w:rPr>
          <w:delText>3.6.1 Trang hãng sản xuất</w:delText>
        </w:r>
      </w:del>
    </w:p>
    <w:p w14:paraId="42F4C19E" w14:textId="77777777" w:rsidR="00D40B91" w:rsidRPr="00081AF8" w:rsidDel="00E37E31" w:rsidRDefault="00D40B91" w:rsidP="00081AF8">
      <w:pPr>
        <w:spacing w:line="360" w:lineRule="auto"/>
        <w:jc w:val="both"/>
        <w:rPr>
          <w:del w:id="4210" w:author="admin" w:date="2022-12-12T09:28:00Z"/>
          <w:rFonts w:ascii="Times New Roman" w:hAnsi="Times New Roman" w:cs="Times New Roman"/>
          <w:sz w:val="28"/>
          <w:szCs w:val="28"/>
        </w:rPr>
      </w:pPr>
      <w:del w:id="4211" w:author="admin" w:date="2022-12-12T09:28:00Z">
        <w:r w:rsidRPr="00081AF8" w:rsidDel="00E37E31">
          <w:rPr>
            <w:rFonts w:ascii="Times New Roman" w:hAnsi="Times New Roman" w:cs="Times New Roman"/>
            <w:noProof/>
            <w:sz w:val="28"/>
            <w:szCs w:val="28"/>
          </w:rPr>
          <w:drawing>
            <wp:inline distT="0" distB="0" distL="0" distR="0" wp14:anchorId="7A10F35C" wp14:editId="77550AC7">
              <wp:extent cx="5971540" cy="5308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5308600"/>
                      </a:xfrm>
                      <a:prstGeom prst="rect">
                        <a:avLst/>
                      </a:prstGeom>
                    </pic:spPr>
                  </pic:pic>
                </a:graphicData>
              </a:graphic>
            </wp:inline>
          </w:drawing>
        </w:r>
      </w:del>
    </w:p>
    <w:p w14:paraId="42B4976D" w14:textId="77777777" w:rsidR="00D40B91" w:rsidRPr="00081AF8" w:rsidDel="00E37E31" w:rsidRDefault="00D40B91" w:rsidP="00081AF8">
      <w:pPr>
        <w:pStyle w:val="Caption"/>
        <w:spacing w:line="360" w:lineRule="auto"/>
        <w:rPr>
          <w:del w:id="4212" w:author="admin" w:date="2022-12-12T09:28:00Z"/>
          <w:rFonts w:cs="Times New Roman"/>
          <w:szCs w:val="28"/>
        </w:rPr>
      </w:pPr>
      <w:bookmarkStart w:id="4213" w:name="_Toc400531872"/>
      <w:del w:id="4214" w:author="admin" w:date="2022-12-12T09:28:00Z">
        <w:r w:rsidRPr="00081AF8" w:rsidDel="00E37E31">
          <w:rPr>
            <w:rFonts w:cs="Times New Roman"/>
            <w:szCs w:val="28"/>
          </w:rPr>
          <w:delText>Hình 4.</w:delText>
        </w:r>
        <w:r w:rsidRPr="00081AF8" w:rsidDel="00E37E31">
          <w:rPr>
            <w:rFonts w:cs="Times New Roman"/>
            <w:bCs w:val="0"/>
            <w:i w:val="0"/>
            <w:szCs w:val="28"/>
          </w:rPr>
          <w:fldChar w:fldCharType="begin"/>
        </w:r>
        <w:r w:rsidRPr="00081AF8" w:rsidDel="00E37E31">
          <w:rPr>
            <w:rFonts w:cs="Times New Roman"/>
            <w:szCs w:val="28"/>
          </w:rPr>
          <w:delInstrText xml:space="preserve"> SEQ Hình \* ARABIC \s 1 </w:delInstrText>
        </w:r>
        <w:r w:rsidRPr="00081AF8" w:rsidDel="00E37E31">
          <w:rPr>
            <w:rFonts w:cs="Times New Roman"/>
            <w:bCs w:val="0"/>
            <w:i w:val="0"/>
            <w:szCs w:val="28"/>
          </w:rPr>
          <w:fldChar w:fldCharType="separate"/>
        </w:r>
        <w:r w:rsidRPr="00081AF8" w:rsidDel="00E37E31">
          <w:rPr>
            <w:rFonts w:cs="Times New Roman"/>
            <w:noProof/>
            <w:szCs w:val="28"/>
          </w:rPr>
          <w:delText>2</w:delText>
        </w:r>
        <w:r w:rsidRPr="00081AF8" w:rsidDel="00E37E31">
          <w:rPr>
            <w:rFonts w:cs="Times New Roman"/>
            <w:bCs w:val="0"/>
            <w:i w:val="0"/>
            <w:noProof/>
            <w:szCs w:val="28"/>
          </w:rPr>
          <w:fldChar w:fldCharType="end"/>
        </w:r>
        <w:r w:rsidRPr="00081AF8" w:rsidDel="00E37E31">
          <w:rPr>
            <w:rFonts w:cs="Times New Roman"/>
            <w:szCs w:val="28"/>
          </w:rPr>
          <w:delText xml:space="preserve">  Trang </w:delText>
        </w:r>
        <w:bookmarkEnd w:id="4213"/>
        <w:r w:rsidRPr="00081AF8" w:rsidDel="00E37E31">
          <w:rPr>
            <w:rFonts w:cs="Times New Roman"/>
            <w:szCs w:val="28"/>
          </w:rPr>
          <w:delText>hãng sản xuất</w:delText>
        </w:r>
      </w:del>
    </w:p>
    <w:p w14:paraId="2521FFF3" w14:textId="77777777" w:rsidR="00D40B91" w:rsidRPr="00081AF8" w:rsidDel="00E37E31" w:rsidRDefault="00D40B91" w:rsidP="00081AF8">
      <w:pPr>
        <w:spacing w:line="360" w:lineRule="auto"/>
        <w:jc w:val="both"/>
        <w:rPr>
          <w:del w:id="4215" w:author="admin" w:date="2022-12-12T09:28:00Z"/>
          <w:rFonts w:ascii="Times New Roman" w:hAnsi="Times New Roman" w:cs="Times New Roman"/>
          <w:sz w:val="28"/>
          <w:szCs w:val="28"/>
        </w:rPr>
      </w:pPr>
    </w:p>
    <w:p w14:paraId="2464CE78" w14:textId="77777777" w:rsidR="00D40B91" w:rsidRPr="00081AF8" w:rsidDel="00E37E31" w:rsidRDefault="00D40B91" w:rsidP="00081AF8">
      <w:pPr>
        <w:spacing w:line="360" w:lineRule="auto"/>
        <w:jc w:val="both"/>
        <w:rPr>
          <w:del w:id="4216" w:author="admin" w:date="2022-12-12T09:28:00Z"/>
          <w:rFonts w:ascii="Times New Roman" w:hAnsi="Times New Roman" w:cs="Times New Roman"/>
          <w:sz w:val="28"/>
          <w:szCs w:val="28"/>
        </w:rPr>
      </w:pPr>
    </w:p>
    <w:p w14:paraId="4A51861E" w14:textId="77777777" w:rsidR="00D40B91" w:rsidRPr="00081AF8" w:rsidDel="00E37E31" w:rsidRDefault="00D40B91" w:rsidP="00081AF8">
      <w:pPr>
        <w:spacing w:line="360" w:lineRule="auto"/>
        <w:jc w:val="both"/>
        <w:rPr>
          <w:del w:id="4217" w:author="admin" w:date="2022-12-12T09:28:00Z"/>
          <w:rFonts w:ascii="Times New Roman" w:hAnsi="Times New Roman" w:cs="Times New Roman"/>
          <w:sz w:val="28"/>
          <w:szCs w:val="28"/>
        </w:rPr>
      </w:pPr>
    </w:p>
    <w:p w14:paraId="34931367" w14:textId="77777777" w:rsidR="00D40B91" w:rsidRPr="00081AF8" w:rsidDel="00E37E31" w:rsidRDefault="00D40B91" w:rsidP="00081AF8">
      <w:pPr>
        <w:spacing w:line="360" w:lineRule="auto"/>
        <w:jc w:val="both"/>
        <w:rPr>
          <w:del w:id="4218" w:author="admin" w:date="2022-12-12T09:28:00Z"/>
          <w:rFonts w:ascii="Times New Roman" w:hAnsi="Times New Roman" w:cs="Times New Roman"/>
          <w:sz w:val="28"/>
          <w:szCs w:val="28"/>
        </w:rPr>
      </w:pPr>
    </w:p>
    <w:p w14:paraId="095C1C7B" w14:textId="77777777" w:rsidR="00D40B91" w:rsidRPr="00081AF8" w:rsidDel="00E37E31" w:rsidRDefault="00D40B91" w:rsidP="00081AF8">
      <w:pPr>
        <w:spacing w:line="360" w:lineRule="auto"/>
        <w:jc w:val="both"/>
        <w:rPr>
          <w:del w:id="4219" w:author="admin" w:date="2022-12-12T09:28:00Z"/>
          <w:rFonts w:ascii="Times New Roman" w:hAnsi="Times New Roman" w:cs="Times New Roman"/>
          <w:sz w:val="28"/>
          <w:szCs w:val="28"/>
        </w:rPr>
      </w:pPr>
    </w:p>
    <w:p w14:paraId="2DBD47CB" w14:textId="77777777" w:rsidR="00D40B91" w:rsidRPr="00081AF8" w:rsidDel="00E37E31" w:rsidRDefault="00D40B91" w:rsidP="00081AF8">
      <w:pPr>
        <w:pStyle w:val="ListParagraph"/>
        <w:spacing w:line="360" w:lineRule="auto"/>
        <w:ind w:left="450" w:firstLine="270"/>
        <w:jc w:val="both"/>
        <w:outlineLvl w:val="2"/>
        <w:rPr>
          <w:del w:id="4220" w:author="admin" w:date="2022-12-12T09:28:00Z"/>
          <w:rFonts w:ascii="Times New Roman" w:hAnsi="Times New Roman" w:cs="Times New Roman"/>
          <w:b/>
          <w:sz w:val="28"/>
          <w:szCs w:val="28"/>
        </w:rPr>
      </w:pPr>
      <w:del w:id="4221" w:author="admin" w:date="2022-12-12T09:28:00Z">
        <w:r w:rsidRPr="00081AF8" w:rsidDel="00E37E31">
          <w:rPr>
            <w:rFonts w:ascii="Times New Roman" w:hAnsi="Times New Roman" w:cs="Times New Roman"/>
            <w:b/>
            <w:sz w:val="28"/>
            <w:szCs w:val="28"/>
          </w:rPr>
          <w:delText>3.6.3 Trang giỏ hàng</w:delText>
        </w:r>
      </w:del>
    </w:p>
    <w:p w14:paraId="5177F78F" w14:textId="77777777" w:rsidR="00D40B91" w:rsidRPr="00081AF8" w:rsidDel="00E37E31" w:rsidRDefault="00D40B91" w:rsidP="00081AF8">
      <w:pPr>
        <w:spacing w:line="360" w:lineRule="auto"/>
        <w:jc w:val="both"/>
        <w:rPr>
          <w:del w:id="4222" w:author="admin" w:date="2022-12-12T09:28:00Z"/>
          <w:rFonts w:ascii="Times New Roman" w:hAnsi="Times New Roman" w:cs="Times New Roman"/>
          <w:sz w:val="28"/>
          <w:szCs w:val="28"/>
        </w:rPr>
      </w:pPr>
      <w:del w:id="4223" w:author="admin" w:date="2022-12-12T09:28:00Z">
        <w:r w:rsidRPr="00081AF8" w:rsidDel="00E37E31">
          <w:rPr>
            <w:rFonts w:ascii="Times New Roman" w:hAnsi="Times New Roman" w:cs="Times New Roman"/>
            <w:noProof/>
            <w:sz w:val="28"/>
            <w:szCs w:val="28"/>
          </w:rPr>
          <w:drawing>
            <wp:inline distT="0" distB="0" distL="0" distR="0" wp14:anchorId="148B65F6" wp14:editId="42D356F9">
              <wp:extent cx="5971540" cy="2421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1540" cy="2421890"/>
                      </a:xfrm>
                      <a:prstGeom prst="rect">
                        <a:avLst/>
                      </a:prstGeom>
                    </pic:spPr>
                  </pic:pic>
                </a:graphicData>
              </a:graphic>
            </wp:inline>
          </w:drawing>
        </w:r>
      </w:del>
    </w:p>
    <w:p w14:paraId="0261075D" w14:textId="77777777" w:rsidR="00D40B91" w:rsidRPr="00081AF8" w:rsidDel="00E37E31" w:rsidRDefault="00D40B91" w:rsidP="00081AF8">
      <w:pPr>
        <w:spacing w:line="360" w:lineRule="auto"/>
        <w:jc w:val="both"/>
        <w:rPr>
          <w:del w:id="4224" w:author="admin" w:date="2022-12-12T09:28:00Z"/>
          <w:rFonts w:ascii="Times New Roman" w:hAnsi="Times New Roman" w:cs="Times New Roman"/>
          <w:sz w:val="28"/>
          <w:szCs w:val="28"/>
        </w:rPr>
      </w:pPr>
    </w:p>
    <w:p w14:paraId="5F64292A" w14:textId="77777777" w:rsidR="00D40B91" w:rsidRPr="00081AF8" w:rsidDel="00E37E31" w:rsidRDefault="00D40B91" w:rsidP="00081AF8">
      <w:pPr>
        <w:pStyle w:val="Caption"/>
        <w:spacing w:line="360" w:lineRule="auto"/>
        <w:rPr>
          <w:del w:id="4225" w:author="admin" w:date="2022-12-12T09:28:00Z"/>
          <w:rFonts w:cs="Times New Roman"/>
          <w:szCs w:val="28"/>
        </w:rPr>
      </w:pPr>
      <w:bookmarkStart w:id="4226" w:name="_Toc400531874"/>
      <w:del w:id="4227" w:author="admin" w:date="2022-12-12T09:28:00Z">
        <w:r w:rsidRPr="00081AF8" w:rsidDel="00E37E31">
          <w:rPr>
            <w:rFonts w:cs="Times New Roman"/>
            <w:szCs w:val="28"/>
          </w:rPr>
          <w:delText>Hình 4.3 Trang giỏ hàng</w:delText>
        </w:r>
        <w:bookmarkEnd w:id="4226"/>
      </w:del>
    </w:p>
    <w:p w14:paraId="208C1ACF" w14:textId="77777777" w:rsidR="00D40B91" w:rsidRPr="00081AF8" w:rsidDel="00E37E31" w:rsidRDefault="00D40B91" w:rsidP="00081AF8">
      <w:pPr>
        <w:spacing w:line="360" w:lineRule="auto"/>
        <w:rPr>
          <w:del w:id="4228" w:author="admin" w:date="2022-12-12T09:28:00Z"/>
          <w:rFonts w:ascii="Times New Roman" w:hAnsi="Times New Roman" w:cs="Times New Roman"/>
          <w:sz w:val="28"/>
          <w:szCs w:val="28"/>
        </w:rPr>
      </w:pPr>
    </w:p>
    <w:p w14:paraId="39ED4CEB" w14:textId="77777777" w:rsidR="00D40B91" w:rsidRPr="00081AF8" w:rsidDel="00E37E31" w:rsidRDefault="00D40B91" w:rsidP="00081AF8">
      <w:pPr>
        <w:pStyle w:val="ListParagraph"/>
        <w:spacing w:line="360" w:lineRule="auto"/>
        <w:ind w:left="450" w:firstLine="270"/>
        <w:jc w:val="both"/>
        <w:outlineLvl w:val="2"/>
        <w:rPr>
          <w:del w:id="4229" w:author="admin" w:date="2022-12-12T09:28:00Z"/>
          <w:rFonts w:ascii="Times New Roman" w:hAnsi="Times New Roman" w:cs="Times New Roman"/>
          <w:b/>
          <w:sz w:val="28"/>
          <w:szCs w:val="28"/>
        </w:rPr>
      </w:pPr>
      <w:del w:id="4230" w:author="admin" w:date="2022-12-12T09:28:00Z">
        <w:r w:rsidRPr="00081AF8" w:rsidDel="00E37E31">
          <w:rPr>
            <w:rFonts w:ascii="Times New Roman" w:hAnsi="Times New Roman" w:cs="Times New Roman"/>
            <w:b/>
            <w:sz w:val="28"/>
            <w:szCs w:val="28"/>
          </w:rPr>
          <w:delText>3.6.4 Trang thanh toán</w:delText>
        </w:r>
      </w:del>
    </w:p>
    <w:p w14:paraId="5FACA56A" w14:textId="77777777" w:rsidR="00D40B91" w:rsidRPr="00081AF8" w:rsidDel="00E37E31" w:rsidRDefault="00D40B91" w:rsidP="00081AF8">
      <w:pPr>
        <w:spacing w:line="360" w:lineRule="auto"/>
        <w:rPr>
          <w:del w:id="4231" w:author="admin" w:date="2022-12-12T09:28:00Z"/>
          <w:rFonts w:ascii="Times New Roman" w:hAnsi="Times New Roman" w:cs="Times New Roman"/>
          <w:sz w:val="28"/>
          <w:szCs w:val="28"/>
        </w:rPr>
      </w:pPr>
      <w:del w:id="4232" w:author="admin" w:date="2022-12-12T09:28:00Z">
        <w:r w:rsidRPr="00081AF8" w:rsidDel="00E37E31">
          <w:rPr>
            <w:rFonts w:ascii="Times New Roman" w:hAnsi="Times New Roman" w:cs="Times New Roman"/>
            <w:noProof/>
            <w:sz w:val="28"/>
            <w:szCs w:val="28"/>
          </w:rPr>
          <w:drawing>
            <wp:inline distT="0" distB="0" distL="0" distR="0" wp14:anchorId="40BC68AC" wp14:editId="17085CA3">
              <wp:extent cx="5971540" cy="2159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1540" cy="2159635"/>
                      </a:xfrm>
                      <a:prstGeom prst="rect">
                        <a:avLst/>
                      </a:prstGeom>
                    </pic:spPr>
                  </pic:pic>
                </a:graphicData>
              </a:graphic>
            </wp:inline>
          </w:drawing>
        </w:r>
      </w:del>
    </w:p>
    <w:p w14:paraId="7D52CFBC" w14:textId="77777777" w:rsidR="00D40B91" w:rsidRPr="00081AF8" w:rsidDel="00E37E31" w:rsidRDefault="00D40B91" w:rsidP="00081AF8">
      <w:pPr>
        <w:spacing w:line="360" w:lineRule="auto"/>
        <w:rPr>
          <w:del w:id="4233" w:author="admin" w:date="2022-12-12T09:28:00Z"/>
          <w:rFonts w:ascii="Times New Roman" w:hAnsi="Times New Roman" w:cs="Times New Roman"/>
          <w:sz w:val="28"/>
          <w:szCs w:val="28"/>
        </w:rPr>
      </w:pPr>
    </w:p>
    <w:p w14:paraId="6CF865A4" w14:textId="77777777" w:rsidR="00D40B91" w:rsidRPr="00081AF8" w:rsidDel="00E37E31" w:rsidRDefault="00D40B91" w:rsidP="00081AF8">
      <w:pPr>
        <w:pStyle w:val="Caption"/>
        <w:spacing w:line="360" w:lineRule="auto"/>
        <w:rPr>
          <w:del w:id="4234" w:author="admin" w:date="2022-12-12T09:28:00Z"/>
          <w:rFonts w:cs="Times New Roman"/>
          <w:szCs w:val="28"/>
        </w:rPr>
      </w:pPr>
      <w:del w:id="4235" w:author="admin" w:date="2022-12-12T09:28:00Z">
        <w:r w:rsidRPr="00081AF8" w:rsidDel="00E37E31">
          <w:rPr>
            <w:rFonts w:cs="Times New Roman"/>
            <w:szCs w:val="28"/>
          </w:rPr>
          <w:delText>Hình 4.4 Trang thanh toán</w:delText>
        </w:r>
      </w:del>
    </w:p>
    <w:p w14:paraId="106038A5" w14:textId="77777777" w:rsidR="00D40B91" w:rsidRPr="00081AF8" w:rsidDel="00E37E31" w:rsidRDefault="00D40B91" w:rsidP="00081AF8">
      <w:pPr>
        <w:spacing w:line="360" w:lineRule="auto"/>
        <w:rPr>
          <w:del w:id="4236" w:author="admin" w:date="2022-12-12T09:28:00Z"/>
          <w:rFonts w:ascii="Times New Roman" w:hAnsi="Times New Roman" w:cs="Times New Roman"/>
          <w:sz w:val="28"/>
          <w:szCs w:val="28"/>
        </w:rPr>
      </w:pPr>
    </w:p>
    <w:p w14:paraId="5669D35A" w14:textId="77777777" w:rsidR="00D40B91" w:rsidRPr="00081AF8" w:rsidDel="00E37E31" w:rsidRDefault="00D40B91" w:rsidP="00081AF8">
      <w:pPr>
        <w:spacing w:line="360" w:lineRule="auto"/>
        <w:rPr>
          <w:del w:id="4237" w:author="admin" w:date="2022-12-12T09:28:00Z"/>
          <w:rFonts w:ascii="Times New Roman" w:hAnsi="Times New Roman" w:cs="Times New Roman"/>
          <w:sz w:val="28"/>
          <w:szCs w:val="28"/>
        </w:rPr>
      </w:pPr>
    </w:p>
    <w:p w14:paraId="34DE137D" w14:textId="77777777" w:rsidR="00D40B91" w:rsidRPr="00081AF8" w:rsidDel="00E37E31" w:rsidRDefault="00D40B91" w:rsidP="00081AF8">
      <w:pPr>
        <w:pStyle w:val="ListParagraph"/>
        <w:spacing w:line="360" w:lineRule="auto"/>
        <w:ind w:left="450" w:firstLine="270"/>
        <w:jc w:val="both"/>
        <w:outlineLvl w:val="2"/>
        <w:rPr>
          <w:del w:id="4238" w:author="admin" w:date="2022-12-12T09:28:00Z"/>
          <w:rFonts w:ascii="Times New Roman" w:hAnsi="Times New Roman" w:cs="Times New Roman"/>
          <w:b/>
          <w:sz w:val="28"/>
          <w:szCs w:val="28"/>
        </w:rPr>
      </w:pPr>
      <w:del w:id="4239" w:author="admin" w:date="2022-12-12T09:28:00Z">
        <w:r w:rsidRPr="00081AF8" w:rsidDel="00E37E31">
          <w:rPr>
            <w:rFonts w:ascii="Times New Roman" w:hAnsi="Times New Roman" w:cs="Times New Roman"/>
            <w:b/>
            <w:sz w:val="28"/>
            <w:szCs w:val="28"/>
          </w:rPr>
          <w:delText>3.6.5 Trang thanh toán offline</w:delText>
        </w:r>
      </w:del>
    </w:p>
    <w:p w14:paraId="469E7C8C" w14:textId="77777777" w:rsidR="00D40B91" w:rsidRPr="00081AF8" w:rsidDel="00E37E31" w:rsidRDefault="00D40B91" w:rsidP="00081AF8">
      <w:pPr>
        <w:spacing w:line="360" w:lineRule="auto"/>
        <w:rPr>
          <w:del w:id="4240" w:author="admin" w:date="2022-12-12T09:28:00Z"/>
          <w:rFonts w:ascii="Times New Roman" w:hAnsi="Times New Roman" w:cs="Times New Roman"/>
          <w:sz w:val="28"/>
          <w:szCs w:val="28"/>
        </w:rPr>
      </w:pPr>
      <w:del w:id="4241" w:author="admin" w:date="2022-12-12T09:28:00Z">
        <w:r w:rsidRPr="00081AF8" w:rsidDel="00E37E31">
          <w:rPr>
            <w:rFonts w:ascii="Times New Roman" w:hAnsi="Times New Roman" w:cs="Times New Roman"/>
            <w:noProof/>
            <w:sz w:val="28"/>
            <w:szCs w:val="28"/>
          </w:rPr>
          <w:drawing>
            <wp:inline distT="0" distB="0" distL="0" distR="0" wp14:anchorId="36D69E00" wp14:editId="62783619">
              <wp:extent cx="5971540" cy="270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1540" cy="2709545"/>
                      </a:xfrm>
                      <a:prstGeom prst="rect">
                        <a:avLst/>
                      </a:prstGeom>
                    </pic:spPr>
                  </pic:pic>
                </a:graphicData>
              </a:graphic>
            </wp:inline>
          </w:drawing>
        </w:r>
      </w:del>
    </w:p>
    <w:p w14:paraId="491CF468" w14:textId="77777777" w:rsidR="00D40B91" w:rsidRPr="00081AF8" w:rsidDel="00E37E31" w:rsidRDefault="00D40B91" w:rsidP="00081AF8">
      <w:pPr>
        <w:pStyle w:val="Caption"/>
        <w:spacing w:line="360" w:lineRule="auto"/>
        <w:rPr>
          <w:del w:id="4242" w:author="admin" w:date="2022-12-12T09:28:00Z"/>
          <w:rFonts w:cs="Times New Roman"/>
          <w:szCs w:val="28"/>
        </w:rPr>
      </w:pPr>
      <w:del w:id="4243" w:author="admin" w:date="2022-12-12T09:28:00Z">
        <w:r w:rsidRPr="00081AF8" w:rsidDel="00E37E31">
          <w:rPr>
            <w:rFonts w:cs="Times New Roman"/>
            <w:szCs w:val="28"/>
          </w:rPr>
          <w:delText>Hình 4.5 Trang thanh toán offline</w:delText>
        </w:r>
      </w:del>
    </w:p>
    <w:p w14:paraId="76D902AF" w14:textId="77777777" w:rsidR="00D40B91" w:rsidRPr="00081AF8" w:rsidDel="00E37E31" w:rsidRDefault="00D40B91" w:rsidP="00081AF8">
      <w:pPr>
        <w:spacing w:line="360" w:lineRule="auto"/>
        <w:rPr>
          <w:del w:id="4244" w:author="admin" w:date="2022-12-12T09:28:00Z"/>
          <w:rFonts w:ascii="Times New Roman" w:hAnsi="Times New Roman" w:cs="Times New Roman"/>
          <w:sz w:val="28"/>
          <w:szCs w:val="28"/>
        </w:rPr>
      </w:pPr>
    </w:p>
    <w:p w14:paraId="7E48E9A8" w14:textId="77777777" w:rsidR="00D40B91" w:rsidRPr="00081AF8" w:rsidDel="00E37E31" w:rsidRDefault="00D40B91" w:rsidP="00081AF8">
      <w:pPr>
        <w:spacing w:line="360" w:lineRule="auto"/>
        <w:rPr>
          <w:del w:id="4245" w:author="admin" w:date="2022-12-12T09:28:00Z"/>
          <w:rFonts w:ascii="Times New Roman" w:hAnsi="Times New Roman" w:cs="Times New Roman"/>
          <w:sz w:val="28"/>
          <w:szCs w:val="28"/>
        </w:rPr>
      </w:pPr>
    </w:p>
    <w:p w14:paraId="4E38DC6C" w14:textId="77777777" w:rsidR="00D40B91" w:rsidRPr="00081AF8" w:rsidDel="00E37E31" w:rsidRDefault="00D40B91" w:rsidP="00081AF8">
      <w:pPr>
        <w:pStyle w:val="ListParagraph"/>
        <w:spacing w:line="360" w:lineRule="auto"/>
        <w:ind w:left="450" w:firstLine="270"/>
        <w:jc w:val="both"/>
        <w:outlineLvl w:val="2"/>
        <w:rPr>
          <w:del w:id="4246" w:author="admin" w:date="2022-12-12T09:28:00Z"/>
          <w:rFonts w:ascii="Times New Roman" w:hAnsi="Times New Roman" w:cs="Times New Roman"/>
          <w:b/>
          <w:sz w:val="28"/>
          <w:szCs w:val="28"/>
        </w:rPr>
      </w:pPr>
      <w:del w:id="4247" w:author="admin" w:date="2022-12-12T09:28:00Z">
        <w:r w:rsidRPr="00081AF8" w:rsidDel="00E37E31">
          <w:rPr>
            <w:rFonts w:ascii="Times New Roman" w:hAnsi="Times New Roman" w:cs="Times New Roman"/>
            <w:b/>
            <w:sz w:val="28"/>
            <w:szCs w:val="28"/>
          </w:rPr>
          <w:delText>3.6.6 Trang thông tin người dùng</w:delText>
        </w:r>
      </w:del>
    </w:p>
    <w:p w14:paraId="766D07F4" w14:textId="77777777" w:rsidR="00D40B91" w:rsidRPr="00081AF8" w:rsidDel="00E37E31" w:rsidRDefault="00D40B91" w:rsidP="00081AF8">
      <w:pPr>
        <w:spacing w:line="360" w:lineRule="auto"/>
        <w:rPr>
          <w:del w:id="4248" w:author="admin" w:date="2022-12-12T09:28:00Z"/>
          <w:rFonts w:ascii="Times New Roman" w:hAnsi="Times New Roman" w:cs="Times New Roman"/>
          <w:sz w:val="28"/>
          <w:szCs w:val="28"/>
        </w:rPr>
      </w:pPr>
      <w:del w:id="4249" w:author="admin" w:date="2022-12-12T09:28:00Z">
        <w:r w:rsidRPr="00081AF8" w:rsidDel="00E37E31">
          <w:rPr>
            <w:rFonts w:ascii="Times New Roman" w:hAnsi="Times New Roman" w:cs="Times New Roman"/>
            <w:noProof/>
            <w:sz w:val="28"/>
            <w:szCs w:val="28"/>
          </w:rPr>
          <w:drawing>
            <wp:inline distT="0" distB="0" distL="0" distR="0" wp14:anchorId="38C03D97" wp14:editId="4207A1E5">
              <wp:extent cx="5971540" cy="1360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1540" cy="1360805"/>
                      </a:xfrm>
                      <a:prstGeom prst="rect">
                        <a:avLst/>
                      </a:prstGeom>
                    </pic:spPr>
                  </pic:pic>
                </a:graphicData>
              </a:graphic>
            </wp:inline>
          </w:drawing>
        </w:r>
      </w:del>
    </w:p>
    <w:p w14:paraId="4FD70AFC" w14:textId="77777777" w:rsidR="00D40B91" w:rsidRPr="00081AF8" w:rsidDel="00E37E31" w:rsidRDefault="00D40B91" w:rsidP="00081AF8">
      <w:pPr>
        <w:pStyle w:val="Caption"/>
        <w:spacing w:line="360" w:lineRule="auto"/>
        <w:rPr>
          <w:del w:id="4250" w:author="admin" w:date="2022-12-12T09:28:00Z"/>
          <w:rFonts w:cs="Times New Roman"/>
          <w:szCs w:val="28"/>
        </w:rPr>
      </w:pPr>
      <w:del w:id="4251" w:author="admin" w:date="2022-12-12T09:28:00Z">
        <w:r w:rsidRPr="00081AF8" w:rsidDel="00E37E31">
          <w:rPr>
            <w:rFonts w:cs="Times New Roman"/>
            <w:szCs w:val="28"/>
          </w:rPr>
          <w:delText>Hình 4.6 Trang thông tin người dùng</w:delText>
        </w:r>
      </w:del>
    </w:p>
    <w:p w14:paraId="07CD3C64" w14:textId="77777777" w:rsidR="00D40B91" w:rsidRPr="00081AF8" w:rsidDel="00E37E31" w:rsidRDefault="00D40B91" w:rsidP="00081AF8">
      <w:pPr>
        <w:spacing w:line="360" w:lineRule="auto"/>
        <w:rPr>
          <w:del w:id="4252" w:author="admin" w:date="2022-12-12T09:28:00Z"/>
          <w:rFonts w:ascii="Times New Roman" w:hAnsi="Times New Roman" w:cs="Times New Roman"/>
          <w:sz w:val="28"/>
          <w:szCs w:val="28"/>
        </w:rPr>
      </w:pPr>
    </w:p>
    <w:p w14:paraId="67928FCF" w14:textId="77777777" w:rsidR="00D40B91" w:rsidRPr="00081AF8" w:rsidDel="00E37E31" w:rsidRDefault="00D40B91" w:rsidP="00081AF8">
      <w:pPr>
        <w:pStyle w:val="ListParagraph"/>
        <w:spacing w:line="360" w:lineRule="auto"/>
        <w:ind w:left="450" w:firstLine="270"/>
        <w:jc w:val="both"/>
        <w:outlineLvl w:val="2"/>
        <w:rPr>
          <w:del w:id="4253" w:author="admin" w:date="2022-12-12T09:28:00Z"/>
          <w:rFonts w:ascii="Times New Roman" w:hAnsi="Times New Roman" w:cs="Times New Roman"/>
          <w:b/>
          <w:sz w:val="28"/>
          <w:szCs w:val="28"/>
        </w:rPr>
      </w:pPr>
      <w:del w:id="4254" w:author="admin" w:date="2022-12-12T09:28:00Z">
        <w:r w:rsidRPr="00081AF8" w:rsidDel="00E37E31">
          <w:rPr>
            <w:rFonts w:ascii="Times New Roman" w:hAnsi="Times New Roman" w:cs="Times New Roman"/>
            <w:b/>
            <w:sz w:val="28"/>
            <w:szCs w:val="28"/>
          </w:rPr>
          <w:delText>3.6.7 Trang đơn hàng</w:delText>
        </w:r>
      </w:del>
    </w:p>
    <w:p w14:paraId="7CA3DCF9" w14:textId="77777777" w:rsidR="00D40B91" w:rsidRPr="00081AF8" w:rsidDel="00E37E31" w:rsidRDefault="00D40B91" w:rsidP="00081AF8">
      <w:pPr>
        <w:spacing w:line="360" w:lineRule="auto"/>
        <w:rPr>
          <w:del w:id="4255" w:author="admin" w:date="2022-12-12T09:28:00Z"/>
          <w:rFonts w:ascii="Times New Roman" w:hAnsi="Times New Roman" w:cs="Times New Roman"/>
          <w:sz w:val="28"/>
          <w:szCs w:val="28"/>
        </w:rPr>
      </w:pPr>
      <w:del w:id="4256" w:author="admin" w:date="2022-12-12T09:28:00Z">
        <w:r w:rsidRPr="00081AF8" w:rsidDel="00E37E31">
          <w:rPr>
            <w:rFonts w:ascii="Times New Roman" w:hAnsi="Times New Roman" w:cs="Times New Roman"/>
            <w:noProof/>
            <w:sz w:val="28"/>
            <w:szCs w:val="28"/>
          </w:rPr>
          <w:drawing>
            <wp:inline distT="0" distB="0" distL="0" distR="0" wp14:anchorId="39DAB871" wp14:editId="16E29042">
              <wp:extent cx="5971540" cy="244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1540" cy="2443480"/>
                      </a:xfrm>
                      <a:prstGeom prst="rect">
                        <a:avLst/>
                      </a:prstGeom>
                    </pic:spPr>
                  </pic:pic>
                </a:graphicData>
              </a:graphic>
            </wp:inline>
          </w:drawing>
        </w:r>
      </w:del>
    </w:p>
    <w:p w14:paraId="3561486D" w14:textId="77777777" w:rsidR="00D40B91" w:rsidRPr="00081AF8" w:rsidDel="00E37E31" w:rsidRDefault="00D40B91" w:rsidP="00081AF8">
      <w:pPr>
        <w:pStyle w:val="Caption"/>
        <w:spacing w:line="360" w:lineRule="auto"/>
        <w:rPr>
          <w:del w:id="4257" w:author="admin" w:date="2022-12-12T09:28:00Z"/>
          <w:rFonts w:cs="Times New Roman"/>
          <w:szCs w:val="28"/>
        </w:rPr>
      </w:pPr>
      <w:del w:id="4258" w:author="admin" w:date="2022-12-12T09:28:00Z">
        <w:r w:rsidRPr="00081AF8" w:rsidDel="00E37E31">
          <w:rPr>
            <w:rFonts w:cs="Times New Roman"/>
            <w:szCs w:val="28"/>
          </w:rPr>
          <w:delText>Hình 4.7 Trang đơn hàng</w:delText>
        </w:r>
      </w:del>
    </w:p>
    <w:p w14:paraId="70243CC2" w14:textId="77777777" w:rsidR="00D40B91" w:rsidRPr="00081AF8" w:rsidDel="00E37E31" w:rsidRDefault="00D40B91" w:rsidP="00081AF8">
      <w:pPr>
        <w:pStyle w:val="ListParagraph"/>
        <w:spacing w:line="360" w:lineRule="auto"/>
        <w:ind w:left="450" w:firstLine="270"/>
        <w:jc w:val="both"/>
        <w:outlineLvl w:val="2"/>
        <w:rPr>
          <w:del w:id="4259" w:author="admin" w:date="2022-12-12T09:28:00Z"/>
          <w:rFonts w:ascii="Times New Roman" w:hAnsi="Times New Roman" w:cs="Times New Roman"/>
          <w:b/>
          <w:sz w:val="28"/>
          <w:szCs w:val="28"/>
        </w:rPr>
      </w:pPr>
      <w:del w:id="4260" w:author="admin" w:date="2022-12-12T09:28:00Z">
        <w:r w:rsidRPr="00081AF8" w:rsidDel="00E37E31">
          <w:rPr>
            <w:rFonts w:ascii="Times New Roman" w:hAnsi="Times New Roman" w:cs="Times New Roman"/>
            <w:b/>
            <w:sz w:val="28"/>
            <w:szCs w:val="28"/>
          </w:rPr>
          <w:delText>3.6.8 Trang chi tiết đơn hàng</w:delText>
        </w:r>
      </w:del>
    </w:p>
    <w:p w14:paraId="393BE366" w14:textId="77777777" w:rsidR="00D40B91" w:rsidRPr="00081AF8" w:rsidDel="00E37E31" w:rsidRDefault="00D40B91" w:rsidP="00081AF8">
      <w:pPr>
        <w:spacing w:line="360" w:lineRule="auto"/>
        <w:rPr>
          <w:del w:id="4261" w:author="admin" w:date="2022-12-12T09:28:00Z"/>
          <w:rFonts w:ascii="Times New Roman" w:hAnsi="Times New Roman" w:cs="Times New Roman"/>
          <w:sz w:val="28"/>
          <w:szCs w:val="28"/>
        </w:rPr>
      </w:pPr>
      <w:del w:id="4262" w:author="admin" w:date="2022-12-12T09:28:00Z">
        <w:r w:rsidRPr="00081AF8" w:rsidDel="00E37E31">
          <w:rPr>
            <w:rFonts w:ascii="Times New Roman" w:hAnsi="Times New Roman" w:cs="Times New Roman"/>
            <w:noProof/>
            <w:sz w:val="28"/>
            <w:szCs w:val="28"/>
          </w:rPr>
          <w:drawing>
            <wp:inline distT="0" distB="0" distL="0" distR="0" wp14:anchorId="0CC4F937" wp14:editId="7B996029">
              <wp:extent cx="5971540" cy="2787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1540" cy="2787015"/>
                      </a:xfrm>
                      <a:prstGeom prst="rect">
                        <a:avLst/>
                      </a:prstGeom>
                    </pic:spPr>
                  </pic:pic>
                </a:graphicData>
              </a:graphic>
            </wp:inline>
          </w:drawing>
        </w:r>
      </w:del>
    </w:p>
    <w:p w14:paraId="498FA2E3" w14:textId="77777777" w:rsidR="00D40B91" w:rsidRPr="00081AF8" w:rsidDel="00E37E31" w:rsidRDefault="00D40B91" w:rsidP="00081AF8">
      <w:pPr>
        <w:pStyle w:val="Caption"/>
        <w:spacing w:line="360" w:lineRule="auto"/>
        <w:rPr>
          <w:del w:id="4263" w:author="admin" w:date="2022-12-12T09:28:00Z"/>
          <w:rFonts w:cs="Times New Roman"/>
          <w:szCs w:val="28"/>
        </w:rPr>
      </w:pPr>
      <w:del w:id="4264" w:author="admin" w:date="2022-12-12T09:28:00Z">
        <w:r w:rsidRPr="00081AF8" w:rsidDel="00E37E31">
          <w:rPr>
            <w:rFonts w:cs="Times New Roman"/>
            <w:szCs w:val="28"/>
          </w:rPr>
          <w:delText>Hình 4.8 Trang chi tiết đơn hàng</w:delText>
        </w:r>
      </w:del>
    </w:p>
    <w:p w14:paraId="2668A859" w14:textId="77777777" w:rsidR="00D40B91" w:rsidRPr="00081AF8" w:rsidDel="00E37E31" w:rsidRDefault="00D40B91" w:rsidP="00081AF8">
      <w:pPr>
        <w:spacing w:line="360" w:lineRule="auto"/>
        <w:rPr>
          <w:del w:id="4265" w:author="admin" w:date="2022-12-12T09:28:00Z"/>
          <w:rFonts w:ascii="Times New Roman" w:hAnsi="Times New Roman" w:cs="Times New Roman"/>
          <w:sz w:val="28"/>
          <w:szCs w:val="28"/>
        </w:rPr>
      </w:pPr>
    </w:p>
    <w:p w14:paraId="180F158F" w14:textId="77777777" w:rsidR="00D40B91" w:rsidRPr="00081AF8" w:rsidDel="00E37E31" w:rsidRDefault="00D40B91" w:rsidP="00081AF8">
      <w:pPr>
        <w:spacing w:line="360" w:lineRule="auto"/>
        <w:rPr>
          <w:del w:id="4266" w:author="admin" w:date="2022-12-12T09:28:00Z"/>
          <w:rFonts w:ascii="Times New Roman" w:hAnsi="Times New Roman" w:cs="Times New Roman"/>
          <w:sz w:val="28"/>
          <w:szCs w:val="28"/>
        </w:rPr>
      </w:pPr>
    </w:p>
    <w:p w14:paraId="15BABD68" w14:textId="77777777" w:rsidR="00D40B91" w:rsidRPr="00081AF8" w:rsidDel="00E37E31" w:rsidRDefault="00D40B91" w:rsidP="00081AF8">
      <w:pPr>
        <w:spacing w:line="360" w:lineRule="auto"/>
        <w:jc w:val="both"/>
        <w:rPr>
          <w:del w:id="4267" w:author="admin" w:date="2022-12-12T09:28:00Z"/>
          <w:rFonts w:ascii="Times New Roman" w:hAnsi="Times New Roman" w:cs="Times New Roman"/>
          <w:sz w:val="28"/>
          <w:szCs w:val="28"/>
        </w:rPr>
      </w:pPr>
    </w:p>
    <w:p w14:paraId="380109EF" w14:textId="77777777" w:rsidR="00D40B91" w:rsidRPr="00081AF8" w:rsidDel="00E37E31" w:rsidRDefault="00D40B91" w:rsidP="00081AF8">
      <w:pPr>
        <w:spacing w:line="360" w:lineRule="auto"/>
        <w:jc w:val="both"/>
        <w:rPr>
          <w:del w:id="4268" w:author="admin" w:date="2022-12-12T09:28:00Z"/>
          <w:rFonts w:ascii="Times New Roman" w:hAnsi="Times New Roman" w:cs="Times New Roman"/>
          <w:sz w:val="28"/>
          <w:szCs w:val="28"/>
        </w:rPr>
      </w:pPr>
    </w:p>
    <w:p w14:paraId="1AE6F6C9" w14:textId="77777777" w:rsidR="00D40B91" w:rsidRPr="00081AF8" w:rsidDel="00E37E31" w:rsidRDefault="00D40B91" w:rsidP="00081AF8">
      <w:pPr>
        <w:spacing w:line="360" w:lineRule="auto"/>
        <w:jc w:val="both"/>
        <w:rPr>
          <w:del w:id="4269" w:author="admin" w:date="2022-12-12T09:28:00Z"/>
          <w:rFonts w:ascii="Times New Roman" w:hAnsi="Times New Roman" w:cs="Times New Roman"/>
          <w:sz w:val="28"/>
          <w:szCs w:val="28"/>
        </w:rPr>
      </w:pPr>
    </w:p>
    <w:p w14:paraId="29963225" w14:textId="77777777" w:rsidR="00D40B91" w:rsidRPr="00081AF8" w:rsidDel="00E37E31" w:rsidRDefault="00D40B91" w:rsidP="00081AF8">
      <w:pPr>
        <w:spacing w:line="360" w:lineRule="auto"/>
        <w:jc w:val="both"/>
        <w:rPr>
          <w:del w:id="4270" w:author="admin" w:date="2022-12-12T09:28:00Z"/>
          <w:rFonts w:ascii="Times New Roman" w:hAnsi="Times New Roman" w:cs="Times New Roman"/>
          <w:sz w:val="28"/>
          <w:szCs w:val="28"/>
        </w:rPr>
      </w:pPr>
    </w:p>
    <w:p w14:paraId="020E86F8" w14:textId="77777777" w:rsidR="00D40B91" w:rsidRPr="00081AF8" w:rsidDel="00E37E31" w:rsidRDefault="00D40B91" w:rsidP="00081AF8">
      <w:pPr>
        <w:pStyle w:val="Heading2"/>
        <w:spacing w:line="360" w:lineRule="auto"/>
        <w:rPr>
          <w:del w:id="4271" w:author="admin" w:date="2022-12-12T09:28:00Z"/>
          <w:rFonts w:ascii="Times New Roman" w:hAnsi="Times New Roman" w:cs="Times New Roman"/>
          <w:b/>
          <w:sz w:val="28"/>
          <w:szCs w:val="28"/>
        </w:rPr>
      </w:pPr>
      <w:del w:id="4272" w:author="admin" w:date="2022-12-12T09:28:00Z">
        <w:r w:rsidRPr="00081AF8" w:rsidDel="00E37E31">
          <w:rPr>
            <w:rFonts w:ascii="Times New Roman" w:hAnsi="Times New Roman" w:cs="Times New Roman"/>
            <w:b/>
            <w:sz w:val="28"/>
            <w:szCs w:val="28"/>
          </w:rPr>
          <w:delText>3.7 Giao diện Admin</w:delText>
        </w:r>
      </w:del>
    </w:p>
    <w:p w14:paraId="025C7D30" w14:textId="77777777" w:rsidR="00D40B91" w:rsidRPr="00081AF8" w:rsidDel="00E37E31" w:rsidRDefault="00D40B91" w:rsidP="00081AF8">
      <w:pPr>
        <w:pStyle w:val="ListParagraph"/>
        <w:spacing w:line="360" w:lineRule="auto"/>
        <w:ind w:left="450" w:firstLine="270"/>
        <w:jc w:val="both"/>
        <w:outlineLvl w:val="2"/>
        <w:rPr>
          <w:del w:id="4273" w:author="admin" w:date="2022-12-12T09:28:00Z"/>
          <w:rFonts w:ascii="Times New Roman" w:hAnsi="Times New Roman" w:cs="Times New Roman"/>
          <w:b/>
          <w:sz w:val="28"/>
          <w:szCs w:val="28"/>
        </w:rPr>
      </w:pPr>
      <w:del w:id="4274" w:author="admin" w:date="2022-12-12T09:28:00Z">
        <w:r w:rsidRPr="00081AF8" w:rsidDel="00E37E31">
          <w:rPr>
            <w:rFonts w:ascii="Times New Roman" w:hAnsi="Times New Roman" w:cs="Times New Roman"/>
            <w:b/>
            <w:sz w:val="28"/>
            <w:szCs w:val="28"/>
          </w:rPr>
          <w:delText>3.7.1 Trang đăng nhập</w:delText>
        </w:r>
      </w:del>
    </w:p>
    <w:p w14:paraId="313B4A8C" w14:textId="77777777" w:rsidR="00D40B91" w:rsidRPr="00081AF8" w:rsidDel="00E37E31" w:rsidRDefault="00D40B91" w:rsidP="00081AF8">
      <w:pPr>
        <w:spacing w:line="360" w:lineRule="auto"/>
        <w:jc w:val="both"/>
        <w:rPr>
          <w:del w:id="4275" w:author="admin" w:date="2022-12-12T09:28:00Z"/>
          <w:rFonts w:ascii="Times New Roman" w:hAnsi="Times New Roman" w:cs="Times New Roman"/>
          <w:sz w:val="28"/>
          <w:szCs w:val="28"/>
        </w:rPr>
      </w:pPr>
      <w:del w:id="4276" w:author="admin" w:date="2022-12-12T09:28:00Z">
        <w:r w:rsidRPr="00081AF8" w:rsidDel="00E37E31">
          <w:rPr>
            <w:rFonts w:ascii="Times New Roman" w:hAnsi="Times New Roman" w:cs="Times New Roman"/>
            <w:noProof/>
            <w:sz w:val="28"/>
            <w:szCs w:val="28"/>
          </w:rPr>
          <w:drawing>
            <wp:inline distT="0" distB="0" distL="0" distR="0" wp14:anchorId="460AF30A" wp14:editId="2D1AA113">
              <wp:extent cx="3248025" cy="2552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8025" cy="2552700"/>
                      </a:xfrm>
                      <a:prstGeom prst="rect">
                        <a:avLst/>
                      </a:prstGeom>
                    </pic:spPr>
                  </pic:pic>
                </a:graphicData>
              </a:graphic>
            </wp:inline>
          </w:drawing>
        </w:r>
      </w:del>
    </w:p>
    <w:p w14:paraId="4AA7987F" w14:textId="77777777" w:rsidR="00D40B91" w:rsidRPr="00081AF8" w:rsidDel="00E37E31" w:rsidRDefault="00D40B91" w:rsidP="00081AF8">
      <w:pPr>
        <w:pStyle w:val="Caption"/>
        <w:spacing w:line="360" w:lineRule="auto"/>
        <w:rPr>
          <w:del w:id="4277" w:author="admin" w:date="2022-12-12T09:28:00Z"/>
          <w:rFonts w:cs="Times New Roman"/>
          <w:szCs w:val="28"/>
        </w:rPr>
      </w:pPr>
      <w:del w:id="4278" w:author="admin" w:date="2022-12-12T09:28:00Z">
        <w:r w:rsidRPr="00081AF8" w:rsidDel="00E37E31">
          <w:rPr>
            <w:rFonts w:cs="Times New Roman"/>
            <w:szCs w:val="28"/>
          </w:rPr>
          <w:delText>Hình 3.9 Trang đăng nhập</w:delText>
        </w:r>
      </w:del>
    </w:p>
    <w:p w14:paraId="1A9228D0" w14:textId="77777777" w:rsidR="00D40B91" w:rsidRPr="00081AF8" w:rsidDel="00E37E31" w:rsidRDefault="00D40B91" w:rsidP="00081AF8">
      <w:pPr>
        <w:pStyle w:val="ListParagraph"/>
        <w:spacing w:line="360" w:lineRule="auto"/>
        <w:ind w:left="450" w:firstLine="270"/>
        <w:jc w:val="both"/>
        <w:outlineLvl w:val="2"/>
        <w:rPr>
          <w:del w:id="4279" w:author="admin" w:date="2022-12-12T09:28:00Z"/>
          <w:rFonts w:ascii="Times New Roman" w:hAnsi="Times New Roman" w:cs="Times New Roman"/>
          <w:b/>
          <w:sz w:val="28"/>
          <w:szCs w:val="28"/>
        </w:rPr>
      </w:pPr>
      <w:del w:id="4280" w:author="admin" w:date="2022-12-12T09:28:00Z">
        <w:r w:rsidRPr="00081AF8" w:rsidDel="00E37E31">
          <w:rPr>
            <w:rFonts w:ascii="Times New Roman" w:hAnsi="Times New Roman" w:cs="Times New Roman"/>
            <w:b/>
            <w:sz w:val="28"/>
            <w:szCs w:val="28"/>
          </w:rPr>
          <w:delText>3.7.2 Trang chủ</w:delText>
        </w:r>
      </w:del>
    </w:p>
    <w:p w14:paraId="743483E2" w14:textId="77777777" w:rsidR="00D40B91" w:rsidRPr="00081AF8" w:rsidDel="00E37E31" w:rsidRDefault="00D40B91" w:rsidP="00081AF8">
      <w:pPr>
        <w:spacing w:line="360" w:lineRule="auto"/>
        <w:jc w:val="both"/>
        <w:rPr>
          <w:del w:id="4281" w:author="admin" w:date="2022-12-12T09:28:00Z"/>
          <w:rFonts w:ascii="Times New Roman" w:hAnsi="Times New Roman" w:cs="Times New Roman"/>
          <w:sz w:val="28"/>
          <w:szCs w:val="28"/>
        </w:rPr>
      </w:pPr>
      <w:del w:id="4282" w:author="admin" w:date="2022-12-12T09:28:00Z">
        <w:r w:rsidRPr="00081AF8" w:rsidDel="00E37E31">
          <w:rPr>
            <w:rFonts w:ascii="Times New Roman" w:hAnsi="Times New Roman" w:cs="Times New Roman"/>
            <w:noProof/>
            <w:sz w:val="28"/>
            <w:szCs w:val="28"/>
          </w:rPr>
          <w:drawing>
            <wp:inline distT="0" distB="0" distL="0" distR="0" wp14:anchorId="71A21297" wp14:editId="71B03000">
              <wp:extent cx="5971540" cy="27387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1540" cy="2738755"/>
                      </a:xfrm>
                      <a:prstGeom prst="rect">
                        <a:avLst/>
                      </a:prstGeom>
                    </pic:spPr>
                  </pic:pic>
                </a:graphicData>
              </a:graphic>
            </wp:inline>
          </w:drawing>
        </w:r>
      </w:del>
    </w:p>
    <w:p w14:paraId="1DB46A84" w14:textId="77777777" w:rsidR="00D40B91" w:rsidRPr="00081AF8" w:rsidDel="00E37E31" w:rsidRDefault="00D40B91" w:rsidP="00081AF8">
      <w:pPr>
        <w:pStyle w:val="Caption"/>
        <w:spacing w:line="360" w:lineRule="auto"/>
        <w:rPr>
          <w:del w:id="4283" w:author="admin" w:date="2022-12-12T09:28:00Z"/>
          <w:rFonts w:cs="Times New Roman"/>
          <w:szCs w:val="28"/>
        </w:rPr>
      </w:pPr>
      <w:del w:id="4284" w:author="admin" w:date="2022-12-12T09:28:00Z">
        <w:r w:rsidRPr="00081AF8" w:rsidDel="00E37E31">
          <w:rPr>
            <w:rFonts w:cs="Times New Roman"/>
            <w:szCs w:val="28"/>
          </w:rPr>
          <w:delText>Hình 3.10  Trang chủ Admin</w:delText>
        </w:r>
      </w:del>
    </w:p>
    <w:p w14:paraId="2D6715B5" w14:textId="77777777" w:rsidR="00D40B91" w:rsidRPr="00081AF8" w:rsidDel="00E37E31" w:rsidRDefault="00D40B91" w:rsidP="00081AF8">
      <w:pPr>
        <w:pStyle w:val="ListParagraph"/>
        <w:spacing w:line="360" w:lineRule="auto"/>
        <w:ind w:left="450" w:firstLine="270"/>
        <w:jc w:val="both"/>
        <w:outlineLvl w:val="2"/>
        <w:rPr>
          <w:del w:id="4285" w:author="admin" w:date="2022-12-12T09:28:00Z"/>
          <w:rFonts w:ascii="Times New Roman" w:hAnsi="Times New Roman" w:cs="Times New Roman"/>
          <w:b/>
          <w:sz w:val="28"/>
          <w:szCs w:val="28"/>
        </w:rPr>
      </w:pPr>
      <w:del w:id="4286" w:author="admin" w:date="2022-12-12T09:28:00Z">
        <w:r w:rsidRPr="00081AF8" w:rsidDel="00E37E31">
          <w:rPr>
            <w:rFonts w:ascii="Times New Roman" w:hAnsi="Times New Roman" w:cs="Times New Roman"/>
            <w:b/>
            <w:sz w:val="28"/>
            <w:szCs w:val="28"/>
          </w:rPr>
          <w:delText>3.7.3 Trang sản phẩm</w:delText>
        </w:r>
      </w:del>
    </w:p>
    <w:p w14:paraId="66B88CBB" w14:textId="77777777" w:rsidR="00D40B91" w:rsidRPr="00081AF8" w:rsidDel="00E37E31" w:rsidRDefault="00D40B91" w:rsidP="00081AF8">
      <w:pPr>
        <w:spacing w:line="360" w:lineRule="auto"/>
        <w:jc w:val="both"/>
        <w:rPr>
          <w:del w:id="4287" w:author="admin" w:date="2022-12-12T09:28:00Z"/>
          <w:rFonts w:ascii="Times New Roman" w:hAnsi="Times New Roman" w:cs="Times New Roman"/>
          <w:sz w:val="28"/>
          <w:szCs w:val="28"/>
        </w:rPr>
      </w:pPr>
      <w:del w:id="4288" w:author="admin" w:date="2022-12-12T09:28:00Z">
        <w:r w:rsidRPr="00081AF8" w:rsidDel="00E37E31">
          <w:rPr>
            <w:rFonts w:ascii="Times New Roman" w:hAnsi="Times New Roman" w:cs="Times New Roman"/>
            <w:noProof/>
            <w:sz w:val="28"/>
            <w:szCs w:val="28"/>
          </w:rPr>
          <w:drawing>
            <wp:inline distT="0" distB="0" distL="0" distR="0" wp14:anchorId="0F2E67AA" wp14:editId="024B9B62">
              <wp:extent cx="5971540" cy="27724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1540" cy="2772410"/>
                      </a:xfrm>
                      <a:prstGeom prst="rect">
                        <a:avLst/>
                      </a:prstGeom>
                    </pic:spPr>
                  </pic:pic>
                </a:graphicData>
              </a:graphic>
            </wp:inline>
          </w:drawing>
        </w:r>
      </w:del>
    </w:p>
    <w:p w14:paraId="50FBC2D1" w14:textId="77777777" w:rsidR="00D40B91" w:rsidRPr="00081AF8" w:rsidDel="00E37E31" w:rsidRDefault="00D40B91" w:rsidP="00081AF8">
      <w:pPr>
        <w:pStyle w:val="Caption"/>
        <w:spacing w:line="360" w:lineRule="auto"/>
        <w:rPr>
          <w:del w:id="4289" w:author="admin" w:date="2022-12-12T09:28:00Z"/>
          <w:rFonts w:cs="Times New Roman"/>
          <w:szCs w:val="28"/>
        </w:rPr>
      </w:pPr>
      <w:del w:id="4290" w:author="admin" w:date="2022-12-12T09:28:00Z">
        <w:r w:rsidRPr="00081AF8" w:rsidDel="00E37E31">
          <w:rPr>
            <w:rFonts w:cs="Times New Roman"/>
            <w:szCs w:val="28"/>
          </w:rPr>
          <w:delText>Hình 3.11  Trang sản phẩm</w:delText>
        </w:r>
      </w:del>
    </w:p>
    <w:p w14:paraId="656DA071" w14:textId="77777777" w:rsidR="00D40B91" w:rsidRPr="00081AF8" w:rsidDel="00E37E31" w:rsidRDefault="00D40B91" w:rsidP="00081AF8">
      <w:pPr>
        <w:spacing w:line="360" w:lineRule="auto"/>
        <w:jc w:val="both"/>
        <w:rPr>
          <w:del w:id="4291" w:author="admin" w:date="2022-12-12T09:28:00Z"/>
          <w:rFonts w:ascii="Times New Roman" w:hAnsi="Times New Roman" w:cs="Times New Roman"/>
          <w:sz w:val="28"/>
          <w:szCs w:val="28"/>
        </w:rPr>
      </w:pPr>
    </w:p>
    <w:p w14:paraId="39B10B0F" w14:textId="77777777" w:rsidR="00D40B91" w:rsidRPr="00081AF8" w:rsidDel="00E37E31" w:rsidRDefault="00D40B91" w:rsidP="00081AF8">
      <w:pPr>
        <w:pStyle w:val="ListParagraph"/>
        <w:spacing w:line="360" w:lineRule="auto"/>
        <w:ind w:left="450" w:firstLine="270"/>
        <w:jc w:val="both"/>
        <w:outlineLvl w:val="2"/>
        <w:rPr>
          <w:del w:id="4292" w:author="admin" w:date="2022-12-12T09:28:00Z"/>
          <w:rFonts w:ascii="Times New Roman" w:hAnsi="Times New Roman" w:cs="Times New Roman"/>
          <w:b/>
          <w:sz w:val="28"/>
          <w:szCs w:val="28"/>
        </w:rPr>
      </w:pPr>
      <w:del w:id="4293" w:author="admin" w:date="2022-12-12T09:28:00Z">
        <w:r w:rsidRPr="00081AF8" w:rsidDel="00E37E31">
          <w:rPr>
            <w:rFonts w:ascii="Times New Roman" w:hAnsi="Times New Roman" w:cs="Times New Roman"/>
            <w:b/>
            <w:sz w:val="28"/>
            <w:szCs w:val="28"/>
          </w:rPr>
          <w:delText>3.7.4 Trang thêm sản phẩm</w:delText>
        </w:r>
      </w:del>
    </w:p>
    <w:p w14:paraId="58020987" w14:textId="77777777" w:rsidR="00D40B91" w:rsidRPr="00081AF8" w:rsidDel="00E37E31" w:rsidRDefault="00D40B91" w:rsidP="00081AF8">
      <w:pPr>
        <w:spacing w:line="360" w:lineRule="auto"/>
        <w:jc w:val="both"/>
        <w:rPr>
          <w:del w:id="4294" w:author="admin" w:date="2022-12-12T09:28:00Z"/>
          <w:rFonts w:ascii="Times New Roman" w:hAnsi="Times New Roman" w:cs="Times New Roman"/>
          <w:sz w:val="28"/>
          <w:szCs w:val="28"/>
        </w:rPr>
      </w:pPr>
      <w:del w:id="4295" w:author="admin" w:date="2022-12-12T09:28:00Z">
        <w:r w:rsidRPr="00081AF8" w:rsidDel="00E37E31">
          <w:rPr>
            <w:rFonts w:ascii="Times New Roman" w:hAnsi="Times New Roman" w:cs="Times New Roman"/>
            <w:noProof/>
            <w:sz w:val="28"/>
            <w:szCs w:val="28"/>
          </w:rPr>
          <w:drawing>
            <wp:inline distT="0" distB="0" distL="0" distR="0" wp14:anchorId="2994C20A" wp14:editId="4AE4BF65">
              <wp:extent cx="597154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1540" cy="2688590"/>
                      </a:xfrm>
                      <a:prstGeom prst="rect">
                        <a:avLst/>
                      </a:prstGeom>
                    </pic:spPr>
                  </pic:pic>
                </a:graphicData>
              </a:graphic>
            </wp:inline>
          </w:drawing>
        </w:r>
      </w:del>
    </w:p>
    <w:p w14:paraId="61345A08" w14:textId="77777777" w:rsidR="00D40B91" w:rsidRPr="00081AF8" w:rsidDel="00E37E31" w:rsidRDefault="00D40B91" w:rsidP="00081AF8">
      <w:pPr>
        <w:pStyle w:val="Caption"/>
        <w:spacing w:line="360" w:lineRule="auto"/>
        <w:rPr>
          <w:del w:id="4296" w:author="admin" w:date="2022-12-12T09:28:00Z"/>
          <w:rFonts w:cs="Times New Roman"/>
          <w:szCs w:val="28"/>
        </w:rPr>
      </w:pPr>
      <w:del w:id="4297" w:author="admin" w:date="2022-12-12T09:28:00Z">
        <w:r w:rsidRPr="00081AF8" w:rsidDel="00E37E31">
          <w:rPr>
            <w:rFonts w:cs="Times New Roman"/>
            <w:szCs w:val="28"/>
          </w:rPr>
          <w:delText>Hình 3.12  Trang thêm sản phẩm</w:delText>
        </w:r>
      </w:del>
    </w:p>
    <w:p w14:paraId="306EC484" w14:textId="77777777" w:rsidR="00D40B91" w:rsidRPr="00081AF8" w:rsidDel="00E37E31" w:rsidRDefault="00D40B91" w:rsidP="00081AF8">
      <w:pPr>
        <w:pStyle w:val="ListParagraph"/>
        <w:spacing w:line="360" w:lineRule="auto"/>
        <w:ind w:left="450" w:firstLine="270"/>
        <w:jc w:val="both"/>
        <w:outlineLvl w:val="2"/>
        <w:rPr>
          <w:del w:id="4298" w:author="admin" w:date="2022-12-12T09:28:00Z"/>
          <w:rFonts w:ascii="Times New Roman" w:hAnsi="Times New Roman" w:cs="Times New Roman"/>
          <w:b/>
          <w:sz w:val="28"/>
          <w:szCs w:val="28"/>
        </w:rPr>
      </w:pPr>
      <w:del w:id="4299" w:author="admin" w:date="2022-12-12T09:28:00Z">
        <w:r w:rsidRPr="00081AF8" w:rsidDel="00E37E31">
          <w:rPr>
            <w:rFonts w:ascii="Times New Roman" w:hAnsi="Times New Roman" w:cs="Times New Roman"/>
            <w:b/>
            <w:sz w:val="28"/>
            <w:szCs w:val="28"/>
          </w:rPr>
          <w:delText>3.7.5 Trang sửa sản phẩm</w:delText>
        </w:r>
      </w:del>
    </w:p>
    <w:p w14:paraId="2475CD1A" w14:textId="77777777" w:rsidR="00D40B91" w:rsidRPr="00081AF8" w:rsidDel="00E37E31" w:rsidRDefault="00D40B91" w:rsidP="00081AF8">
      <w:pPr>
        <w:spacing w:line="360" w:lineRule="auto"/>
        <w:ind w:firstLine="720"/>
        <w:jc w:val="both"/>
        <w:rPr>
          <w:del w:id="4300" w:author="admin" w:date="2022-12-12T09:28:00Z"/>
          <w:rFonts w:ascii="Times New Roman" w:hAnsi="Times New Roman" w:cs="Times New Roman"/>
          <w:sz w:val="28"/>
          <w:szCs w:val="28"/>
        </w:rPr>
      </w:pPr>
      <w:del w:id="4301" w:author="admin" w:date="2022-12-12T09:28:00Z">
        <w:r w:rsidRPr="00081AF8" w:rsidDel="00E37E31">
          <w:rPr>
            <w:rFonts w:ascii="Times New Roman" w:hAnsi="Times New Roman" w:cs="Times New Roman"/>
            <w:noProof/>
            <w:sz w:val="28"/>
            <w:szCs w:val="28"/>
          </w:rPr>
          <w:drawing>
            <wp:inline distT="0" distB="0" distL="0" distR="0" wp14:anchorId="448F544B" wp14:editId="49A1897A">
              <wp:extent cx="5971540" cy="2765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1540" cy="2765425"/>
                      </a:xfrm>
                      <a:prstGeom prst="rect">
                        <a:avLst/>
                      </a:prstGeom>
                    </pic:spPr>
                  </pic:pic>
                </a:graphicData>
              </a:graphic>
            </wp:inline>
          </w:drawing>
        </w:r>
      </w:del>
    </w:p>
    <w:p w14:paraId="564A2D6B" w14:textId="77777777" w:rsidR="00D40B91" w:rsidRPr="00081AF8" w:rsidDel="00E37E31" w:rsidRDefault="00D40B91" w:rsidP="00081AF8">
      <w:pPr>
        <w:pStyle w:val="Caption"/>
        <w:spacing w:line="360" w:lineRule="auto"/>
        <w:rPr>
          <w:del w:id="4302" w:author="admin" w:date="2022-12-12T09:28:00Z"/>
          <w:rFonts w:cs="Times New Roman"/>
          <w:szCs w:val="28"/>
        </w:rPr>
      </w:pPr>
      <w:del w:id="4303" w:author="admin" w:date="2022-12-12T09:28:00Z">
        <w:r w:rsidRPr="00081AF8" w:rsidDel="00E37E31">
          <w:rPr>
            <w:rFonts w:cs="Times New Roman"/>
            <w:szCs w:val="28"/>
          </w:rPr>
          <w:delText>Hình 3.13  Trang sửa sản phẩm</w:delText>
        </w:r>
      </w:del>
    </w:p>
    <w:p w14:paraId="76BD4CF1" w14:textId="77777777" w:rsidR="00D40B91" w:rsidRPr="00081AF8" w:rsidDel="00E37E31" w:rsidRDefault="00D40B91" w:rsidP="00081AF8">
      <w:pPr>
        <w:pStyle w:val="ListParagraph"/>
        <w:spacing w:line="360" w:lineRule="auto"/>
        <w:ind w:left="450" w:firstLine="270"/>
        <w:jc w:val="both"/>
        <w:outlineLvl w:val="2"/>
        <w:rPr>
          <w:del w:id="4304" w:author="admin" w:date="2022-12-12T09:28:00Z"/>
          <w:rFonts w:ascii="Times New Roman" w:hAnsi="Times New Roman" w:cs="Times New Roman"/>
          <w:b/>
          <w:sz w:val="28"/>
          <w:szCs w:val="28"/>
        </w:rPr>
      </w:pPr>
      <w:del w:id="4305" w:author="admin" w:date="2022-12-12T09:28:00Z">
        <w:r w:rsidRPr="00081AF8" w:rsidDel="00E37E31">
          <w:rPr>
            <w:rFonts w:ascii="Times New Roman" w:hAnsi="Times New Roman" w:cs="Times New Roman"/>
            <w:b/>
            <w:sz w:val="28"/>
            <w:szCs w:val="28"/>
          </w:rPr>
          <w:delText>3.7.6 Trang hãng sản xuất</w:delText>
        </w:r>
      </w:del>
    </w:p>
    <w:p w14:paraId="573DA90B" w14:textId="77777777" w:rsidR="00D40B91" w:rsidRPr="00081AF8" w:rsidDel="00E37E31" w:rsidRDefault="00D40B91" w:rsidP="00081AF8">
      <w:pPr>
        <w:spacing w:line="360" w:lineRule="auto"/>
        <w:ind w:firstLine="720"/>
        <w:jc w:val="both"/>
        <w:rPr>
          <w:del w:id="4306" w:author="admin" w:date="2022-12-12T09:28:00Z"/>
          <w:rFonts w:ascii="Times New Roman" w:hAnsi="Times New Roman" w:cs="Times New Roman"/>
          <w:sz w:val="28"/>
          <w:szCs w:val="28"/>
        </w:rPr>
      </w:pPr>
      <w:del w:id="4307" w:author="admin" w:date="2022-12-12T09:28:00Z">
        <w:r w:rsidRPr="00081AF8" w:rsidDel="00E37E31">
          <w:rPr>
            <w:rFonts w:ascii="Times New Roman" w:hAnsi="Times New Roman" w:cs="Times New Roman"/>
            <w:noProof/>
            <w:sz w:val="28"/>
            <w:szCs w:val="28"/>
          </w:rPr>
          <w:drawing>
            <wp:inline distT="0" distB="0" distL="0" distR="0" wp14:anchorId="5523EB0E" wp14:editId="5DFD5AD7">
              <wp:extent cx="5971540" cy="2235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1540" cy="2235200"/>
                      </a:xfrm>
                      <a:prstGeom prst="rect">
                        <a:avLst/>
                      </a:prstGeom>
                    </pic:spPr>
                  </pic:pic>
                </a:graphicData>
              </a:graphic>
            </wp:inline>
          </w:drawing>
        </w:r>
      </w:del>
    </w:p>
    <w:p w14:paraId="738AEF9F" w14:textId="77777777" w:rsidR="00D40B91" w:rsidRPr="00081AF8" w:rsidDel="00E37E31" w:rsidRDefault="00D40B91" w:rsidP="00081AF8">
      <w:pPr>
        <w:pStyle w:val="Caption"/>
        <w:spacing w:line="360" w:lineRule="auto"/>
        <w:rPr>
          <w:del w:id="4308" w:author="admin" w:date="2022-12-12T09:28:00Z"/>
          <w:rFonts w:cs="Times New Roman"/>
          <w:szCs w:val="28"/>
        </w:rPr>
      </w:pPr>
      <w:del w:id="4309" w:author="admin" w:date="2022-12-12T09:28:00Z">
        <w:r w:rsidRPr="00081AF8" w:rsidDel="00E37E31">
          <w:rPr>
            <w:rFonts w:cs="Times New Roman"/>
            <w:szCs w:val="28"/>
          </w:rPr>
          <w:delText>Hình 3.14  Trang hãng sản xuất</w:delText>
        </w:r>
      </w:del>
    </w:p>
    <w:p w14:paraId="3417A4CB" w14:textId="77777777" w:rsidR="00D40B91" w:rsidRPr="00081AF8" w:rsidDel="00E37E31" w:rsidRDefault="00D40B91" w:rsidP="00081AF8">
      <w:pPr>
        <w:pStyle w:val="ListParagraph"/>
        <w:spacing w:line="360" w:lineRule="auto"/>
        <w:ind w:left="450" w:firstLine="270"/>
        <w:jc w:val="both"/>
        <w:outlineLvl w:val="2"/>
        <w:rPr>
          <w:del w:id="4310" w:author="admin" w:date="2022-12-12T09:28:00Z"/>
          <w:rFonts w:ascii="Times New Roman" w:hAnsi="Times New Roman" w:cs="Times New Roman"/>
          <w:b/>
          <w:sz w:val="28"/>
          <w:szCs w:val="28"/>
        </w:rPr>
      </w:pPr>
      <w:del w:id="4311" w:author="admin" w:date="2022-12-12T09:28:00Z">
        <w:r w:rsidRPr="00081AF8" w:rsidDel="00E37E31">
          <w:rPr>
            <w:rFonts w:ascii="Times New Roman" w:hAnsi="Times New Roman" w:cs="Times New Roman"/>
            <w:b/>
            <w:sz w:val="28"/>
            <w:szCs w:val="28"/>
          </w:rPr>
          <w:delText>3.7.7 Trang khuyến mại</w:delText>
        </w:r>
      </w:del>
    </w:p>
    <w:p w14:paraId="0A19C74E" w14:textId="77777777" w:rsidR="00D40B91" w:rsidRPr="00081AF8" w:rsidDel="00E37E31" w:rsidRDefault="00D40B91" w:rsidP="00081AF8">
      <w:pPr>
        <w:spacing w:line="360" w:lineRule="auto"/>
        <w:ind w:firstLine="720"/>
        <w:jc w:val="both"/>
        <w:rPr>
          <w:del w:id="4312" w:author="admin" w:date="2022-12-12T09:28:00Z"/>
          <w:rFonts w:ascii="Times New Roman" w:hAnsi="Times New Roman" w:cs="Times New Roman"/>
          <w:sz w:val="28"/>
          <w:szCs w:val="28"/>
        </w:rPr>
      </w:pPr>
      <w:del w:id="4313" w:author="admin" w:date="2022-12-12T09:28:00Z">
        <w:r w:rsidRPr="00081AF8" w:rsidDel="00E37E31">
          <w:rPr>
            <w:rFonts w:ascii="Times New Roman" w:hAnsi="Times New Roman" w:cs="Times New Roman"/>
            <w:noProof/>
            <w:sz w:val="28"/>
            <w:szCs w:val="28"/>
          </w:rPr>
          <w:drawing>
            <wp:inline distT="0" distB="0" distL="0" distR="0" wp14:anchorId="5B92D361" wp14:editId="2AC411F2">
              <wp:extent cx="5971540" cy="2183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1540" cy="2183130"/>
                      </a:xfrm>
                      <a:prstGeom prst="rect">
                        <a:avLst/>
                      </a:prstGeom>
                    </pic:spPr>
                  </pic:pic>
                </a:graphicData>
              </a:graphic>
            </wp:inline>
          </w:drawing>
        </w:r>
        <w:r w:rsidRPr="00081AF8" w:rsidDel="00E37E31">
          <w:rPr>
            <w:rFonts w:ascii="Times New Roman" w:hAnsi="Times New Roman" w:cs="Times New Roman"/>
            <w:sz w:val="28"/>
            <w:szCs w:val="28"/>
          </w:rPr>
          <w:delText xml:space="preserve"> </w:delText>
        </w:r>
      </w:del>
    </w:p>
    <w:p w14:paraId="19FFC0B9" w14:textId="77777777" w:rsidR="00D40B91" w:rsidRPr="00081AF8" w:rsidDel="00E37E31" w:rsidRDefault="00D40B91" w:rsidP="00081AF8">
      <w:pPr>
        <w:pStyle w:val="Caption"/>
        <w:spacing w:line="360" w:lineRule="auto"/>
        <w:rPr>
          <w:del w:id="4314" w:author="admin" w:date="2022-12-12T09:28:00Z"/>
          <w:rFonts w:cs="Times New Roman"/>
          <w:szCs w:val="28"/>
        </w:rPr>
      </w:pPr>
      <w:del w:id="4315" w:author="admin" w:date="2022-12-12T09:28:00Z">
        <w:r w:rsidRPr="00081AF8" w:rsidDel="00E37E31">
          <w:rPr>
            <w:rFonts w:cs="Times New Roman"/>
            <w:szCs w:val="28"/>
          </w:rPr>
          <w:delText>Hình 3.15 Trang khuyến mại</w:delText>
        </w:r>
      </w:del>
    </w:p>
    <w:p w14:paraId="03913454" w14:textId="77777777" w:rsidR="00D40B91" w:rsidRPr="00081AF8" w:rsidDel="00E37E31" w:rsidRDefault="00D40B91" w:rsidP="00081AF8">
      <w:pPr>
        <w:pStyle w:val="ListParagraph"/>
        <w:spacing w:line="360" w:lineRule="auto"/>
        <w:ind w:left="450" w:firstLine="270"/>
        <w:jc w:val="both"/>
        <w:outlineLvl w:val="2"/>
        <w:rPr>
          <w:del w:id="4316" w:author="admin" w:date="2022-12-12T09:28:00Z"/>
          <w:rFonts w:ascii="Times New Roman" w:hAnsi="Times New Roman" w:cs="Times New Roman"/>
          <w:b/>
          <w:sz w:val="28"/>
          <w:szCs w:val="28"/>
        </w:rPr>
      </w:pPr>
      <w:del w:id="4317" w:author="admin" w:date="2022-12-12T09:28:00Z">
        <w:r w:rsidRPr="00081AF8" w:rsidDel="00E37E31">
          <w:rPr>
            <w:rFonts w:ascii="Times New Roman" w:hAnsi="Times New Roman" w:cs="Times New Roman"/>
            <w:b/>
            <w:sz w:val="28"/>
            <w:szCs w:val="28"/>
          </w:rPr>
          <w:delText>3.7.8 Trang đơn hàng</w:delText>
        </w:r>
      </w:del>
    </w:p>
    <w:p w14:paraId="74913A0D" w14:textId="77777777" w:rsidR="00D40B91" w:rsidRPr="00081AF8" w:rsidDel="00E37E31" w:rsidRDefault="00D40B91" w:rsidP="00081AF8">
      <w:pPr>
        <w:spacing w:line="360" w:lineRule="auto"/>
        <w:jc w:val="both"/>
        <w:rPr>
          <w:del w:id="4318" w:author="admin" w:date="2022-12-12T09:28:00Z"/>
          <w:rFonts w:ascii="Times New Roman" w:hAnsi="Times New Roman" w:cs="Times New Roman"/>
          <w:sz w:val="28"/>
          <w:szCs w:val="28"/>
        </w:rPr>
      </w:pPr>
      <w:del w:id="4319" w:author="admin" w:date="2022-12-12T09:28:00Z">
        <w:r w:rsidRPr="00081AF8" w:rsidDel="00E37E31">
          <w:rPr>
            <w:rFonts w:ascii="Times New Roman" w:hAnsi="Times New Roman" w:cs="Times New Roman"/>
            <w:noProof/>
            <w:sz w:val="28"/>
            <w:szCs w:val="28"/>
          </w:rPr>
          <w:drawing>
            <wp:inline distT="0" distB="0" distL="0" distR="0" wp14:anchorId="3EF1455C" wp14:editId="48FEA919">
              <wp:extent cx="5971540" cy="2223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1540" cy="2223135"/>
                      </a:xfrm>
                      <a:prstGeom prst="rect">
                        <a:avLst/>
                      </a:prstGeom>
                    </pic:spPr>
                  </pic:pic>
                </a:graphicData>
              </a:graphic>
            </wp:inline>
          </w:drawing>
        </w:r>
      </w:del>
    </w:p>
    <w:p w14:paraId="026D0621" w14:textId="77777777" w:rsidR="00D40B91" w:rsidRPr="00081AF8" w:rsidDel="00E37E31" w:rsidRDefault="00D40B91" w:rsidP="00081AF8">
      <w:pPr>
        <w:pStyle w:val="Caption"/>
        <w:spacing w:line="360" w:lineRule="auto"/>
        <w:rPr>
          <w:del w:id="4320" w:author="admin" w:date="2022-12-12T09:28:00Z"/>
          <w:rFonts w:cs="Times New Roman"/>
          <w:szCs w:val="28"/>
        </w:rPr>
      </w:pPr>
      <w:del w:id="4321" w:author="admin" w:date="2022-12-12T09:28:00Z">
        <w:r w:rsidRPr="00081AF8" w:rsidDel="00E37E31">
          <w:rPr>
            <w:rFonts w:cs="Times New Roman"/>
            <w:szCs w:val="28"/>
          </w:rPr>
          <w:delText>Hình 3.16  Trang đơn hàng</w:delText>
        </w:r>
      </w:del>
    </w:p>
    <w:p w14:paraId="2B90C7C7" w14:textId="77777777" w:rsidR="00D40B91" w:rsidRPr="00081AF8" w:rsidDel="00E37E31" w:rsidRDefault="00D40B91" w:rsidP="00081AF8">
      <w:pPr>
        <w:pStyle w:val="ListParagraph"/>
        <w:spacing w:line="360" w:lineRule="auto"/>
        <w:ind w:left="450" w:firstLine="270"/>
        <w:jc w:val="both"/>
        <w:outlineLvl w:val="2"/>
        <w:rPr>
          <w:del w:id="4322" w:author="admin" w:date="2022-12-12T09:28:00Z"/>
          <w:rFonts w:ascii="Times New Roman" w:hAnsi="Times New Roman" w:cs="Times New Roman"/>
          <w:b/>
          <w:sz w:val="28"/>
          <w:szCs w:val="28"/>
        </w:rPr>
      </w:pPr>
      <w:del w:id="4323" w:author="admin" w:date="2022-12-12T09:28:00Z">
        <w:r w:rsidRPr="00081AF8" w:rsidDel="00E37E31">
          <w:rPr>
            <w:rFonts w:ascii="Times New Roman" w:hAnsi="Times New Roman" w:cs="Times New Roman"/>
            <w:b/>
            <w:sz w:val="28"/>
            <w:szCs w:val="28"/>
          </w:rPr>
          <w:delText>3.7.9 Trang chi tiết đơn hàng</w:delText>
        </w:r>
      </w:del>
    </w:p>
    <w:p w14:paraId="6C4CE214" w14:textId="77777777" w:rsidR="00D40B91" w:rsidRPr="00081AF8" w:rsidDel="00E37E31" w:rsidRDefault="00D40B91" w:rsidP="00081AF8">
      <w:pPr>
        <w:spacing w:line="360" w:lineRule="auto"/>
        <w:jc w:val="both"/>
        <w:rPr>
          <w:del w:id="4324" w:author="admin" w:date="2022-12-12T09:28:00Z"/>
          <w:rFonts w:ascii="Times New Roman" w:hAnsi="Times New Roman" w:cs="Times New Roman"/>
          <w:sz w:val="28"/>
          <w:szCs w:val="28"/>
        </w:rPr>
      </w:pPr>
      <w:del w:id="4325" w:author="admin" w:date="2022-12-12T09:28:00Z">
        <w:r w:rsidRPr="00081AF8" w:rsidDel="00E37E31">
          <w:rPr>
            <w:rFonts w:ascii="Times New Roman" w:hAnsi="Times New Roman" w:cs="Times New Roman"/>
            <w:noProof/>
            <w:sz w:val="28"/>
            <w:szCs w:val="28"/>
          </w:rPr>
          <w:drawing>
            <wp:inline distT="0" distB="0" distL="0" distR="0" wp14:anchorId="6CA9F347" wp14:editId="4EE6EAC5">
              <wp:extent cx="5971540" cy="2498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1540" cy="2498090"/>
                      </a:xfrm>
                      <a:prstGeom prst="rect">
                        <a:avLst/>
                      </a:prstGeom>
                    </pic:spPr>
                  </pic:pic>
                </a:graphicData>
              </a:graphic>
            </wp:inline>
          </w:drawing>
        </w:r>
      </w:del>
    </w:p>
    <w:p w14:paraId="5C8A005E" w14:textId="77777777" w:rsidR="00D40B91" w:rsidRPr="00081AF8" w:rsidDel="00E37E31" w:rsidRDefault="00D40B91" w:rsidP="00081AF8">
      <w:pPr>
        <w:pStyle w:val="Caption"/>
        <w:spacing w:line="360" w:lineRule="auto"/>
        <w:rPr>
          <w:del w:id="4326" w:author="admin" w:date="2022-12-12T09:28:00Z"/>
          <w:rFonts w:cs="Times New Roman"/>
          <w:szCs w:val="28"/>
        </w:rPr>
      </w:pPr>
      <w:del w:id="4327" w:author="admin" w:date="2022-12-12T09:28:00Z">
        <w:r w:rsidRPr="00081AF8" w:rsidDel="00E37E31">
          <w:rPr>
            <w:rFonts w:cs="Times New Roman"/>
            <w:szCs w:val="28"/>
          </w:rPr>
          <w:delText>Hình 3.17  Trang chi tiết đơn hàng</w:delText>
        </w:r>
      </w:del>
    </w:p>
    <w:p w14:paraId="353CED97" w14:textId="77777777" w:rsidR="00D40B91" w:rsidRPr="00081AF8" w:rsidDel="00E37E31" w:rsidRDefault="00D40B91" w:rsidP="00081AF8">
      <w:pPr>
        <w:spacing w:line="360" w:lineRule="auto"/>
        <w:rPr>
          <w:del w:id="4328" w:author="admin" w:date="2022-12-12T09:28:00Z"/>
          <w:rFonts w:ascii="Times New Roman" w:hAnsi="Times New Roman" w:cs="Times New Roman"/>
          <w:sz w:val="28"/>
          <w:szCs w:val="28"/>
        </w:rPr>
      </w:pPr>
    </w:p>
    <w:p w14:paraId="7D7392B8" w14:textId="77777777" w:rsidR="00D40B91" w:rsidRPr="00081AF8" w:rsidDel="00E37E31" w:rsidRDefault="00D40B91" w:rsidP="00081AF8">
      <w:pPr>
        <w:tabs>
          <w:tab w:val="left" w:pos="851"/>
        </w:tabs>
        <w:spacing w:line="360" w:lineRule="auto"/>
        <w:ind w:left="851"/>
        <w:rPr>
          <w:del w:id="4329" w:author="admin" w:date="2022-12-12T09:28:00Z"/>
          <w:rFonts w:ascii="Times New Roman" w:eastAsia="Times New Roman" w:hAnsi="Times New Roman" w:cs="Times New Roman"/>
          <w:sz w:val="28"/>
          <w:szCs w:val="28"/>
        </w:rPr>
      </w:pPr>
      <w:del w:id="4330" w:author="admin" w:date="2022-12-12T09:28:00Z">
        <w:r w:rsidRPr="00081AF8" w:rsidDel="00E37E31">
          <w:rPr>
            <w:rFonts w:ascii="Times New Roman" w:eastAsia="Times New Roman" w:hAnsi="Times New Roman" w:cs="Times New Roman"/>
            <w:sz w:val="28"/>
            <w:szCs w:val="28"/>
          </w:rPr>
          <w:tab/>
        </w:r>
      </w:del>
    </w:p>
    <w:p w14:paraId="55D08704" w14:textId="77777777" w:rsidR="00D40B91" w:rsidRPr="00081AF8" w:rsidDel="00E37E31" w:rsidRDefault="00D40B91" w:rsidP="00081AF8">
      <w:pPr>
        <w:spacing w:line="360" w:lineRule="auto"/>
        <w:rPr>
          <w:del w:id="4331" w:author="admin" w:date="2022-12-12T09:28:00Z"/>
          <w:rFonts w:ascii="Times New Roman" w:hAnsi="Times New Roman" w:cs="Times New Roman"/>
          <w:sz w:val="28"/>
          <w:szCs w:val="28"/>
        </w:rPr>
      </w:pPr>
    </w:p>
    <w:p w14:paraId="3BD88D21" w14:textId="77777777" w:rsidR="00D40B91" w:rsidRPr="00081AF8" w:rsidDel="00E37E31" w:rsidRDefault="00D40B91" w:rsidP="00081AF8">
      <w:pPr>
        <w:spacing w:line="360" w:lineRule="auto"/>
        <w:rPr>
          <w:del w:id="4332" w:author="admin" w:date="2022-12-12T09:28:00Z"/>
          <w:rFonts w:ascii="Times New Roman" w:hAnsi="Times New Roman" w:cs="Times New Roman"/>
          <w:sz w:val="28"/>
          <w:szCs w:val="28"/>
        </w:rPr>
      </w:pPr>
    </w:p>
    <w:p w14:paraId="7DAAFB4F" w14:textId="77777777" w:rsidR="00D40B91" w:rsidRPr="00081AF8" w:rsidDel="00E37E31" w:rsidRDefault="00D40B91" w:rsidP="00081AF8">
      <w:pPr>
        <w:spacing w:line="360" w:lineRule="auto"/>
        <w:rPr>
          <w:del w:id="4333" w:author="admin" w:date="2022-12-12T09:28:00Z"/>
          <w:rFonts w:ascii="Times New Roman" w:hAnsi="Times New Roman" w:cs="Times New Roman"/>
          <w:sz w:val="28"/>
          <w:szCs w:val="28"/>
        </w:rPr>
      </w:pPr>
    </w:p>
    <w:p w14:paraId="2377FB1D" w14:textId="77777777" w:rsidR="00D40B91" w:rsidRPr="00081AF8" w:rsidDel="00E37E31" w:rsidRDefault="00D40B91" w:rsidP="00081AF8">
      <w:pPr>
        <w:spacing w:line="360" w:lineRule="auto"/>
        <w:rPr>
          <w:del w:id="4334" w:author="admin" w:date="2022-12-12T09:28:00Z"/>
          <w:rFonts w:ascii="Times New Roman" w:hAnsi="Times New Roman" w:cs="Times New Roman"/>
          <w:sz w:val="28"/>
          <w:szCs w:val="28"/>
        </w:rPr>
      </w:pPr>
    </w:p>
    <w:p w14:paraId="4CE9534A" w14:textId="77777777" w:rsidR="00D40B91" w:rsidRPr="00081AF8" w:rsidDel="00E37E31" w:rsidRDefault="00D40B91" w:rsidP="00081AF8">
      <w:pPr>
        <w:spacing w:line="360" w:lineRule="auto"/>
        <w:rPr>
          <w:del w:id="4335" w:author="admin" w:date="2022-12-12T09:28:00Z"/>
          <w:rFonts w:ascii="Times New Roman" w:hAnsi="Times New Roman" w:cs="Times New Roman"/>
          <w:sz w:val="28"/>
          <w:szCs w:val="28"/>
        </w:rPr>
      </w:pPr>
    </w:p>
    <w:p w14:paraId="2E2D09DD" w14:textId="77777777" w:rsidR="00D40B91" w:rsidRPr="00081AF8" w:rsidDel="00E37E31" w:rsidRDefault="00D40B91" w:rsidP="00081AF8">
      <w:pPr>
        <w:spacing w:line="360" w:lineRule="auto"/>
        <w:rPr>
          <w:del w:id="4336" w:author="admin" w:date="2022-12-12T09:28:00Z"/>
          <w:rFonts w:ascii="Times New Roman" w:hAnsi="Times New Roman" w:cs="Times New Roman"/>
          <w:sz w:val="28"/>
          <w:szCs w:val="28"/>
        </w:rPr>
      </w:pPr>
    </w:p>
    <w:p w14:paraId="10E01DCF" w14:textId="77777777" w:rsidR="00D40B91" w:rsidRPr="00081AF8" w:rsidDel="00E37E31" w:rsidRDefault="00D40B91" w:rsidP="00081AF8">
      <w:pPr>
        <w:spacing w:line="360" w:lineRule="auto"/>
        <w:rPr>
          <w:del w:id="4337" w:author="admin" w:date="2022-12-12T09:28:00Z"/>
          <w:rFonts w:ascii="Times New Roman" w:hAnsi="Times New Roman" w:cs="Times New Roman"/>
          <w:sz w:val="28"/>
          <w:szCs w:val="28"/>
        </w:rPr>
      </w:pPr>
    </w:p>
    <w:p w14:paraId="00E43C5C" w14:textId="77777777" w:rsidR="00D40B91" w:rsidRPr="00081AF8" w:rsidDel="00E37E31" w:rsidRDefault="00D40B91" w:rsidP="00081AF8">
      <w:pPr>
        <w:spacing w:line="360" w:lineRule="auto"/>
        <w:rPr>
          <w:del w:id="4338" w:author="admin" w:date="2022-12-12T09:28:00Z"/>
          <w:rFonts w:ascii="Times New Roman" w:hAnsi="Times New Roman" w:cs="Times New Roman"/>
          <w:sz w:val="28"/>
          <w:szCs w:val="28"/>
        </w:rPr>
      </w:pPr>
    </w:p>
    <w:p w14:paraId="4EEC44B3" w14:textId="77777777" w:rsidR="00D40B91" w:rsidRPr="00081AF8" w:rsidDel="00E37E31" w:rsidRDefault="00D40B91" w:rsidP="00081AF8">
      <w:pPr>
        <w:spacing w:line="360" w:lineRule="auto"/>
        <w:rPr>
          <w:del w:id="4339" w:author="admin" w:date="2022-12-12T09:28:00Z"/>
          <w:rFonts w:ascii="Times New Roman" w:hAnsi="Times New Roman" w:cs="Times New Roman"/>
          <w:sz w:val="28"/>
          <w:szCs w:val="28"/>
        </w:rPr>
      </w:pPr>
    </w:p>
    <w:p w14:paraId="59147878" w14:textId="77777777" w:rsidR="00D40B91" w:rsidRPr="00081AF8" w:rsidDel="00E37E31" w:rsidRDefault="00D40B91" w:rsidP="00081AF8">
      <w:pPr>
        <w:spacing w:line="360" w:lineRule="auto"/>
        <w:rPr>
          <w:del w:id="4340" w:author="admin" w:date="2022-12-12T09:28:00Z"/>
          <w:rFonts w:ascii="Times New Roman" w:hAnsi="Times New Roman" w:cs="Times New Roman"/>
          <w:sz w:val="28"/>
          <w:szCs w:val="28"/>
        </w:rPr>
      </w:pPr>
    </w:p>
    <w:p w14:paraId="015E790D" w14:textId="77777777" w:rsidR="00D40B91" w:rsidRPr="00081AF8" w:rsidDel="00E37E31" w:rsidRDefault="00D40B91" w:rsidP="00081AF8">
      <w:pPr>
        <w:spacing w:line="360" w:lineRule="auto"/>
        <w:rPr>
          <w:del w:id="4341" w:author="admin" w:date="2022-12-12T09:28:00Z"/>
          <w:rFonts w:ascii="Times New Roman" w:hAnsi="Times New Roman" w:cs="Times New Roman"/>
          <w:sz w:val="28"/>
          <w:szCs w:val="28"/>
        </w:rPr>
      </w:pPr>
    </w:p>
    <w:p w14:paraId="205698F4" w14:textId="77777777" w:rsidR="00D40B91" w:rsidRPr="00081AF8" w:rsidDel="00E37E31" w:rsidRDefault="00D40B91" w:rsidP="00081AF8">
      <w:pPr>
        <w:spacing w:line="360" w:lineRule="auto"/>
        <w:rPr>
          <w:del w:id="4342" w:author="admin" w:date="2022-12-12T09:28:00Z"/>
          <w:rFonts w:ascii="Times New Roman" w:hAnsi="Times New Roman" w:cs="Times New Roman"/>
          <w:sz w:val="28"/>
          <w:szCs w:val="28"/>
        </w:rPr>
      </w:pPr>
    </w:p>
    <w:p w14:paraId="35368915" w14:textId="77777777" w:rsidR="00D40B91" w:rsidRPr="00081AF8" w:rsidDel="00E37E31" w:rsidRDefault="00D40B91" w:rsidP="00081AF8">
      <w:pPr>
        <w:spacing w:line="360" w:lineRule="auto"/>
        <w:rPr>
          <w:del w:id="4343" w:author="admin" w:date="2022-12-12T09:28:00Z"/>
          <w:rFonts w:ascii="Times New Roman" w:hAnsi="Times New Roman" w:cs="Times New Roman"/>
          <w:sz w:val="28"/>
          <w:szCs w:val="28"/>
        </w:rPr>
      </w:pPr>
    </w:p>
    <w:p w14:paraId="0835B1B4" w14:textId="77777777" w:rsidR="00D40B91" w:rsidRPr="00081AF8" w:rsidDel="00E37E31" w:rsidRDefault="00D40B91" w:rsidP="00081AF8">
      <w:pPr>
        <w:spacing w:line="360" w:lineRule="auto"/>
        <w:rPr>
          <w:del w:id="4344" w:author="admin" w:date="2022-12-12T09:28:00Z"/>
          <w:rFonts w:ascii="Times New Roman" w:hAnsi="Times New Roman" w:cs="Times New Roman"/>
          <w:sz w:val="28"/>
          <w:szCs w:val="28"/>
        </w:rPr>
      </w:pPr>
    </w:p>
    <w:p w14:paraId="0EEEF1AA" w14:textId="77777777" w:rsidR="00D40B91" w:rsidRPr="00081AF8" w:rsidDel="00E37E31" w:rsidRDefault="00D40B91" w:rsidP="00081AF8">
      <w:pPr>
        <w:spacing w:line="360" w:lineRule="auto"/>
        <w:rPr>
          <w:del w:id="4345" w:author="admin" w:date="2022-12-12T09:28:00Z"/>
          <w:rFonts w:ascii="Times New Roman" w:hAnsi="Times New Roman" w:cs="Times New Roman"/>
          <w:sz w:val="28"/>
          <w:szCs w:val="28"/>
        </w:rPr>
      </w:pPr>
    </w:p>
    <w:p w14:paraId="7FB9C97A" w14:textId="77777777" w:rsidR="00D40B91" w:rsidRPr="00081AF8" w:rsidDel="00E37E31" w:rsidRDefault="00D40B91" w:rsidP="00081AF8">
      <w:pPr>
        <w:spacing w:line="360" w:lineRule="auto"/>
        <w:rPr>
          <w:del w:id="4346" w:author="admin" w:date="2022-12-12T09:28:00Z"/>
          <w:rFonts w:ascii="Times New Roman" w:hAnsi="Times New Roman" w:cs="Times New Roman"/>
          <w:sz w:val="28"/>
          <w:szCs w:val="28"/>
        </w:rPr>
      </w:pPr>
    </w:p>
    <w:p w14:paraId="15735727" w14:textId="77777777" w:rsidR="00D40B91" w:rsidRPr="00081AF8" w:rsidDel="00E37E31" w:rsidRDefault="00D40B91" w:rsidP="00081AF8">
      <w:pPr>
        <w:spacing w:line="360" w:lineRule="auto"/>
        <w:rPr>
          <w:del w:id="4347" w:author="admin" w:date="2022-12-12T09:28:00Z"/>
          <w:rFonts w:ascii="Times New Roman" w:hAnsi="Times New Roman" w:cs="Times New Roman"/>
          <w:sz w:val="28"/>
          <w:szCs w:val="28"/>
        </w:rPr>
      </w:pPr>
    </w:p>
    <w:p w14:paraId="04E33EC6" w14:textId="77777777" w:rsidR="00D40B91" w:rsidRPr="00081AF8" w:rsidDel="00E37E31" w:rsidRDefault="00D40B91" w:rsidP="00081AF8">
      <w:pPr>
        <w:spacing w:line="360" w:lineRule="auto"/>
        <w:rPr>
          <w:del w:id="4348" w:author="admin" w:date="2022-12-12T09:28:00Z"/>
          <w:rFonts w:ascii="Times New Roman" w:hAnsi="Times New Roman" w:cs="Times New Roman"/>
          <w:sz w:val="28"/>
          <w:szCs w:val="28"/>
        </w:rPr>
      </w:pPr>
    </w:p>
    <w:p w14:paraId="1CEBEFF9" w14:textId="77777777" w:rsidR="00D40B91" w:rsidRPr="00081AF8" w:rsidDel="00E37E31" w:rsidRDefault="00D40B91" w:rsidP="00081AF8">
      <w:pPr>
        <w:spacing w:line="360" w:lineRule="auto"/>
        <w:rPr>
          <w:del w:id="4349" w:author="admin" w:date="2022-12-12T09:28:00Z"/>
          <w:rFonts w:ascii="Times New Roman" w:hAnsi="Times New Roman" w:cs="Times New Roman"/>
          <w:sz w:val="28"/>
          <w:szCs w:val="28"/>
        </w:rPr>
      </w:pPr>
    </w:p>
    <w:p w14:paraId="2261E638" w14:textId="77777777" w:rsidR="00D40B91" w:rsidRPr="00081AF8" w:rsidDel="00E37E31" w:rsidRDefault="00D40B91" w:rsidP="00081AF8">
      <w:pPr>
        <w:spacing w:line="360" w:lineRule="auto"/>
        <w:rPr>
          <w:del w:id="4350" w:author="admin" w:date="2022-12-12T09:28:00Z"/>
          <w:rFonts w:ascii="Times New Roman" w:hAnsi="Times New Roman" w:cs="Times New Roman"/>
          <w:sz w:val="28"/>
          <w:szCs w:val="28"/>
        </w:rPr>
      </w:pPr>
    </w:p>
    <w:p w14:paraId="20C9C61E" w14:textId="77777777" w:rsidR="00D40B91" w:rsidRPr="00081AF8" w:rsidDel="00E37E31" w:rsidRDefault="00D40B91" w:rsidP="00081AF8">
      <w:pPr>
        <w:spacing w:line="360" w:lineRule="auto"/>
        <w:rPr>
          <w:del w:id="4351" w:author="admin" w:date="2022-12-12T09:28:00Z"/>
          <w:rFonts w:ascii="Times New Roman" w:hAnsi="Times New Roman" w:cs="Times New Roman"/>
          <w:sz w:val="28"/>
          <w:szCs w:val="28"/>
        </w:rPr>
      </w:pPr>
    </w:p>
    <w:p w14:paraId="77C22338" w14:textId="77777777" w:rsidR="00D40B91" w:rsidRPr="00081AF8" w:rsidDel="00E37E31" w:rsidRDefault="00D40B91" w:rsidP="00081AF8">
      <w:pPr>
        <w:spacing w:line="360" w:lineRule="auto"/>
        <w:rPr>
          <w:del w:id="4352" w:author="admin" w:date="2022-12-12T09:28:00Z"/>
          <w:rFonts w:ascii="Times New Roman" w:hAnsi="Times New Roman" w:cs="Times New Roman"/>
          <w:sz w:val="28"/>
          <w:szCs w:val="28"/>
        </w:rPr>
      </w:pPr>
    </w:p>
    <w:p w14:paraId="6DCE0FA1" w14:textId="77777777" w:rsidR="00D40B91" w:rsidRPr="00081AF8" w:rsidDel="00E37E31" w:rsidRDefault="00D40B91" w:rsidP="00081AF8">
      <w:pPr>
        <w:spacing w:line="360" w:lineRule="auto"/>
        <w:rPr>
          <w:del w:id="4353" w:author="admin" w:date="2022-12-12T09:28:00Z"/>
          <w:rFonts w:ascii="Times New Roman" w:hAnsi="Times New Roman" w:cs="Times New Roman"/>
          <w:sz w:val="28"/>
          <w:szCs w:val="28"/>
        </w:rPr>
      </w:pPr>
    </w:p>
    <w:p w14:paraId="153A9019" w14:textId="77777777" w:rsidR="00D40B91" w:rsidRPr="00081AF8" w:rsidDel="00E37E31" w:rsidRDefault="00D40B91" w:rsidP="00081AF8">
      <w:pPr>
        <w:spacing w:line="360" w:lineRule="auto"/>
        <w:rPr>
          <w:del w:id="4354" w:author="admin" w:date="2022-12-12T09:28:00Z"/>
          <w:rFonts w:ascii="Times New Roman" w:hAnsi="Times New Roman" w:cs="Times New Roman"/>
          <w:sz w:val="28"/>
          <w:szCs w:val="28"/>
        </w:rPr>
      </w:pPr>
    </w:p>
    <w:p w14:paraId="02B6C542" w14:textId="77777777" w:rsidR="00D40B91" w:rsidRPr="00081AF8" w:rsidDel="00E37E31" w:rsidRDefault="00D40B91" w:rsidP="00081AF8">
      <w:pPr>
        <w:spacing w:line="360" w:lineRule="auto"/>
        <w:rPr>
          <w:del w:id="4355" w:author="admin" w:date="2022-12-12T09:28:00Z"/>
          <w:rFonts w:ascii="Times New Roman" w:hAnsi="Times New Roman" w:cs="Times New Roman"/>
          <w:sz w:val="28"/>
          <w:szCs w:val="28"/>
        </w:rPr>
      </w:pPr>
    </w:p>
    <w:p w14:paraId="38BA34F7" w14:textId="77777777" w:rsidR="00D40B91" w:rsidRPr="00081AF8" w:rsidDel="00E37E31" w:rsidRDefault="00D40B91" w:rsidP="00081AF8">
      <w:pPr>
        <w:pStyle w:val="Heading1"/>
        <w:tabs>
          <w:tab w:val="left" w:pos="0"/>
        </w:tabs>
        <w:spacing w:before="0" w:after="0" w:line="360" w:lineRule="auto"/>
        <w:jc w:val="center"/>
        <w:rPr>
          <w:del w:id="4356" w:author="admin" w:date="2022-12-12T09:28:00Z"/>
          <w:rFonts w:ascii="Times New Roman" w:eastAsia="Times New Roman" w:hAnsi="Times New Roman" w:cs="Times New Roman"/>
          <w:b/>
          <w:sz w:val="28"/>
          <w:szCs w:val="28"/>
        </w:rPr>
      </w:pPr>
      <w:bookmarkStart w:id="4357" w:name="_Toc95909186"/>
      <w:del w:id="4358" w:author="admin" w:date="2022-12-12T09:28:00Z">
        <w:r w:rsidRPr="00081AF8" w:rsidDel="00E37E31">
          <w:rPr>
            <w:rFonts w:ascii="Times New Roman" w:eastAsia="Times New Roman" w:hAnsi="Times New Roman" w:cs="Times New Roman"/>
            <w:b/>
            <w:sz w:val="28"/>
            <w:szCs w:val="28"/>
          </w:rPr>
          <w:delText>KẾT LUẬN</w:delText>
        </w:r>
        <w:bookmarkEnd w:id="4357"/>
      </w:del>
    </w:p>
    <w:p w14:paraId="5A8EC637" w14:textId="77777777" w:rsidR="00D40B91" w:rsidRPr="00081AF8" w:rsidDel="00E37E31" w:rsidRDefault="00D40B91" w:rsidP="00081AF8">
      <w:pPr>
        <w:pStyle w:val="Heading1"/>
        <w:tabs>
          <w:tab w:val="left" w:pos="0"/>
          <w:tab w:val="left" w:pos="2565"/>
          <w:tab w:val="center" w:pos="4680"/>
        </w:tabs>
        <w:spacing w:before="0" w:after="0" w:line="360" w:lineRule="auto"/>
        <w:rPr>
          <w:del w:id="4359" w:author="admin" w:date="2022-12-12T09:28:00Z"/>
          <w:rFonts w:ascii="Times New Roman" w:eastAsia="Times New Roman" w:hAnsi="Times New Roman" w:cs="Times New Roman"/>
          <w:b/>
          <w:sz w:val="28"/>
          <w:szCs w:val="28"/>
        </w:rPr>
      </w:pPr>
      <w:bookmarkStart w:id="4360" w:name="_Toc95909187"/>
      <w:del w:id="4361" w:author="admin" w:date="2022-12-12T09:28:00Z">
        <w:r w:rsidRPr="00081AF8" w:rsidDel="00E37E31">
          <w:rPr>
            <w:rFonts w:ascii="Times New Roman" w:eastAsia="Times New Roman" w:hAnsi="Times New Roman" w:cs="Times New Roman"/>
            <w:b/>
            <w:sz w:val="28"/>
            <w:szCs w:val="28"/>
          </w:rPr>
          <w:tab/>
        </w:r>
        <w:r w:rsidRPr="00081AF8" w:rsidDel="00E37E31">
          <w:rPr>
            <w:rFonts w:ascii="Times New Roman" w:eastAsia="Times New Roman" w:hAnsi="Times New Roman" w:cs="Times New Roman"/>
            <w:b/>
            <w:sz w:val="28"/>
            <w:szCs w:val="28"/>
          </w:rPr>
          <w:tab/>
          <w:delText>HƯỚNG PHÁT TRIỂN</w:delText>
        </w:r>
        <w:bookmarkEnd w:id="4360"/>
      </w:del>
    </w:p>
    <w:p w14:paraId="32571EB2" w14:textId="77777777" w:rsidR="00D40B91" w:rsidRPr="00081AF8" w:rsidDel="00E37E31" w:rsidRDefault="00D40B91" w:rsidP="00081AF8">
      <w:pPr>
        <w:pStyle w:val="Heading2"/>
        <w:numPr>
          <w:ilvl w:val="2"/>
          <w:numId w:val="16"/>
        </w:numPr>
        <w:tabs>
          <w:tab w:val="left" w:pos="0"/>
          <w:tab w:val="left" w:pos="851"/>
        </w:tabs>
        <w:spacing w:before="0" w:after="0" w:line="360" w:lineRule="auto"/>
        <w:ind w:left="426"/>
        <w:jc w:val="both"/>
        <w:rPr>
          <w:del w:id="4362" w:author="admin" w:date="2022-12-12T09:28:00Z"/>
          <w:rFonts w:ascii="Times New Roman" w:eastAsia="Times New Roman" w:hAnsi="Times New Roman" w:cs="Times New Roman"/>
          <w:b/>
          <w:sz w:val="28"/>
          <w:szCs w:val="28"/>
        </w:rPr>
      </w:pPr>
      <w:bookmarkStart w:id="4363" w:name="_Toc95909188"/>
      <w:del w:id="4364" w:author="admin" w:date="2022-12-12T09:28:00Z">
        <w:r w:rsidRPr="00081AF8" w:rsidDel="00E37E31">
          <w:rPr>
            <w:rFonts w:ascii="Times New Roman" w:eastAsia="Times New Roman" w:hAnsi="Times New Roman" w:cs="Times New Roman"/>
            <w:b/>
            <w:sz w:val="28"/>
            <w:szCs w:val="28"/>
          </w:rPr>
          <w:delText>Kết luận</w:delText>
        </w:r>
        <w:bookmarkEnd w:id="4363"/>
        <w:r w:rsidRPr="00081AF8" w:rsidDel="00E37E31">
          <w:rPr>
            <w:rFonts w:ascii="Times New Roman" w:eastAsia="Times New Roman" w:hAnsi="Times New Roman" w:cs="Times New Roman"/>
            <w:b/>
            <w:sz w:val="28"/>
            <w:szCs w:val="28"/>
          </w:rPr>
          <w:delText xml:space="preserve"> </w:delText>
        </w:r>
      </w:del>
    </w:p>
    <w:p w14:paraId="53417006" w14:textId="77777777" w:rsidR="00D40B91" w:rsidRPr="00081AF8" w:rsidDel="00E37E31" w:rsidRDefault="00D40B91" w:rsidP="00081AF8">
      <w:pPr>
        <w:pStyle w:val="ListParagraph"/>
        <w:spacing w:line="360" w:lineRule="auto"/>
        <w:ind w:left="142" w:firstLine="284"/>
        <w:rPr>
          <w:del w:id="4365" w:author="admin" w:date="2022-12-12T09:28:00Z"/>
          <w:rFonts w:ascii="Times New Roman" w:hAnsi="Times New Roman" w:cs="Times New Roman"/>
          <w:sz w:val="28"/>
          <w:szCs w:val="28"/>
        </w:rPr>
      </w:pPr>
      <w:del w:id="4366" w:author="admin" w:date="2022-12-12T09:28:00Z">
        <w:r w:rsidRPr="00081AF8" w:rsidDel="00E37E31">
          <w:rPr>
            <w:rFonts w:ascii="Times New Roman" w:hAnsi="Times New Roman" w:cs="Times New Roman"/>
            <w:sz w:val="28"/>
            <w:szCs w:val="28"/>
          </w:rPr>
          <w:delText>Những kết quả nghiên cứu và những đóng góp cụ thể trong quá trình làm đồ án đã đạt được như sau:</w:delText>
        </w:r>
      </w:del>
    </w:p>
    <w:p w14:paraId="10737C76" w14:textId="77777777" w:rsidR="00D40B91" w:rsidRPr="00081AF8" w:rsidDel="00E37E31" w:rsidRDefault="00D40B91" w:rsidP="00081AF8">
      <w:pPr>
        <w:pStyle w:val="ListParagraph"/>
        <w:spacing w:line="360" w:lineRule="auto"/>
        <w:jc w:val="both"/>
        <w:rPr>
          <w:del w:id="4367" w:author="admin" w:date="2022-12-12T09:28:00Z"/>
          <w:rFonts w:ascii="Times New Roman" w:hAnsi="Times New Roman" w:cs="Times New Roman"/>
          <w:sz w:val="28"/>
          <w:szCs w:val="28"/>
        </w:rPr>
      </w:pPr>
      <w:del w:id="4368" w:author="admin" w:date="2022-12-12T09:28:00Z">
        <w:r w:rsidRPr="00081AF8" w:rsidDel="00E37E31">
          <w:rPr>
            <w:rFonts w:ascii="Times New Roman" w:hAnsi="Times New Roman" w:cs="Times New Roman"/>
            <w:sz w:val="28"/>
            <w:szCs w:val="28"/>
          </w:rPr>
          <w:delText>- Quy trình phân tích thiết kế hệ thống website bán hàng nói chung và bán điện thoại nói riêng.</w:delText>
        </w:r>
      </w:del>
    </w:p>
    <w:p w14:paraId="397A6C05" w14:textId="77777777" w:rsidR="00D40B91" w:rsidRPr="00081AF8" w:rsidDel="00E37E31" w:rsidRDefault="00D40B91" w:rsidP="00081AF8">
      <w:pPr>
        <w:pStyle w:val="ListParagraph"/>
        <w:spacing w:line="360" w:lineRule="auto"/>
        <w:jc w:val="both"/>
        <w:rPr>
          <w:del w:id="4369" w:author="admin" w:date="2022-12-12T09:28:00Z"/>
          <w:rFonts w:ascii="Times New Roman" w:hAnsi="Times New Roman" w:cs="Times New Roman"/>
          <w:sz w:val="28"/>
          <w:szCs w:val="28"/>
        </w:rPr>
      </w:pPr>
      <w:del w:id="4370" w:author="admin" w:date="2022-12-12T09:28:00Z">
        <w:r w:rsidRPr="00081AF8" w:rsidDel="00E37E31">
          <w:rPr>
            <w:rFonts w:ascii="Times New Roman" w:hAnsi="Times New Roman" w:cs="Times New Roman"/>
            <w:sz w:val="28"/>
            <w:szCs w:val="28"/>
          </w:rPr>
          <w:delText>- Quản lý chặt chẽ, phân quyền người dùng hợp lý.</w:delText>
        </w:r>
      </w:del>
    </w:p>
    <w:p w14:paraId="288EDBA7" w14:textId="77777777" w:rsidR="00D40B91" w:rsidRPr="00081AF8" w:rsidDel="00E37E31" w:rsidRDefault="00D40B91" w:rsidP="00081AF8">
      <w:pPr>
        <w:pStyle w:val="ListParagraph"/>
        <w:spacing w:line="360" w:lineRule="auto"/>
        <w:jc w:val="both"/>
        <w:rPr>
          <w:del w:id="4371" w:author="admin" w:date="2022-12-12T09:28:00Z"/>
          <w:rFonts w:ascii="Times New Roman" w:hAnsi="Times New Roman" w:cs="Times New Roman"/>
          <w:sz w:val="28"/>
          <w:szCs w:val="28"/>
        </w:rPr>
      </w:pPr>
      <w:del w:id="4372" w:author="admin" w:date="2022-12-12T09:28:00Z">
        <w:r w:rsidRPr="00081AF8" w:rsidDel="00E37E31">
          <w:rPr>
            <w:rFonts w:ascii="Times New Roman" w:hAnsi="Times New Roman" w:cs="Times New Roman"/>
            <w:sz w:val="28"/>
            <w:szCs w:val="28"/>
          </w:rPr>
          <w:delText>- Thiết kế giao diện website.</w:delText>
        </w:r>
      </w:del>
    </w:p>
    <w:p w14:paraId="0B8D555C" w14:textId="77777777" w:rsidR="00D40B91" w:rsidRPr="00081AF8" w:rsidDel="00E37E31" w:rsidRDefault="00D40B91" w:rsidP="00081AF8">
      <w:pPr>
        <w:pStyle w:val="ListParagraph"/>
        <w:spacing w:line="360" w:lineRule="auto"/>
        <w:jc w:val="both"/>
        <w:rPr>
          <w:del w:id="4373" w:author="admin" w:date="2022-12-12T09:28:00Z"/>
          <w:rFonts w:ascii="Times New Roman" w:hAnsi="Times New Roman" w:cs="Times New Roman"/>
          <w:sz w:val="28"/>
          <w:szCs w:val="28"/>
        </w:rPr>
      </w:pPr>
      <w:del w:id="4374" w:author="admin" w:date="2022-12-12T09:28:00Z">
        <w:r w:rsidRPr="00081AF8" w:rsidDel="00E37E31">
          <w:rPr>
            <w:rFonts w:ascii="Times New Roman" w:hAnsi="Times New Roman" w:cs="Times New Roman"/>
            <w:sz w:val="28"/>
            <w:szCs w:val="28"/>
          </w:rPr>
          <w:delText>- Lập trình thử nghiệm xây dựng webiste bán hàng.</w:delText>
        </w:r>
      </w:del>
    </w:p>
    <w:p w14:paraId="48106D08" w14:textId="77777777" w:rsidR="00D40B91" w:rsidRPr="00081AF8" w:rsidDel="00E37E31" w:rsidRDefault="00D40B91" w:rsidP="00081AF8">
      <w:pPr>
        <w:pStyle w:val="ListParagraph"/>
        <w:spacing w:line="360" w:lineRule="auto"/>
        <w:ind w:left="142"/>
        <w:jc w:val="both"/>
        <w:rPr>
          <w:del w:id="4375" w:author="admin" w:date="2022-12-12T09:28:00Z"/>
          <w:rFonts w:ascii="Times New Roman" w:hAnsi="Times New Roman" w:cs="Times New Roman"/>
          <w:sz w:val="28"/>
          <w:szCs w:val="28"/>
        </w:rPr>
      </w:pPr>
      <w:del w:id="4376" w:author="admin" w:date="2022-12-12T09:28:00Z">
        <w:r w:rsidRPr="00081AF8" w:rsidDel="00E37E31">
          <w:rPr>
            <w:rFonts w:ascii="Times New Roman" w:hAnsi="Times New Roman" w:cs="Times New Roman"/>
            <w:sz w:val="28"/>
            <w:szCs w:val="28"/>
          </w:rPr>
          <w:delText xml:space="preserve">         Đề tài đang trong quá trình kiểm thử, trước khi đưa vào sử dụng. Do kinh nghiệm bản thân còn hạn chế và thời gian có hạn nên không tránh khỏi sai sót. Tôi rất mong nhận được sự đóng góp của thầy, cô giáo và các bạn để chương trình được hoàn thiện hơn nữa.</w:delText>
        </w:r>
      </w:del>
    </w:p>
    <w:p w14:paraId="3933B81A" w14:textId="77777777" w:rsidR="00D40B91" w:rsidRPr="00081AF8" w:rsidDel="00E37E31" w:rsidRDefault="00D40B91" w:rsidP="00081AF8">
      <w:pPr>
        <w:pStyle w:val="ListParagraph"/>
        <w:spacing w:line="360" w:lineRule="auto"/>
        <w:ind w:left="142"/>
        <w:jc w:val="both"/>
        <w:rPr>
          <w:del w:id="4377" w:author="admin" w:date="2022-12-12T09:28:00Z"/>
          <w:rFonts w:ascii="Times New Roman" w:hAnsi="Times New Roman" w:cs="Times New Roman"/>
          <w:sz w:val="28"/>
          <w:szCs w:val="28"/>
        </w:rPr>
      </w:pPr>
      <w:del w:id="4378" w:author="admin" w:date="2022-12-12T09:28:00Z">
        <w:r w:rsidRPr="00081AF8" w:rsidDel="00E37E31">
          <w:rPr>
            <w:rFonts w:ascii="Times New Roman" w:hAnsi="Times New Roman" w:cs="Times New Roman"/>
            <w:sz w:val="28"/>
            <w:szCs w:val="28"/>
          </w:rPr>
          <w:delText xml:space="preserve">       Một lần nữa tôi xin chân thành cảm ơn cô Chu Thị Hường, cùng các thầy cô trong khoa CNTT, đã tạo điều kiện giúp đỡ và chỉ bảo tôi để tôi có thể hoàn thành được đồ án tốt nghiệp này. </w:delText>
        </w:r>
      </w:del>
    </w:p>
    <w:p w14:paraId="102AA261" w14:textId="77777777" w:rsidR="00D40B91" w:rsidRPr="00081AF8" w:rsidDel="00E37E31" w:rsidRDefault="00D40B91" w:rsidP="00081AF8">
      <w:pPr>
        <w:pStyle w:val="Heading2"/>
        <w:numPr>
          <w:ilvl w:val="2"/>
          <w:numId w:val="16"/>
        </w:numPr>
        <w:tabs>
          <w:tab w:val="left" w:pos="0"/>
          <w:tab w:val="left" w:pos="851"/>
        </w:tabs>
        <w:spacing w:before="0" w:after="0" w:line="360" w:lineRule="auto"/>
        <w:ind w:left="426"/>
        <w:jc w:val="both"/>
        <w:rPr>
          <w:del w:id="4379" w:author="admin" w:date="2022-12-12T09:28:00Z"/>
          <w:rFonts w:ascii="Times New Roman" w:eastAsia="Times New Roman" w:hAnsi="Times New Roman" w:cs="Times New Roman"/>
          <w:b/>
          <w:sz w:val="28"/>
          <w:szCs w:val="28"/>
        </w:rPr>
      </w:pPr>
      <w:bookmarkStart w:id="4380" w:name="_Toc95909189"/>
      <w:del w:id="4381" w:author="admin" w:date="2022-12-12T09:28:00Z">
        <w:r w:rsidRPr="00081AF8" w:rsidDel="00E37E31">
          <w:rPr>
            <w:rFonts w:ascii="Times New Roman" w:eastAsia="Times New Roman" w:hAnsi="Times New Roman" w:cs="Times New Roman"/>
            <w:b/>
            <w:sz w:val="28"/>
            <w:szCs w:val="28"/>
          </w:rPr>
          <w:delText>Hướng phát triển</w:delText>
        </w:r>
        <w:bookmarkEnd w:id="4380"/>
      </w:del>
    </w:p>
    <w:p w14:paraId="4EA40A0D" w14:textId="77777777" w:rsidR="00D40B91" w:rsidRPr="00081AF8" w:rsidDel="00E37E31" w:rsidRDefault="00D40B91" w:rsidP="00081AF8">
      <w:pPr>
        <w:spacing w:line="360" w:lineRule="auto"/>
        <w:ind w:firstLine="426"/>
        <w:rPr>
          <w:del w:id="4382" w:author="admin" w:date="2022-12-12T09:28:00Z"/>
          <w:rFonts w:ascii="Times New Roman" w:hAnsi="Times New Roman" w:cs="Times New Roman"/>
          <w:sz w:val="28"/>
          <w:szCs w:val="28"/>
        </w:rPr>
      </w:pPr>
      <w:del w:id="4383" w:author="admin" w:date="2022-12-12T09:28:00Z">
        <w:r w:rsidRPr="00081AF8" w:rsidDel="00E37E31">
          <w:rPr>
            <w:rFonts w:ascii="Times New Roman" w:hAnsi="Times New Roman" w:cs="Times New Roman"/>
            <w:sz w:val="28"/>
            <w:szCs w:val="28"/>
          </w:rPr>
          <w:delText>Trong thời gian tới với mong muốn phát triển hoàn thiện phần mềm, em đề xuất thêm một số nội dung như sau:</w:delText>
        </w:r>
      </w:del>
    </w:p>
    <w:p w14:paraId="06227203" w14:textId="77777777" w:rsidR="00D40B91" w:rsidRPr="00081AF8" w:rsidDel="00E37E31" w:rsidRDefault="00D40B91" w:rsidP="00081AF8">
      <w:pPr>
        <w:pStyle w:val="ListParagraph"/>
        <w:numPr>
          <w:ilvl w:val="0"/>
          <w:numId w:val="20"/>
        </w:numPr>
        <w:spacing w:after="0" w:line="360" w:lineRule="auto"/>
        <w:ind w:left="810"/>
        <w:rPr>
          <w:del w:id="4384" w:author="admin" w:date="2022-12-12T09:28:00Z"/>
          <w:rFonts w:ascii="Times New Roman" w:hAnsi="Times New Roman" w:cs="Times New Roman"/>
          <w:sz w:val="28"/>
          <w:szCs w:val="28"/>
        </w:rPr>
      </w:pPr>
      <w:del w:id="4385" w:author="admin" w:date="2022-12-12T09:28:00Z">
        <w:r w:rsidRPr="00081AF8" w:rsidDel="00E37E31">
          <w:rPr>
            <w:rFonts w:ascii="Times New Roman" w:hAnsi="Times New Roman" w:cs="Times New Roman"/>
            <w:sz w:val="28"/>
            <w:szCs w:val="28"/>
          </w:rPr>
          <w:delText>Hoàn thiện UI, UX.</w:delText>
        </w:r>
      </w:del>
    </w:p>
    <w:p w14:paraId="727C9608" w14:textId="77777777" w:rsidR="00D40B91" w:rsidRPr="00081AF8" w:rsidDel="00E37E31" w:rsidRDefault="00D40B91" w:rsidP="00081AF8">
      <w:pPr>
        <w:pStyle w:val="ListParagraph"/>
        <w:numPr>
          <w:ilvl w:val="0"/>
          <w:numId w:val="20"/>
        </w:numPr>
        <w:spacing w:after="0" w:line="360" w:lineRule="auto"/>
        <w:ind w:left="810"/>
        <w:rPr>
          <w:del w:id="4386" w:author="admin" w:date="2022-12-12T09:28:00Z"/>
          <w:rFonts w:ascii="Times New Roman" w:hAnsi="Times New Roman" w:cs="Times New Roman"/>
          <w:sz w:val="28"/>
          <w:szCs w:val="28"/>
        </w:rPr>
      </w:pPr>
      <w:del w:id="4387" w:author="admin" w:date="2022-12-12T09:28:00Z">
        <w:r w:rsidRPr="00081AF8" w:rsidDel="00E37E31">
          <w:rPr>
            <w:rFonts w:ascii="Times New Roman" w:hAnsi="Times New Roman" w:cs="Times New Roman"/>
            <w:sz w:val="28"/>
            <w:szCs w:val="28"/>
          </w:rPr>
          <w:delText>Chức năng thanh toán qua các ví điện tử.</w:delText>
        </w:r>
      </w:del>
    </w:p>
    <w:p w14:paraId="3094B2E8" w14:textId="77777777" w:rsidR="00D40B91" w:rsidRPr="00081AF8" w:rsidDel="00E37E31" w:rsidRDefault="00D40B91" w:rsidP="00081AF8">
      <w:pPr>
        <w:pStyle w:val="ListParagraph"/>
        <w:numPr>
          <w:ilvl w:val="0"/>
          <w:numId w:val="20"/>
        </w:numPr>
        <w:spacing w:after="0" w:line="360" w:lineRule="auto"/>
        <w:ind w:left="810"/>
        <w:rPr>
          <w:del w:id="4388" w:author="admin" w:date="2022-12-12T09:28:00Z"/>
          <w:rFonts w:ascii="Times New Roman" w:hAnsi="Times New Roman" w:cs="Times New Roman"/>
          <w:sz w:val="28"/>
          <w:szCs w:val="28"/>
        </w:rPr>
      </w:pPr>
      <w:del w:id="4389" w:author="admin" w:date="2022-12-12T09:28:00Z">
        <w:r w:rsidRPr="00081AF8" w:rsidDel="00E37E31">
          <w:rPr>
            <w:rFonts w:ascii="Times New Roman" w:hAnsi="Times New Roman" w:cs="Times New Roman"/>
            <w:sz w:val="28"/>
            <w:szCs w:val="28"/>
          </w:rPr>
          <w:delText>Chức năng gợi ý sản phẩm.</w:delText>
        </w:r>
      </w:del>
    </w:p>
    <w:p w14:paraId="53A04DD0" w14:textId="77777777" w:rsidR="00D40B91" w:rsidRPr="00081AF8" w:rsidDel="00E37E31" w:rsidRDefault="00D40B91" w:rsidP="00081AF8">
      <w:pPr>
        <w:spacing w:line="360" w:lineRule="auto"/>
        <w:rPr>
          <w:del w:id="4390" w:author="admin" w:date="2022-12-12T09:28:00Z"/>
          <w:rFonts w:ascii="Times New Roman" w:hAnsi="Times New Roman" w:cs="Times New Roman"/>
          <w:sz w:val="28"/>
          <w:szCs w:val="28"/>
        </w:rPr>
      </w:pPr>
      <w:del w:id="4391" w:author="admin" w:date="2022-12-12T09:28:00Z">
        <w:r w:rsidRPr="00081AF8" w:rsidDel="00E37E31">
          <w:rPr>
            <w:rFonts w:ascii="Times New Roman" w:hAnsi="Times New Roman" w:cs="Times New Roman"/>
            <w:sz w:val="28"/>
            <w:szCs w:val="28"/>
          </w:rPr>
          <w:br w:type="page"/>
        </w:r>
      </w:del>
    </w:p>
    <w:p w14:paraId="47D6151B" w14:textId="77777777" w:rsidR="00D40B91" w:rsidRPr="00081AF8" w:rsidDel="00E37E31" w:rsidRDefault="00D40B91" w:rsidP="00081AF8">
      <w:pPr>
        <w:pStyle w:val="Heading1"/>
        <w:tabs>
          <w:tab w:val="left" w:pos="0"/>
        </w:tabs>
        <w:spacing w:before="240" w:after="0" w:line="360" w:lineRule="auto"/>
        <w:ind w:left="851"/>
        <w:jc w:val="center"/>
        <w:rPr>
          <w:del w:id="4392" w:author="admin" w:date="2022-12-12T09:28:00Z"/>
          <w:rFonts w:ascii="Times New Roman" w:eastAsia="Times New Roman" w:hAnsi="Times New Roman" w:cs="Times New Roman"/>
          <w:b/>
          <w:sz w:val="28"/>
          <w:szCs w:val="28"/>
        </w:rPr>
      </w:pPr>
      <w:bookmarkStart w:id="4393" w:name="_Toc95909190"/>
      <w:del w:id="4394" w:author="admin" w:date="2022-12-12T09:28:00Z">
        <w:r w:rsidRPr="00081AF8" w:rsidDel="00E37E31">
          <w:rPr>
            <w:rFonts w:ascii="Times New Roman" w:eastAsia="Times New Roman" w:hAnsi="Times New Roman" w:cs="Times New Roman"/>
            <w:b/>
            <w:sz w:val="28"/>
            <w:szCs w:val="28"/>
          </w:rPr>
          <w:delText>TÀI LIỆU THAM KHẢO</w:delText>
        </w:r>
        <w:bookmarkEnd w:id="4393"/>
      </w:del>
    </w:p>
    <w:p w14:paraId="7AF47FE7" w14:textId="77777777" w:rsidR="00D40B91" w:rsidRPr="00081AF8" w:rsidDel="00E37E31" w:rsidRDefault="00D40B91" w:rsidP="00081AF8">
      <w:pPr>
        <w:spacing w:line="360" w:lineRule="auto"/>
        <w:rPr>
          <w:del w:id="4395" w:author="admin" w:date="2022-12-12T09:28:00Z"/>
          <w:rFonts w:ascii="Times New Roman" w:hAnsi="Times New Roman" w:cs="Times New Roman"/>
          <w:sz w:val="28"/>
          <w:szCs w:val="28"/>
        </w:rPr>
      </w:pPr>
      <w:del w:id="4396" w:author="admin" w:date="2022-12-12T09:28:00Z">
        <w:r w:rsidRPr="00081AF8" w:rsidDel="00E37E31">
          <w:rPr>
            <w:rFonts w:ascii="Times New Roman" w:hAnsi="Times New Roman" w:cs="Times New Roman"/>
            <w:sz w:val="28"/>
            <w:szCs w:val="28"/>
          </w:rPr>
          <w:delText>[1] https://www.php.net</w:delText>
        </w:r>
      </w:del>
    </w:p>
    <w:p w14:paraId="10DBAB9E" w14:textId="77777777" w:rsidR="00D40B91" w:rsidRPr="00081AF8" w:rsidDel="00E37E31" w:rsidRDefault="00D40B91" w:rsidP="00081AF8">
      <w:pPr>
        <w:spacing w:line="360" w:lineRule="auto"/>
        <w:rPr>
          <w:del w:id="4397" w:author="admin" w:date="2022-12-12T09:28:00Z"/>
          <w:rFonts w:ascii="Times New Roman" w:hAnsi="Times New Roman" w:cs="Times New Roman"/>
          <w:sz w:val="28"/>
          <w:szCs w:val="28"/>
        </w:rPr>
      </w:pPr>
      <w:del w:id="4398" w:author="admin" w:date="2022-12-12T09:28:00Z">
        <w:r w:rsidRPr="00081AF8" w:rsidDel="00E37E31">
          <w:rPr>
            <w:rFonts w:ascii="Times New Roman" w:hAnsi="Times New Roman" w:cs="Times New Roman"/>
            <w:sz w:val="28"/>
            <w:szCs w:val="28"/>
          </w:rPr>
          <w:delText xml:space="preserve">[2] </w:delText>
        </w:r>
        <w:r w:rsidRPr="00081AF8" w:rsidDel="00E37E31">
          <w:fldChar w:fldCharType="begin"/>
        </w:r>
        <w:r w:rsidRPr="00081AF8" w:rsidDel="00E37E31">
          <w:rPr>
            <w:rFonts w:ascii="Times New Roman" w:hAnsi="Times New Roman" w:cs="Times New Roman"/>
            <w:sz w:val="28"/>
            <w:szCs w:val="28"/>
          </w:rPr>
          <w:delInstrText xml:space="preserve"> HYPERLINK "https://www.mysql.com/" </w:delInstrText>
        </w:r>
        <w:r w:rsidRPr="00081AF8" w:rsidDel="00E37E31">
          <w:fldChar w:fldCharType="separate"/>
        </w:r>
        <w:r w:rsidRPr="00081AF8" w:rsidDel="00E37E31">
          <w:rPr>
            <w:rStyle w:val="Hyperlink"/>
            <w:rFonts w:ascii="Times New Roman" w:hAnsi="Times New Roman" w:cs="Times New Roman"/>
            <w:color w:val="auto"/>
            <w:sz w:val="28"/>
            <w:szCs w:val="28"/>
            <w:u w:val="none"/>
          </w:rPr>
          <w:delText>https://www.mysql.com/</w:delText>
        </w:r>
        <w:r w:rsidRPr="00081AF8" w:rsidDel="00E37E31">
          <w:rPr>
            <w:rStyle w:val="Hyperlink"/>
            <w:rFonts w:ascii="Times New Roman" w:hAnsi="Times New Roman" w:cs="Times New Roman"/>
            <w:color w:val="auto"/>
            <w:sz w:val="28"/>
            <w:szCs w:val="28"/>
            <w:u w:val="none"/>
          </w:rPr>
          <w:fldChar w:fldCharType="end"/>
        </w:r>
      </w:del>
    </w:p>
    <w:p w14:paraId="5653990D" w14:textId="77777777" w:rsidR="00D40B91" w:rsidRPr="00081AF8" w:rsidDel="00E37E31" w:rsidRDefault="00D40B91" w:rsidP="00081AF8">
      <w:pPr>
        <w:spacing w:line="360" w:lineRule="auto"/>
        <w:rPr>
          <w:del w:id="4399" w:author="admin" w:date="2022-12-12T09:28:00Z"/>
          <w:rFonts w:ascii="Times New Roman" w:hAnsi="Times New Roman" w:cs="Times New Roman"/>
          <w:sz w:val="28"/>
          <w:szCs w:val="28"/>
        </w:rPr>
      </w:pPr>
      <w:del w:id="4400" w:author="admin" w:date="2022-12-12T09:28:00Z">
        <w:r w:rsidRPr="00081AF8" w:rsidDel="00E37E31">
          <w:rPr>
            <w:rFonts w:ascii="Times New Roman" w:hAnsi="Times New Roman" w:cs="Times New Roman"/>
            <w:sz w:val="28"/>
            <w:szCs w:val="28"/>
          </w:rPr>
          <w:delText xml:space="preserve">[3] </w:delText>
        </w:r>
        <w:r w:rsidRPr="00081AF8" w:rsidDel="00E37E31">
          <w:fldChar w:fldCharType="begin"/>
        </w:r>
        <w:r w:rsidRPr="00081AF8" w:rsidDel="00E37E31">
          <w:rPr>
            <w:rFonts w:ascii="Times New Roman" w:hAnsi="Times New Roman" w:cs="Times New Roman"/>
            <w:sz w:val="28"/>
            <w:szCs w:val="28"/>
          </w:rPr>
          <w:delInstrText xml:space="preserve"> HYPERLINK "https://www.w3schools.com/html" </w:delInstrText>
        </w:r>
        <w:r w:rsidRPr="00081AF8" w:rsidDel="00E37E31">
          <w:fldChar w:fldCharType="separate"/>
        </w:r>
        <w:r w:rsidRPr="00081AF8" w:rsidDel="00E37E31">
          <w:rPr>
            <w:rStyle w:val="Hyperlink"/>
            <w:rFonts w:ascii="Times New Roman" w:hAnsi="Times New Roman" w:cs="Times New Roman"/>
            <w:color w:val="auto"/>
            <w:sz w:val="28"/>
            <w:szCs w:val="28"/>
            <w:u w:val="none"/>
          </w:rPr>
          <w:delText>https://www.w3schools.com/html</w:delText>
        </w:r>
        <w:r w:rsidRPr="00081AF8" w:rsidDel="00E37E31">
          <w:rPr>
            <w:rStyle w:val="Hyperlink"/>
            <w:rFonts w:ascii="Times New Roman" w:hAnsi="Times New Roman" w:cs="Times New Roman"/>
            <w:color w:val="auto"/>
            <w:sz w:val="28"/>
            <w:szCs w:val="28"/>
            <w:u w:val="none"/>
          </w:rPr>
          <w:fldChar w:fldCharType="end"/>
        </w:r>
      </w:del>
    </w:p>
    <w:p w14:paraId="60235A97" w14:textId="77777777" w:rsidR="00D40B91" w:rsidRPr="00081AF8" w:rsidDel="00E37E31" w:rsidRDefault="00D40B91" w:rsidP="00081AF8">
      <w:pPr>
        <w:spacing w:line="360" w:lineRule="auto"/>
        <w:rPr>
          <w:del w:id="4401" w:author="admin" w:date="2022-12-12T09:28:00Z"/>
          <w:rFonts w:ascii="Times New Roman" w:hAnsi="Times New Roman" w:cs="Times New Roman"/>
          <w:sz w:val="28"/>
          <w:szCs w:val="28"/>
        </w:rPr>
      </w:pPr>
      <w:del w:id="4402" w:author="admin" w:date="2022-12-12T09:28:00Z">
        <w:r w:rsidRPr="00081AF8" w:rsidDel="00E37E31">
          <w:rPr>
            <w:rFonts w:ascii="Times New Roman" w:hAnsi="Times New Roman" w:cs="Times New Roman"/>
            <w:sz w:val="28"/>
            <w:szCs w:val="28"/>
          </w:rPr>
          <w:delText>[4] https://www.w3schools.com/css</w:delText>
        </w:r>
      </w:del>
    </w:p>
    <w:p w14:paraId="47574F03" w14:textId="77777777" w:rsidR="00D40B91" w:rsidRPr="00081AF8" w:rsidDel="00E37E31" w:rsidRDefault="00D40B91" w:rsidP="00081AF8">
      <w:pPr>
        <w:spacing w:line="360" w:lineRule="auto"/>
        <w:rPr>
          <w:del w:id="4403" w:author="admin" w:date="2022-12-12T09:28:00Z"/>
          <w:rFonts w:ascii="Times New Roman" w:hAnsi="Times New Roman" w:cs="Times New Roman"/>
          <w:sz w:val="28"/>
          <w:szCs w:val="28"/>
        </w:rPr>
      </w:pPr>
      <w:del w:id="4404" w:author="admin" w:date="2022-12-12T09:28:00Z">
        <w:r w:rsidRPr="00081AF8" w:rsidDel="00E37E31">
          <w:rPr>
            <w:rFonts w:ascii="Times New Roman" w:hAnsi="Times New Roman" w:cs="Times New Roman"/>
            <w:sz w:val="28"/>
            <w:szCs w:val="28"/>
          </w:rPr>
          <w:delText xml:space="preserve">[5] </w:delText>
        </w:r>
        <w:r w:rsidRPr="00081AF8" w:rsidDel="00E37E31">
          <w:fldChar w:fldCharType="begin"/>
        </w:r>
        <w:r w:rsidRPr="00081AF8" w:rsidDel="00E37E31">
          <w:rPr>
            <w:rFonts w:ascii="Times New Roman" w:hAnsi="Times New Roman" w:cs="Times New Roman"/>
            <w:sz w:val="28"/>
            <w:szCs w:val="28"/>
          </w:rPr>
          <w:delInstrText xml:space="preserve"> HYPERLINK "https://www.w3schools.com/js" </w:delInstrText>
        </w:r>
        <w:r w:rsidRPr="00081AF8" w:rsidDel="00E37E31">
          <w:fldChar w:fldCharType="separate"/>
        </w:r>
        <w:r w:rsidRPr="00081AF8" w:rsidDel="00E37E31">
          <w:rPr>
            <w:rStyle w:val="Hyperlink"/>
            <w:rFonts w:ascii="Times New Roman" w:hAnsi="Times New Roman" w:cs="Times New Roman"/>
            <w:color w:val="auto"/>
            <w:sz w:val="28"/>
            <w:szCs w:val="28"/>
            <w:u w:val="none"/>
          </w:rPr>
          <w:delText>https://www.w3schools.com/js</w:delText>
        </w:r>
        <w:r w:rsidRPr="00081AF8" w:rsidDel="00E37E31">
          <w:rPr>
            <w:rStyle w:val="Hyperlink"/>
            <w:rFonts w:ascii="Times New Roman" w:hAnsi="Times New Roman" w:cs="Times New Roman"/>
            <w:color w:val="auto"/>
            <w:sz w:val="28"/>
            <w:szCs w:val="28"/>
            <w:u w:val="none"/>
          </w:rPr>
          <w:fldChar w:fldCharType="end"/>
        </w:r>
      </w:del>
    </w:p>
    <w:p w14:paraId="7B7EFF1A" w14:textId="77777777" w:rsidR="00D40B91" w:rsidRPr="00081AF8" w:rsidDel="00E37E31" w:rsidRDefault="00D40B91" w:rsidP="00081AF8">
      <w:pPr>
        <w:spacing w:line="360" w:lineRule="auto"/>
        <w:rPr>
          <w:del w:id="4405" w:author="admin" w:date="2022-12-12T09:28:00Z"/>
          <w:rFonts w:ascii="Times New Roman" w:hAnsi="Times New Roman" w:cs="Times New Roman"/>
          <w:sz w:val="28"/>
          <w:szCs w:val="28"/>
        </w:rPr>
      </w:pPr>
    </w:p>
    <w:p w14:paraId="520D808E" w14:textId="77777777" w:rsidR="00D40B91" w:rsidRPr="00081AF8" w:rsidRDefault="00D40B91" w:rsidP="00081AF8">
      <w:pPr>
        <w:spacing w:line="360" w:lineRule="auto"/>
        <w:rPr>
          <w:rFonts w:ascii="Times New Roman" w:hAnsi="Times New Roman" w:cs="Times New Roman"/>
          <w:sz w:val="28"/>
          <w:szCs w:val="28"/>
        </w:rPr>
      </w:pPr>
    </w:p>
    <w:p w14:paraId="6B09A804" w14:textId="77777777" w:rsidR="00E305A5" w:rsidRPr="00081AF8" w:rsidRDefault="00E305A5" w:rsidP="00081AF8">
      <w:pPr>
        <w:spacing w:line="360" w:lineRule="auto"/>
        <w:rPr>
          <w:rFonts w:ascii="Times New Roman" w:hAnsi="Times New Roman" w:cs="Times New Roman"/>
          <w:sz w:val="28"/>
          <w:szCs w:val="28"/>
        </w:rPr>
      </w:pPr>
    </w:p>
    <w:sectPr w:rsidR="00E305A5" w:rsidRPr="00081AF8" w:rsidSect="00D3188A">
      <w:headerReference w:type="default" r:id="rId82"/>
      <w:pgSz w:w="11906" w:h="16838" w:code="9"/>
      <w:pgMar w:top="1418" w:right="851" w:bottom="1134"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3" w:author="Chu Thị Hường" w:date="2022-12-12T11:40:00Z" w:initials="C">
    <w:p w14:paraId="0BC96AB3" w14:textId="77777777" w:rsidR="00947C41" w:rsidRDefault="00947C41" w:rsidP="00D40B91">
      <w:pPr>
        <w:pStyle w:val="CommentText"/>
      </w:pPr>
      <w:r>
        <w:rPr>
          <w:rStyle w:val="CommentReference"/>
        </w:rPr>
        <w:annotationRef/>
      </w:r>
      <w:r>
        <w:t>Sau dấu ? bỏ dấu ,</w:t>
      </w:r>
    </w:p>
  </w:comment>
  <w:comment w:id="2951" w:author="Chu Thị Hường" w:date="2022-12-11T09:00:00Z" w:initials="C">
    <w:p w14:paraId="490F146B" w14:textId="77777777" w:rsidR="00947C41" w:rsidRDefault="00947C41" w:rsidP="00D40B91">
      <w:pPr>
        <w:pStyle w:val="CommentText"/>
      </w:pPr>
      <w:r>
        <w:rPr>
          <w:rStyle w:val="CommentReference"/>
        </w:rPr>
        <w:annotationRef/>
      </w:r>
      <w:r>
        <w:t>Biểu đồ luồng bị hiệu ứng mặt trời mọc. Những thông tin đi cùng nhau em tạo thành gí thông tin và chỉ định 1 luồng, những luồng quá chi tiết xem có thể lược để chi tiết hóa ở các bước phân rã tiếp theo.</w:t>
      </w:r>
    </w:p>
  </w:comment>
  <w:comment w:id="2982" w:author="Chu Thị Hường" w:date="2022-12-11T09:02:00Z" w:initials="C">
    <w:p w14:paraId="628F19F8" w14:textId="77777777" w:rsidR="00947C41" w:rsidRDefault="00947C41" w:rsidP="00D40B91">
      <w:pPr>
        <w:pStyle w:val="CommentText"/>
      </w:pPr>
      <w:r>
        <w:rPr>
          <w:rStyle w:val="CommentReference"/>
        </w:rPr>
        <w:annotationRef/>
      </w:r>
      <w:r>
        <w:t>Muiĩ tên đến các Kho dữ liệu thông tin hai chiều không khác nhau nên vẽ thành 1 đường mũi tên hai chiều nhé.</w:t>
      </w:r>
    </w:p>
    <w:p w14:paraId="26E43BC7" w14:textId="77777777" w:rsidR="00947C41" w:rsidRDefault="00947C41" w:rsidP="00D40B91">
      <w:pPr>
        <w:pStyle w:val="CommentText"/>
      </w:pPr>
    </w:p>
    <w:p w14:paraId="1CD5FE5D" w14:textId="77777777" w:rsidR="00947C41" w:rsidRDefault="00947C41" w:rsidP="00D40B91">
      <w:pPr>
        <w:pStyle w:val="CommentText"/>
      </w:pPr>
      <w:r>
        <w:t>Tương tự với các biểu đồ tiếp theo</w:t>
      </w:r>
    </w:p>
  </w:comment>
  <w:comment w:id="3098" w:author="Chu Thị Hường" w:date="2022-12-11T09:04:00Z" w:initials="C">
    <w:p w14:paraId="588BEAAF" w14:textId="77777777" w:rsidR="00947C41" w:rsidRDefault="00947C41" w:rsidP="00D40B91">
      <w:pPr>
        <w:pStyle w:val="CommentText"/>
      </w:pPr>
      <w:r>
        <w:rPr>
          <w:rStyle w:val="CommentReference"/>
        </w:rPr>
        <w:annotationRef/>
      </w:r>
      <w:r>
        <w:t>Mục này đưa lên Chương 2</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C96AB3" w15:done="0"/>
  <w15:commentEx w15:paraId="490F146B" w15:done="0"/>
  <w15:commentEx w15:paraId="1CD5FE5D" w15:done="0"/>
  <w15:commentEx w15:paraId="588BEAA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A3984" w14:textId="77777777" w:rsidR="00F43676" w:rsidRDefault="00F43676" w:rsidP="0021499C">
      <w:pPr>
        <w:spacing w:after="0" w:line="240" w:lineRule="auto"/>
      </w:pPr>
      <w:r>
        <w:separator/>
      </w:r>
    </w:p>
  </w:endnote>
  <w:endnote w:type="continuationSeparator" w:id="0">
    <w:p w14:paraId="0860703B" w14:textId="77777777" w:rsidR="00F43676" w:rsidRDefault="00F43676" w:rsidP="00214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nTime">
    <w:altName w:val="Courier New"/>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1E7036" w14:textId="77777777" w:rsidR="00F43676" w:rsidRDefault="00F43676" w:rsidP="0021499C">
      <w:pPr>
        <w:spacing w:after="0" w:line="240" w:lineRule="auto"/>
      </w:pPr>
      <w:r>
        <w:separator/>
      </w:r>
    </w:p>
  </w:footnote>
  <w:footnote w:type="continuationSeparator" w:id="0">
    <w:p w14:paraId="39980AE8" w14:textId="77777777" w:rsidR="00F43676" w:rsidRDefault="00F43676" w:rsidP="00214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2B6F" w14:textId="30A755CB" w:rsidR="00947C41" w:rsidRDefault="00947C41" w:rsidP="00081AF8">
    <w:pPr>
      <w:pStyle w:val="Header"/>
    </w:pPr>
  </w:p>
  <w:p w14:paraId="36771C10" w14:textId="77777777" w:rsidR="00947C41" w:rsidRDefault="00947C4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71030"/>
      <w:docPartObj>
        <w:docPartGallery w:val="Page Numbers (Top of Page)"/>
        <w:docPartUnique/>
      </w:docPartObj>
    </w:sdtPr>
    <w:sdtEndPr>
      <w:rPr>
        <w:noProof/>
      </w:rPr>
    </w:sdtEndPr>
    <w:sdtContent>
      <w:p w14:paraId="4A09D98A" w14:textId="58C086AA" w:rsidR="00947C41" w:rsidRDefault="00947C41">
        <w:pPr>
          <w:pStyle w:val="Header"/>
          <w:jc w:val="center"/>
        </w:pPr>
        <w:r>
          <w:fldChar w:fldCharType="begin"/>
        </w:r>
        <w:r>
          <w:instrText xml:space="preserve"> PAGE   \* MERGEFORMAT </w:instrText>
        </w:r>
        <w:r>
          <w:fldChar w:fldCharType="separate"/>
        </w:r>
        <w:r w:rsidR="00B52A84">
          <w:rPr>
            <w:noProof/>
          </w:rPr>
          <w:t>48</w:t>
        </w:r>
        <w:r>
          <w:rPr>
            <w:noProof/>
          </w:rPr>
          <w:fldChar w:fldCharType="end"/>
        </w:r>
      </w:p>
    </w:sdtContent>
  </w:sdt>
  <w:p w14:paraId="76EB55DA" w14:textId="77777777" w:rsidR="00947C41" w:rsidRDefault="00947C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16AF"/>
    <w:multiLevelType w:val="hybridMultilevel"/>
    <w:tmpl w:val="E73A4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1684"/>
    <w:multiLevelType w:val="hybridMultilevel"/>
    <w:tmpl w:val="50424334"/>
    <w:lvl w:ilvl="0" w:tplc="E8C8C3C4">
      <w:start w:val="1"/>
      <w:numFmt w:val="bullet"/>
      <w:lvlText w:val="-"/>
      <w:lvlJc w:val="left"/>
      <w:pPr>
        <w:ind w:left="720" w:hanging="360"/>
      </w:pPr>
      <w:rPr>
        <w:rFonts w:ascii=".VnTime" w:eastAsia="Times New Roman" w:hAnsi=".VnTim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528F3"/>
    <w:multiLevelType w:val="hybridMultilevel"/>
    <w:tmpl w:val="52A88A4E"/>
    <w:lvl w:ilvl="0" w:tplc="88A80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B1B05"/>
    <w:multiLevelType w:val="multilevel"/>
    <w:tmpl w:val="8520A2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03F6AFE"/>
    <w:multiLevelType w:val="hybridMultilevel"/>
    <w:tmpl w:val="6EA8A390"/>
    <w:lvl w:ilvl="0" w:tplc="88A801D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414EFD"/>
    <w:multiLevelType w:val="hybridMultilevel"/>
    <w:tmpl w:val="2A2C23DA"/>
    <w:lvl w:ilvl="0" w:tplc="88A80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B5263"/>
    <w:multiLevelType w:val="multilevel"/>
    <w:tmpl w:val="C5CA6B9E"/>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rPr>
        <w:rFonts w:ascii="Times New Roman" w:hAnsi="Times New Roman" w:cs="Times New Roman" w:hint="default"/>
        <w:b/>
        <w:sz w:val="28"/>
        <w:szCs w:val="28"/>
      </w:rPr>
    </w:lvl>
    <w:lvl w:ilvl="3">
      <w:start w:val="1"/>
      <w:numFmt w:val="decimal"/>
      <w:lvlText w:val="%1.%2.%3.%4"/>
      <w:lvlJc w:val="left"/>
      <w:pPr>
        <w:ind w:left="851" w:hanging="851"/>
      </w:pPr>
      <w:rPr>
        <w:rFonts w:ascii="Times New Roman" w:hAnsi="Times New Roman" w:cs="Times New Roman" w:hint="default"/>
        <w:b/>
      </w:rPr>
    </w:lvl>
    <w:lvl w:ilvl="4">
      <w:start w:val="1"/>
      <w:numFmt w:val="lowerLetter"/>
      <w:lvlText w:val="%5."/>
      <w:lvlJc w:val="left"/>
      <w:pPr>
        <w:ind w:left="851" w:hanging="851"/>
      </w:pPr>
    </w:lvl>
    <w:lvl w:ilvl="5">
      <w:start w:val="1"/>
      <w:numFmt w:val="decimal"/>
      <w:lvlText w:val="%1.%2.%3.%4.%5.%6"/>
      <w:lvlJc w:val="left"/>
      <w:pPr>
        <w:ind w:left="851" w:hanging="851"/>
      </w:pPr>
    </w:lvl>
    <w:lvl w:ilvl="6">
      <w:start w:val="1"/>
      <w:numFmt w:val="decimal"/>
      <w:lvlText w:val="%1.%2.%3.%4.%5.%6.%7"/>
      <w:lvlJc w:val="left"/>
      <w:pPr>
        <w:ind w:left="851" w:hanging="851"/>
      </w:pPr>
    </w:lvl>
    <w:lvl w:ilvl="7">
      <w:start w:val="1"/>
      <w:numFmt w:val="decimal"/>
      <w:lvlText w:val="%1.%2.%3.%4.%5.%6.%7.%8"/>
      <w:lvlJc w:val="left"/>
      <w:pPr>
        <w:ind w:left="851" w:hanging="851"/>
      </w:pPr>
    </w:lvl>
    <w:lvl w:ilvl="8">
      <w:start w:val="1"/>
      <w:numFmt w:val="decimal"/>
      <w:lvlText w:val="%1.%2.%3.%4.%5.%6.%7.%8.%9"/>
      <w:lvlJc w:val="left"/>
      <w:pPr>
        <w:ind w:left="851" w:hanging="851"/>
      </w:pPr>
    </w:lvl>
  </w:abstractNum>
  <w:abstractNum w:abstractNumId="7" w15:restartNumberingAfterBreak="0">
    <w:nsid w:val="14222256"/>
    <w:multiLevelType w:val="multilevel"/>
    <w:tmpl w:val="DA8829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DB2BE3"/>
    <w:multiLevelType w:val="hybridMultilevel"/>
    <w:tmpl w:val="0CC65A36"/>
    <w:lvl w:ilvl="0" w:tplc="47C8392C">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FD6527"/>
    <w:multiLevelType w:val="multilevel"/>
    <w:tmpl w:val="A83CA310"/>
    <w:lvl w:ilvl="0">
      <w:start w:val="1"/>
      <w:numFmt w:val="bullet"/>
      <w:lvlText w:val="-"/>
      <w:lvlJc w:val="left"/>
      <w:pPr>
        <w:ind w:left="1288" w:hanging="360"/>
      </w:pPr>
      <w:rPr>
        <w:u w:val="none"/>
      </w:rPr>
    </w:lvl>
    <w:lvl w:ilvl="1">
      <w:start w:val="1"/>
      <w:numFmt w:val="bullet"/>
      <w:lvlText w:val="-"/>
      <w:lvlJc w:val="left"/>
      <w:pPr>
        <w:ind w:left="2008" w:hanging="360"/>
      </w:pPr>
      <w:rPr>
        <w:u w:val="none"/>
      </w:rPr>
    </w:lvl>
    <w:lvl w:ilvl="2">
      <w:start w:val="1"/>
      <w:numFmt w:val="bullet"/>
      <w:lvlText w:val="-"/>
      <w:lvlJc w:val="left"/>
      <w:pPr>
        <w:ind w:left="2728" w:hanging="360"/>
      </w:pPr>
      <w:rPr>
        <w:u w:val="none"/>
      </w:rPr>
    </w:lvl>
    <w:lvl w:ilvl="3">
      <w:start w:val="1"/>
      <w:numFmt w:val="bullet"/>
      <w:lvlText w:val="-"/>
      <w:lvlJc w:val="left"/>
      <w:pPr>
        <w:ind w:left="3448" w:hanging="360"/>
      </w:pPr>
      <w:rPr>
        <w:u w:val="none"/>
      </w:rPr>
    </w:lvl>
    <w:lvl w:ilvl="4">
      <w:start w:val="1"/>
      <w:numFmt w:val="bullet"/>
      <w:lvlText w:val="-"/>
      <w:lvlJc w:val="left"/>
      <w:pPr>
        <w:ind w:left="4168" w:hanging="360"/>
      </w:pPr>
      <w:rPr>
        <w:u w:val="none"/>
      </w:rPr>
    </w:lvl>
    <w:lvl w:ilvl="5">
      <w:start w:val="1"/>
      <w:numFmt w:val="bullet"/>
      <w:lvlText w:val="-"/>
      <w:lvlJc w:val="left"/>
      <w:pPr>
        <w:ind w:left="4888" w:hanging="360"/>
      </w:pPr>
      <w:rPr>
        <w:u w:val="none"/>
      </w:rPr>
    </w:lvl>
    <w:lvl w:ilvl="6">
      <w:start w:val="1"/>
      <w:numFmt w:val="bullet"/>
      <w:lvlText w:val="-"/>
      <w:lvlJc w:val="left"/>
      <w:pPr>
        <w:ind w:left="5608" w:hanging="360"/>
      </w:pPr>
      <w:rPr>
        <w:u w:val="none"/>
      </w:rPr>
    </w:lvl>
    <w:lvl w:ilvl="7">
      <w:start w:val="1"/>
      <w:numFmt w:val="bullet"/>
      <w:lvlText w:val="-"/>
      <w:lvlJc w:val="left"/>
      <w:pPr>
        <w:ind w:left="6328" w:hanging="360"/>
      </w:pPr>
      <w:rPr>
        <w:u w:val="none"/>
      </w:rPr>
    </w:lvl>
    <w:lvl w:ilvl="8">
      <w:start w:val="1"/>
      <w:numFmt w:val="bullet"/>
      <w:lvlText w:val="-"/>
      <w:lvlJc w:val="left"/>
      <w:pPr>
        <w:ind w:left="7048" w:hanging="360"/>
      </w:pPr>
      <w:rPr>
        <w:u w:val="none"/>
      </w:rPr>
    </w:lvl>
  </w:abstractNum>
  <w:abstractNum w:abstractNumId="10" w15:restartNumberingAfterBreak="0">
    <w:nsid w:val="20354290"/>
    <w:multiLevelType w:val="multilevel"/>
    <w:tmpl w:val="9AC288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22A4B00"/>
    <w:multiLevelType w:val="multilevel"/>
    <w:tmpl w:val="FBE0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6F0D10"/>
    <w:multiLevelType w:val="hybridMultilevel"/>
    <w:tmpl w:val="B3AA0446"/>
    <w:lvl w:ilvl="0" w:tplc="88A801D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5E5ED6"/>
    <w:multiLevelType w:val="hybridMultilevel"/>
    <w:tmpl w:val="AC4C6CB6"/>
    <w:lvl w:ilvl="0" w:tplc="88A801DE">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2D152AB4"/>
    <w:multiLevelType w:val="multilevel"/>
    <w:tmpl w:val="D450B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653AB2"/>
    <w:multiLevelType w:val="hybridMultilevel"/>
    <w:tmpl w:val="39F029D8"/>
    <w:lvl w:ilvl="0" w:tplc="A2004AF0">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1EE2932"/>
    <w:multiLevelType w:val="hybridMultilevel"/>
    <w:tmpl w:val="764CAD70"/>
    <w:lvl w:ilvl="0" w:tplc="88A801DE">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340C7789"/>
    <w:multiLevelType w:val="hybridMultilevel"/>
    <w:tmpl w:val="C7220A16"/>
    <w:lvl w:ilvl="0" w:tplc="6D50065E">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37F03F6C"/>
    <w:multiLevelType w:val="multilevel"/>
    <w:tmpl w:val="A3521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7F7054"/>
    <w:multiLevelType w:val="multilevel"/>
    <w:tmpl w:val="0E4261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A2C5D6C"/>
    <w:multiLevelType w:val="hybridMultilevel"/>
    <w:tmpl w:val="FFB4304C"/>
    <w:lvl w:ilvl="0" w:tplc="77E4FFE0">
      <w:start w:val="1"/>
      <w:numFmt w:val="bullet"/>
      <w:lvlText w:val="-"/>
      <w:lvlJc w:val="left"/>
      <w:pPr>
        <w:tabs>
          <w:tab w:val="num" w:pos="3696"/>
        </w:tabs>
        <w:ind w:left="3696" w:hanging="360"/>
      </w:pPr>
      <w:rPr>
        <w:rFonts w:ascii="Times New Roman" w:eastAsia="Times New Roman" w:hAnsi="Times New Roman" w:cs="Times New Roman" w:hint="default"/>
      </w:rPr>
    </w:lvl>
    <w:lvl w:ilvl="1" w:tplc="04090003" w:tentative="1">
      <w:start w:val="1"/>
      <w:numFmt w:val="bullet"/>
      <w:lvlText w:val="o"/>
      <w:lvlJc w:val="left"/>
      <w:pPr>
        <w:tabs>
          <w:tab w:val="num" w:pos="4416"/>
        </w:tabs>
        <w:ind w:left="4416" w:hanging="360"/>
      </w:pPr>
      <w:rPr>
        <w:rFonts w:ascii="Courier New" w:hAnsi="Courier New" w:hint="default"/>
      </w:rPr>
    </w:lvl>
    <w:lvl w:ilvl="2" w:tplc="04090005" w:tentative="1">
      <w:start w:val="1"/>
      <w:numFmt w:val="bullet"/>
      <w:lvlText w:val=""/>
      <w:lvlJc w:val="left"/>
      <w:pPr>
        <w:tabs>
          <w:tab w:val="num" w:pos="5136"/>
        </w:tabs>
        <w:ind w:left="5136" w:hanging="360"/>
      </w:pPr>
      <w:rPr>
        <w:rFonts w:ascii="Wingdings" w:hAnsi="Wingdings" w:hint="default"/>
      </w:rPr>
    </w:lvl>
    <w:lvl w:ilvl="3" w:tplc="04090001" w:tentative="1">
      <w:start w:val="1"/>
      <w:numFmt w:val="bullet"/>
      <w:lvlText w:val=""/>
      <w:lvlJc w:val="left"/>
      <w:pPr>
        <w:tabs>
          <w:tab w:val="num" w:pos="5856"/>
        </w:tabs>
        <w:ind w:left="5856" w:hanging="360"/>
      </w:pPr>
      <w:rPr>
        <w:rFonts w:ascii="Symbol" w:hAnsi="Symbol" w:hint="default"/>
      </w:rPr>
    </w:lvl>
    <w:lvl w:ilvl="4" w:tplc="04090003" w:tentative="1">
      <w:start w:val="1"/>
      <w:numFmt w:val="bullet"/>
      <w:lvlText w:val="o"/>
      <w:lvlJc w:val="left"/>
      <w:pPr>
        <w:tabs>
          <w:tab w:val="num" w:pos="6576"/>
        </w:tabs>
        <w:ind w:left="6576" w:hanging="360"/>
      </w:pPr>
      <w:rPr>
        <w:rFonts w:ascii="Courier New" w:hAnsi="Courier New" w:hint="default"/>
      </w:rPr>
    </w:lvl>
    <w:lvl w:ilvl="5" w:tplc="04090005" w:tentative="1">
      <w:start w:val="1"/>
      <w:numFmt w:val="bullet"/>
      <w:lvlText w:val=""/>
      <w:lvlJc w:val="left"/>
      <w:pPr>
        <w:tabs>
          <w:tab w:val="num" w:pos="7296"/>
        </w:tabs>
        <w:ind w:left="7296" w:hanging="360"/>
      </w:pPr>
      <w:rPr>
        <w:rFonts w:ascii="Wingdings" w:hAnsi="Wingdings" w:hint="default"/>
      </w:rPr>
    </w:lvl>
    <w:lvl w:ilvl="6" w:tplc="04090001" w:tentative="1">
      <w:start w:val="1"/>
      <w:numFmt w:val="bullet"/>
      <w:lvlText w:val=""/>
      <w:lvlJc w:val="left"/>
      <w:pPr>
        <w:tabs>
          <w:tab w:val="num" w:pos="8016"/>
        </w:tabs>
        <w:ind w:left="8016" w:hanging="360"/>
      </w:pPr>
      <w:rPr>
        <w:rFonts w:ascii="Symbol" w:hAnsi="Symbol" w:hint="default"/>
      </w:rPr>
    </w:lvl>
    <w:lvl w:ilvl="7" w:tplc="04090003" w:tentative="1">
      <w:start w:val="1"/>
      <w:numFmt w:val="bullet"/>
      <w:lvlText w:val="o"/>
      <w:lvlJc w:val="left"/>
      <w:pPr>
        <w:tabs>
          <w:tab w:val="num" w:pos="8736"/>
        </w:tabs>
        <w:ind w:left="8736" w:hanging="360"/>
      </w:pPr>
      <w:rPr>
        <w:rFonts w:ascii="Courier New" w:hAnsi="Courier New" w:hint="default"/>
      </w:rPr>
    </w:lvl>
    <w:lvl w:ilvl="8" w:tplc="04090005" w:tentative="1">
      <w:start w:val="1"/>
      <w:numFmt w:val="bullet"/>
      <w:lvlText w:val=""/>
      <w:lvlJc w:val="left"/>
      <w:pPr>
        <w:tabs>
          <w:tab w:val="num" w:pos="9456"/>
        </w:tabs>
        <w:ind w:left="9456" w:hanging="360"/>
      </w:pPr>
      <w:rPr>
        <w:rFonts w:ascii="Wingdings" w:hAnsi="Wingdings" w:hint="default"/>
      </w:rPr>
    </w:lvl>
  </w:abstractNum>
  <w:abstractNum w:abstractNumId="21" w15:restartNumberingAfterBreak="0">
    <w:nsid w:val="3A312F1E"/>
    <w:multiLevelType w:val="multilevel"/>
    <w:tmpl w:val="90BAC4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1941754"/>
    <w:multiLevelType w:val="hybridMultilevel"/>
    <w:tmpl w:val="6166FF02"/>
    <w:lvl w:ilvl="0" w:tplc="88A80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F653AD"/>
    <w:multiLevelType w:val="multilevel"/>
    <w:tmpl w:val="9D9E2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1A2A8C"/>
    <w:multiLevelType w:val="multilevel"/>
    <w:tmpl w:val="D920237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EAD75A0"/>
    <w:multiLevelType w:val="multilevel"/>
    <w:tmpl w:val="9F6A4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C62893"/>
    <w:multiLevelType w:val="hybridMultilevel"/>
    <w:tmpl w:val="D75094FA"/>
    <w:lvl w:ilvl="0" w:tplc="88A801D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5502D21"/>
    <w:multiLevelType w:val="multilevel"/>
    <w:tmpl w:val="2DD6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41E19"/>
    <w:multiLevelType w:val="multilevel"/>
    <w:tmpl w:val="BA443B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675F78D8"/>
    <w:multiLevelType w:val="multilevel"/>
    <w:tmpl w:val="8436715A"/>
    <w:lvl w:ilvl="0">
      <w:start w:val="1"/>
      <w:numFmt w:val="bullet"/>
      <w:lvlText w:val="-"/>
      <w:lvlJc w:val="left"/>
      <w:pPr>
        <w:ind w:left="1856" w:hanging="360"/>
      </w:pPr>
      <w:rPr>
        <w:u w:val="none"/>
      </w:rPr>
    </w:lvl>
    <w:lvl w:ilvl="1">
      <w:start w:val="1"/>
      <w:numFmt w:val="bullet"/>
      <w:lvlText w:val="-"/>
      <w:lvlJc w:val="left"/>
      <w:pPr>
        <w:ind w:left="2576" w:hanging="360"/>
      </w:pPr>
      <w:rPr>
        <w:u w:val="none"/>
      </w:rPr>
    </w:lvl>
    <w:lvl w:ilvl="2">
      <w:start w:val="1"/>
      <w:numFmt w:val="bullet"/>
      <w:lvlText w:val="-"/>
      <w:lvlJc w:val="left"/>
      <w:pPr>
        <w:ind w:left="3296" w:hanging="360"/>
      </w:pPr>
      <w:rPr>
        <w:u w:val="none"/>
      </w:rPr>
    </w:lvl>
    <w:lvl w:ilvl="3">
      <w:start w:val="1"/>
      <w:numFmt w:val="bullet"/>
      <w:lvlText w:val="-"/>
      <w:lvlJc w:val="left"/>
      <w:pPr>
        <w:ind w:left="4016" w:hanging="360"/>
      </w:pPr>
      <w:rPr>
        <w:u w:val="none"/>
      </w:rPr>
    </w:lvl>
    <w:lvl w:ilvl="4">
      <w:start w:val="1"/>
      <w:numFmt w:val="bullet"/>
      <w:lvlText w:val="-"/>
      <w:lvlJc w:val="left"/>
      <w:pPr>
        <w:ind w:left="4736" w:hanging="360"/>
      </w:pPr>
      <w:rPr>
        <w:u w:val="none"/>
      </w:rPr>
    </w:lvl>
    <w:lvl w:ilvl="5">
      <w:start w:val="1"/>
      <w:numFmt w:val="bullet"/>
      <w:lvlText w:val="-"/>
      <w:lvlJc w:val="left"/>
      <w:pPr>
        <w:ind w:left="5456" w:hanging="360"/>
      </w:pPr>
      <w:rPr>
        <w:u w:val="none"/>
      </w:rPr>
    </w:lvl>
    <w:lvl w:ilvl="6">
      <w:start w:val="1"/>
      <w:numFmt w:val="bullet"/>
      <w:lvlText w:val="-"/>
      <w:lvlJc w:val="left"/>
      <w:pPr>
        <w:ind w:left="6176" w:hanging="360"/>
      </w:pPr>
      <w:rPr>
        <w:u w:val="none"/>
      </w:rPr>
    </w:lvl>
    <w:lvl w:ilvl="7">
      <w:start w:val="1"/>
      <w:numFmt w:val="bullet"/>
      <w:lvlText w:val="-"/>
      <w:lvlJc w:val="left"/>
      <w:pPr>
        <w:ind w:left="6896" w:hanging="360"/>
      </w:pPr>
      <w:rPr>
        <w:u w:val="none"/>
      </w:rPr>
    </w:lvl>
    <w:lvl w:ilvl="8">
      <w:start w:val="1"/>
      <w:numFmt w:val="bullet"/>
      <w:lvlText w:val="-"/>
      <w:lvlJc w:val="left"/>
      <w:pPr>
        <w:ind w:left="7616" w:hanging="360"/>
      </w:pPr>
      <w:rPr>
        <w:u w:val="none"/>
      </w:rPr>
    </w:lvl>
  </w:abstractNum>
  <w:abstractNum w:abstractNumId="30" w15:restartNumberingAfterBreak="0">
    <w:nsid w:val="681C5659"/>
    <w:multiLevelType w:val="multilevel"/>
    <w:tmpl w:val="AE441BCE"/>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AE76198"/>
    <w:multiLevelType w:val="hybridMultilevel"/>
    <w:tmpl w:val="89C6E2CA"/>
    <w:lvl w:ilvl="0" w:tplc="826E5FBA">
      <w:start w:val="1"/>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6BFE3A94"/>
    <w:multiLevelType w:val="hybridMultilevel"/>
    <w:tmpl w:val="7792A38E"/>
    <w:lvl w:ilvl="0" w:tplc="88A801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A28C8"/>
    <w:multiLevelType w:val="multilevel"/>
    <w:tmpl w:val="9AC64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EB19A5"/>
    <w:multiLevelType w:val="multilevel"/>
    <w:tmpl w:val="2068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4039B"/>
    <w:multiLevelType w:val="multilevel"/>
    <w:tmpl w:val="C3C62998"/>
    <w:lvl w:ilvl="0">
      <w:start w:val="2"/>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b/>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6" w15:restartNumberingAfterBreak="0">
    <w:nsid w:val="79CC5400"/>
    <w:multiLevelType w:val="hybridMultilevel"/>
    <w:tmpl w:val="8CD2F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5C50C3"/>
    <w:multiLevelType w:val="multilevel"/>
    <w:tmpl w:val="FEA81D1E"/>
    <w:lvl w:ilvl="0">
      <w:start w:val="1"/>
      <w:numFmt w:val="lowerLetter"/>
      <w:lvlText w:val="%1."/>
      <w:lvlJc w:val="left"/>
      <w:pPr>
        <w:ind w:left="720" w:hanging="360"/>
      </w:pPr>
      <w:rPr>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0"/>
  </w:num>
  <w:num w:numId="2">
    <w:abstractNumId w:val="23"/>
  </w:num>
  <w:num w:numId="3">
    <w:abstractNumId w:val="18"/>
  </w:num>
  <w:num w:numId="4">
    <w:abstractNumId w:val="10"/>
  </w:num>
  <w:num w:numId="5">
    <w:abstractNumId w:val="33"/>
  </w:num>
  <w:num w:numId="6">
    <w:abstractNumId w:val="37"/>
  </w:num>
  <w:num w:numId="7">
    <w:abstractNumId w:val="14"/>
  </w:num>
  <w:num w:numId="8">
    <w:abstractNumId w:val="25"/>
  </w:num>
  <w:num w:numId="9">
    <w:abstractNumId w:val="9"/>
  </w:num>
  <w:num w:numId="10">
    <w:abstractNumId w:val="6"/>
  </w:num>
  <w:num w:numId="11">
    <w:abstractNumId w:val="3"/>
  </w:num>
  <w:num w:numId="12">
    <w:abstractNumId w:val="28"/>
  </w:num>
  <w:num w:numId="13">
    <w:abstractNumId w:val="21"/>
  </w:num>
  <w:num w:numId="14">
    <w:abstractNumId w:val="29"/>
  </w:num>
  <w:num w:numId="15">
    <w:abstractNumId w:val="7"/>
  </w:num>
  <w:num w:numId="16">
    <w:abstractNumId w:val="19"/>
  </w:num>
  <w:num w:numId="17">
    <w:abstractNumId w:val="24"/>
  </w:num>
  <w:num w:numId="18">
    <w:abstractNumId w:val="15"/>
  </w:num>
  <w:num w:numId="19">
    <w:abstractNumId w:val="17"/>
  </w:num>
  <w:num w:numId="20">
    <w:abstractNumId w:val="26"/>
  </w:num>
  <w:num w:numId="21">
    <w:abstractNumId w:val="31"/>
  </w:num>
  <w:num w:numId="22">
    <w:abstractNumId w:val="8"/>
  </w:num>
  <w:num w:numId="23">
    <w:abstractNumId w:val="0"/>
  </w:num>
  <w:num w:numId="24">
    <w:abstractNumId w:val="36"/>
  </w:num>
  <w:num w:numId="25">
    <w:abstractNumId w:val="13"/>
  </w:num>
  <w:num w:numId="26">
    <w:abstractNumId w:val="22"/>
  </w:num>
  <w:num w:numId="27">
    <w:abstractNumId w:val="5"/>
  </w:num>
  <w:num w:numId="28">
    <w:abstractNumId w:val="2"/>
  </w:num>
  <w:num w:numId="29">
    <w:abstractNumId w:val="20"/>
  </w:num>
  <w:num w:numId="30">
    <w:abstractNumId w:val="16"/>
  </w:num>
  <w:num w:numId="31">
    <w:abstractNumId w:val="4"/>
  </w:num>
  <w:num w:numId="32">
    <w:abstractNumId w:val="12"/>
  </w:num>
  <w:num w:numId="33">
    <w:abstractNumId w:val="32"/>
  </w:num>
  <w:num w:numId="34">
    <w:abstractNumId w:val="1"/>
  </w:num>
  <w:num w:numId="35">
    <w:abstractNumId w:val="11"/>
  </w:num>
  <w:num w:numId="36">
    <w:abstractNumId w:val="27"/>
  </w:num>
  <w:num w:numId="37">
    <w:abstractNumId w:val="34"/>
  </w:num>
  <w:num w:numId="38">
    <w:abstractNumId w:val="3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rson w15:author="Chu Thị Hường">
    <w15:presenceInfo w15:providerId="Windows Live" w15:userId="4b1f3842e6ec7d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B91"/>
    <w:rsid w:val="00081AF8"/>
    <w:rsid w:val="0009762B"/>
    <w:rsid w:val="000B55D5"/>
    <w:rsid w:val="00161E4B"/>
    <w:rsid w:val="001F2763"/>
    <w:rsid w:val="0021499C"/>
    <w:rsid w:val="002E4432"/>
    <w:rsid w:val="002E656C"/>
    <w:rsid w:val="00465F33"/>
    <w:rsid w:val="005813B5"/>
    <w:rsid w:val="00627946"/>
    <w:rsid w:val="00655CAA"/>
    <w:rsid w:val="00824152"/>
    <w:rsid w:val="008D3775"/>
    <w:rsid w:val="00947C41"/>
    <w:rsid w:val="00B52A84"/>
    <w:rsid w:val="00B8512F"/>
    <w:rsid w:val="00D3188A"/>
    <w:rsid w:val="00D40B91"/>
    <w:rsid w:val="00D55F98"/>
    <w:rsid w:val="00D67AFC"/>
    <w:rsid w:val="00DC08B0"/>
    <w:rsid w:val="00E305A5"/>
    <w:rsid w:val="00F43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3F8C1"/>
  <w15:chartTrackingRefBased/>
  <w15:docId w15:val="{4A8E69E4-4C84-447A-AB95-64B437FA9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F33"/>
  </w:style>
  <w:style w:type="paragraph" w:styleId="Heading1">
    <w:name w:val="heading 1"/>
    <w:basedOn w:val="Normal"/>
    <w:next w:val="Normal"/>
    <w:link w:val="Heading1Char"/>
    <w:uiPriority w:val="9"/>
    <w:qFormat/>
    <w:rsid w:val="00D40B91"/>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link w:val="Heading2Char"/>
    <w:uiPriority w:val="9"/>
    <w:qFormat/>
    <w:rsid w:val="00D40B91"/>
    <w:pPr>
      <w:keepNext/>
      <w:keepLines/>
      <w:spacing w:before="360" w:after="120" w:line="276" w:lineRule="auto"/>
      <w:outlineLvl w:val="1"/>
    </w:pPr>
    <w:rPr>
      <w:rFonts w:ascii="Arial" w:eastAsia="Arial" w:hAnsi="Arial" w:cs="Arial"/>
      <w:sz w:val="32"/>
      <w:szCs w:val="32"/>
    </w:rPr>
  </w:style>
  <w:style w:type="paragraph" w:styleId="Heading3">
    <w:name w:val="heading 3"/>
    <w:basedOn w:val="Normal"/>
    <w:next w:val="Normal"/>
    <w:link w:val="Heading3Char"/>
    <w:uiPriority w:val="9"/>
    <w:unhideWhenUsed/>
    <w:qFormat/>
    <w:rsid w:val="00D40B91"/>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B91"/>
    <w:rPr>
      <w:rFonts w:ascii="Arial" w:eastAsia="Arial" w:hAnsi="Arial" w:cs="Arial"/>
      <w:sz w:val="40"/>
      <w:szCs w:val="40"/>
    </w:rPr>
  </w:style>
  <w:style w:type="character" w:customStyle="1" w:styleId="Heading2Char">
    <w:name w:val="Heading 2 Char"/>
    <w:basedOn w:val="DefaultParagraphFont"/>
    <w:link w:val="Heading2"/>
    <w:uiPriority w:val="9"/>
    <w:rsid w:val="00D40B91"/>
    <w:rPr>
      <w:rFonts w:ascii="Arial" w:eastAsia="Arial" w:hAnsi="Arial" w:cs="Arial"/>
      <w:sz w:val="32"/>
      <w:szCs w:val="32"/>
    </w:rPr>
  </w:style>
  <w:style w:type="character" w:customStyle="1" w:styleId="Heading3Char">
    <w:name w:val="Heading 3 Char"/>
    <w:basedOn w:val="DefaultParagraphFont"/>
    <w:link w:val="Heading3"/>
    <w:uiPriority w:val="9"/>
    <w:rsid w:val="00D40B9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40B91"/>
    <w:pPr>
      <w:spacing w:after="200" w:line="276" w:lineRule="auto"/>
      <w:ind w:left="720"/>
      <w:contextualSpacing/>
    </w:pPr>
  </w:style>
  <w:style w:type="paragraph" w:styleId="NormalWeb">
    <w:name w:val="Normal (Web)"/>
    <w:basedOn w:val="Normal"/>
    <w:uiPriority w:val="99"/>
    <w:semiHidden/>
    <w:unhideWhenUsed/>
    <w:rsid w:val="00D40B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0B91"/>
    <w:rPr>
      <w:b/>
      <w:bCs/>
    </w:rPr>
  </w:style>
  <w:style w:type="character" w:styleId="Emphasis">
    <w:name w:val="Emphasis"/>
    <w:basedOn w:val="DefaultParagraphFont"/>
    <w:uiPriority w:val="20"/>
    <w:qFormat/>
    <w:rsid w:val="00D40B91"/>
    <w:rPr>
      <w:i/>
      <w:iCs/>
    </w:rPr>
  </w:style>
  <w:style w:type="paragraph" w:styleId="TOCHeading">
    <w:name w:val="TOC Heading"/>
    <w:basedOn w:val="Heading1"/>
    <w:next w:val="Normal"/>
    <w:uiPriority w:val="39"/>
    <w:unhideWhenUsed/>
    <w:qFormat/>
    <w:rsid w:val="00D40B91"/>
    <w:pPr>
      <w:spacing w:before="480" w:after="0"/>
      <w:outlineLvl w:val="9"/>
    </w:pPr>
    <w:rPr>
      <w:rFonts w:asciiTheme="majorHAnsi" w:eastAsiaTheme="majorEastAsia" w:hAnsiTheme="majorHAnsi" w:cstheme="majorBidi"/>
      <w:b/>
      <w:bCs/>
      <w:color w:val="2E74B5" w:themeColor="accent1" w:themeShade="BF"/>
      <w:sz w:val="28"/>
      <w:szCs w:val="28"/>
      <w:lang w:eastAsia="ja-JP"/>
    </w:rPr>
  </w:style>
  <w:style w:type="paragraph" w:styleId="TOC1">
    <w:name w:val="toc 1"/>
    <w:basedOn w:val="Normal"/>
    <w:next w:val="Normal"/>
    <w:autoRedefine/>
    <w:uiPriority w:val="39"/>
    <w:unhideWhenUsed/>
    <w:rsid w:val="00D40B91"/>
    <w:pPr>
      <w:spacing w:before="120" w:after="120" w:line="276" w:lineRule="auto"/>
    </w:pPr>
    <w:rPr>
      <w:rFonts w:ascii="Times New Roman" w:hAnsi="Times New Roman"/>
      <w:bCs/>
      <w:sz w:val="28"/>
      <w:szCs w:val="20"/>
    </w:rPr>
  </w:style>
  <w:style w:type="character" w:styleId="Hyperlink">
    <w:name w:val="Hyperlink"/>
    <w:basedOn w:val="DefaultParagraphFont"/>
    <w:uiPriority w:val="99"/>
    <w:unhideWhenUsed/>
    <w:rsid w:val="00D40B91"/>
    <w:rPr>
      <w:color w:val="0563C1" w:themeColor="hyperlink"/>
      <w:u w:val="single"/>
    </w:rPr>
  </w:style>
  <w:style w:type="paragraph" w:styleId="BalloonText">
    <w:name w:val="Balloon Text"/>
    <w:basedOn w:val="Normal"/>
    <w:link w:val="BalloonTextChar"/>
    <w:uiPriority w:val="99"/>
    <w:semiHidden/>
    <w:unhideWhenUsed/>
    <w:rsid w:val="00D40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B91"/>
    <w:rPr>
      <w:rFonts w:ascii="Tahoma" w:hAnsi="Tahoma" w:cs="Tahoma"/>
      <w:sz w:val="16"/>
      <w:szCs w:val="16"/>
    </w:rPr>
  </w:style>
  <w:style w:type="paragraph" w:styleId="TOC2">
    <w:name w:val="toc 2"/>
    <w:basedOn w:val="Normal"/>
    <w:next w:val="Normal"/>
    <w:autoRedefine/>
    <w:uiPriority w:val="39"/>
    <w:unhideWhenUsed/>
    <w:rsid w:val="00D40B91"/>
    <w:pPr>
      <w:spacing w:after="0" w:line="276" w:lineRule="auto"/>
      <w:ind w:left="220"/>
    </w:pPr>
    <w:rPr>
      <w:rFonts w:ascii="Times New Roman" w:hAnsi="Times New Roman"/>
      <w:sz w:val="28"/>
      <w:szCs w:val="20"/>
    </w:rPr>
  </w:style>
  <w:style w:type="paragraph" w:styleId="TOC3">
    <w:name w:val="toc 3"/>
    <w:basedOn w:val="Normal"/>
    <w:next w:val="Normal"/>
    <w:autoRedefine/>
    <w:uiPriority w:val="39"/>
    <w:unhideWhenUsed/>
    <w:rsid w:val="00D40B91"/>
    <w:pPr>
      <w:spacing w:after="0" w:line="276" w:lineRule="auto"/>
      <w:ind w:left="440"/>
    </w:pPr>
    <w:rPr>
      <w:i/>
      <w:iCs/>
      <w:sz w:val="20"/>
      <w:szCs w:val="20"/>
    </w:rPr>
  </w:style>
  <w:style w:type="paragraph" w:styleId="TOC4">
    <w:name w:val="toc 4"/>
    <w:basedOn w:val="Normal"/>
    <w:next w:val="Normal"/>
    <w:autoRedefine/>
    <w:uiPriority w:val="39"/>
    <w:unhideWhenUsed/>
    <w:rsid w:val="00D40B91"/>
    <w:pPr>
      <w:spacing w:after="0" w:line="276" w:lineRule="auto"/>
      <w:ind w:left="660"/>
    </w:pPr>
    <w:rPr>
      <w:sz w:val="18"/>
      <w:szCs w:val="18"/>
    </w:rPr>
  </w:style>
  <w:style w:type="paragraph" w:styleId="TOC5">
    <w:name w:val="toc 5"/>
    <w:basedOn w:val="Normal"/>
    <w:next w:val="Normal"/>
    <w:autoRedefine/>
    <w:uiPriority w:val="39"/>
    <w:unhideWhenUsed/>
    <w:rsid w:val="00D40B91"/>
    <w:pPr>
      <w:spacing w:after="0" w:line="276" w:lineRule="auto"/>
      <w:ind w:left="880"/>
    </w:pPr>
    <w:rPr>
      <w:sz w:val="18"/>
      <w:szCs w:val="18"/>
    </w:rPr>
  </w:style>
  <w:style w:type="paragraph" w:styleId="TOC6">
    <w:name w:val="toc 6"/>
    <w:basedOn w:val="Normal"/>
    <w:next w:val="Normal"/>
    <w:autoRedefine/>
    <w:uiPriority w:val="39"/>
    <w:unhideWhenUsed/>
    <w:rsid w:val="00D40B91"/>
    <w:pPr>
      <w:spacing w:after="0" w:line="276" w:lineRule="auto"/>
      <w:ind w:left="1100"/>
    </w:pPr>
    <w:rPr>
      <w:sz w:val="18"/>
      <w:szCs w:val="18"/>
    </w:rPr>
  </w:style>
  <w:style w:type="paragraph" w:styleId="TOC7">
    <w:name w:val="toc 7"/>
    <w:basedOn w:val="Normal"/>
    <w:next w:val="Normal"/>
    <w:autoRedefine/>
    <w:uiPriority w:val="39"/>
    <w:unhideWhenUsed/>
    <w:rsid w:val="00D40B91"/>
    <w:pPr>
      <w:spacing w:after="0" w:line="276" w:lineRule="auto"/>
      <w:ind w:left="1320"/>
    </w:pPr>
    <w:rPr>
      <w:sz w:val="18"/>
      <w:szCs w:val="18"/>
    </w:rPr>
  </w:style>
  <w:style w:type="paragraph" w:styleId="TOC8">
    <w:name w:val="toc 8"/>
    <w:basedOn w:val="Normal"/>
    <w:next w:val="Normal"/>
    <w:autoRedefine/>
    <w:uiPriority w:val="39"/>
    <w:unhideWhenUsed/>
    <w:rsid w:val="00D40B91"/>
    <w:pPr>
      <w:spacing w:after="0" w:line="276" w:lineRule="auto"/>
      <w:ind w:left="1540"/>
    </w:pPr>
    <w:rPr>
      <w:sz w:val="18"/>
      <w:szCs w:val="18"/>
    </w:rPr>
  </w:style>
  <w:style w:type="paragraph" w:styleId="TOC9">
    <w:name w:val="toc 9"/>
    <w:basedOn w:val="Normal"/>
    <w:next w:val="Normal"/>
    <w:autoRedefine/>
    <w:uiPriority w:val="39"/>
    <w:unhideWhenUsed/>
    <w:rsid w:val="00D40B91"/>
    <w:pPr>
      <w:spacing w:after="0" w:line="276" w:lineRule="auto"/>
      <w:ind w:left="1760"/>
    </w:pPr>
    <w:rPr>
      <w:sz w:val="18"/>
      <w:szCs w:val="18"/>
    </w:rPr>
  </w:style>
  <w:style w:type="paragraph" w:customStyle="1" w:styleId="PContentCharChar">
    <w:name w:val="P_Content Char Char"/>
    <w:rsid w:val="00D40B91"/>
    <w:pPr>
      <w:spacing w:after="0" w:line="360" w:lineRule="auto"/>
      <w:ind w:firstLine="680"/>
      <w:jc w:val="both"/>
    </w:pPr>
    <w:rPr>
      <w:rFonts w:ascii="Times New Roman" w:eastAsia="Times New Roman" w:hAnsi="Times New Roman" w:cs="Arial"/>
      <w:bCs/>
      <w:kern w:val="32"/>
      <w:sz w:val="26"/>
      <w:szCs w:val="32"/>
    </w:rPr>
  </w:style>
  <w:style w:type="paragraph" w:styleId="Header">
    <w:name w:val="header"/>
    <w:basedOn w:val="Normal"/>
    <w:link w:val="HeaderChar"/>
    <w:uiPriority w:val="99"/>
    <w:unhideWhenUsed/>
    <w:rsid w:val="00D40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91"/>
  </w:style>
  <w:style w:type="paragraph" w:styleId="Footer">
    <w:name w:val="footer"/>
    <w:basedOn w:val="Normal"/>
    <w:link w:val="FooterChar"/>
    <w:uiPriority w:val="99"/>
    <w:unhideWhenUsed/>
    <w:rsid w:val="00D40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91"/>
  </w:style>
  <w:style w:type="table" w:styleId="TableGrid">
    <w:name w:val="Table Grid"/>
    <w:basedOn w:val="TableNormal"/>
    <w:uiPriority w:val="59"/>
    <w:rsid w:val="00D40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0B91"/>
    <w:pPr>
      <w:spacing w:after="200" w:line="240" w:lineRule="auto"/>
      <w:jc w:val="center"/>
    </w:pPr>
    <w:rPr>
      <w:rFonts w:ascii="Times New Roman" w:hAnsi="Times New Roman"/>
      <w:bCs/>
      <w:i/>
      <w:sz w:val="28"/>
      <w:szCs w:val="18"/>
    </w:rPr>
  </w:style>
  <w:style w:type="paragraph" w:styleId="TableofFigures">
    <w:name w:val="table of figures"/>
    <w:basedOn w:val="Normal"/>
    <w:next w:val="Normal"/>
    <w:uiPriority w:val="99"/>
    <w:unhideWhenUsed/>
    <w:rsid w:val="00D40B91"/>
    <w:pPr>
      <w:spacing w:after="0" w:line="276" w:lineRule="auto"/>
    </w:pPr>
  </w:style>
  <w:style w:type="character" w:styleId="CommentReference">
    <w:name w:val="annotation reference"/>
    <w:basedOn w:val="DefaultParagraphFont"/>
    <w:uiPriority w:val="99"/>
    <w:semiHidden/>
    <w:unhideWhenUsed/>
    <w:rsid w:val="00D40B91"/>
    <w:rPr>
      <w:sz w:val="16"/>
      <w:szCs w:val="16"/>
    </w:rPr>
  </w:style>
  <w:style w:type="paragraph" w:styleId="CommentText">
    <w:name w:val="annotation text"/>
    <w:basedOn w:val="Normal"/>
    <w:link w:val="CommentTextChar"/>
    <w:uiPriority w:val="99"/>
    <w:semiHidden/>
    <w:unhideWhenUsed/>
    <w:rsid w:val="00D40B91"/>
    <w:pPr>
      <w:spacing w:after="0" w:line="240" w:lineRule="auto"/>
    </w:pPr>
    <w:rPr>
      <w:rFonts w:ascii="Arial" w:eastAsia="Arial" w:hAnsi="Arial" w:cs="Arial"/>
      <w:sz w:val="20"/>
      <w:szCs w:val="20"/>
    </w:rPr>
  </w:style>
  <w:style w:type="character" w:customStyle="1" w:styleId="CommentTextChar">
    <w:name w:val="Comment Text Char"/>
    <w:basedOn w:val="DefaultParagraphFont"/>
    <w:link w:val="CommentText"/>
    <w:uiPriority w:val="99"/>
    <w:semiHidden/>
    <w:rsid w:val="00D40B91"/>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D40B91"/>
    <w:rPr>
      <w:b/>
      <w:bCs/>
    </w:rPr>
  </w:style>
  <w:style w:type="character" w:customStyle="1" w:styleId="CommentSubjectChar">
    <w:name w:val="Comment Subject Char"/>
    <w:basedOn w:val="CommentTextChar"/>
    <w:link w:val="CommentSubject"/>
    <w:uiPriority w:val="99"/>
    <w:semiHidden/>
    <w:rsid w:val="00D40B91"/>
    <w:rPr>
      <w:rFonts w:ascii="Arial" w:eastAsia="Arial" w:hAnsi="Arial" w:cs="Arial"/>
      <w:b/>
      <w:bCs/>
      <w:sz w:val="20"/>
      <w:szCs w:val="20"/>
    </w:rPr>
  </w:style>
  <w:style w:type="table" w:customStyle="1" w:styleId="TableGrid1">
    <w:name w:val="Table Grid1"/>
    <w:basedOn w:val="TableNormal"/>
    <w:next w:val="TableGrid"/>
    <w:uiPriority w:val="39"/>
    <w:rsid w:val="00D40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7.emf"/><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oleObject" Target="embeddings/oleObject11.bin"/><Relationship Id="rId84" Type="http://schemas.microsoft.com/office/2011/relationships/people" Target="people.xml"/><Relationship Id="rId16" Type="http://schemas.openxmlformats.org/officeDocument/2006/relationships/image" Target="media/image4.emf"/><Relationship Id="rId11" Type="http://schemas.openxmlformats.org/officeDocument/2006/relationships/image" Target="media/image2.emf"/><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oleObject" Target="embeddings/oleObject16.bin"/><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comments" Target="comments.xml"/><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6.png"/><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oleObject" Target="embeddings/oleObject12.bin"/><Relationship Id="rId77"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oleObject" Target="embeddings/oleObject14.bin"/><Relationship Id="rId80" Type="http://schemas.openxmlformats.org/officeDocument/2006/relationships/image" Target="media/image5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oleObject" Target="embeddings/oleObject10.bin"/><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oleObject" Target="embeddings/oleObject13.bin"/><Relationship Id="rId75" Type="http://schemas.openxmlformats.org/officeDocument/2006/relationships/oleObject" Target="embeddings/oleObject17.bin"/><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oleObject" Target="embeddings/oleObject8.bin"/><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image" Target="media/image25.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oleObject" Target="embeddings/oleObject15.bin"/><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oleObject" Target="embeddings/oleObject18.bin"/><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6.bin"/><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61" Type="http://schemas.openxmlformats.org/officeDocument/2006/relationships/image" Target="media/image42.png"/><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384BA-B7E4-4BB1-B68C-48AC49D52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74</Pages>
  <Words>13639</Words>
  <Characters>77748</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cp:lastPrinted>2022-12-13T08:21:00Z</cp:lastPrinted>
  <dcterms:created xsi:type="dcterms:W3CDTF">2022-12-13T08:31:00Z</dcterms:created>
  <dcterms:modified xsi:type="dcterms:W3CDTF">2022-12-15T07:55:00Z</dcterms:modified>
</cp:coreProperties>
</file>